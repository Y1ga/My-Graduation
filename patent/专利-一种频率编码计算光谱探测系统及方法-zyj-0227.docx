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4A1E" w14:textId="77777777" w:rsidR="007655B4" w:rsidRPr="007655B4" w:rsidRDefault="007655B4" w:rsidP="007655B4">
      <w:pPr>
        <w:jc w:val="both"/>
      </w:pPr>
      <w:r w:rsidRPr="007655B4">
        <w:rPr>
          <w:rFonts w:hint="eastAsia"/>
        </w:rPr>
        <w:t>一种频率编码计算光谱探测系统及方法</w:t>
      </w:r>
    </w:p>
    <w:p w14:paraId="1B761A99" w14:textId="77777777" w:rsidR="007655B4" w:rsidRPr="007655B4" w:rsidRDefault="007655B4" w:rsidP="007655B4">
      <w:pPr>
        <w:jc w:val="both"/>
      </w:pPr>
      <w:r w:rsidRPr="007655B4">
        <w:rPr>
          <w:rFonts w:hint="eastAsia"/>
        </w:rPr>
        <w:t>申请人：上海浙江大学高等研究院</w:t>
      </w:r>
    </w:p>
    <w:p w14:paraId="1CE70DD1" w14:textId="77777777" w:rsidR="007655B4" w:rsidRPr="007655B4" w:rsidRDefault="007655B4" w:rsidP="007655B4">
      <w:pPr>
        <w:jc w:val="both"/>
      </w:pPr>
      <w:r w:rsidRPr="007655B4">
        <w:rPr>
          <w:rFonts w:hint="eastAsia"/>
        </w:rPr>
        <w:t>发明人名单：何赛灵</w:t>
      </w:r>
      <w:r w:rsidRPr="007655B4">
        <w:t xml:space="preserve"> </w:t>
      </w:r>
      <w:r w:rsidRPr="007655B4">
        <w:rPr>
          <w:rFonts w:hint="eastAsia"/>
        </w:rPr>
        <w:t>郭庭彪</w:t>
      </w:r>
      <w:r w:rsidRPr="007655B4">
        <w:t xml:space="preserve"> </w:t>
      </w:r>
      <w:r w:rsidRPr="007655B4">
        <w:rPr>
          <w:rFonts w:hint="eastAsia"/>
        </w:rPr>
        <w:t>曾伊佳</w:t>
      </w:r>
    </w:p>
    <w:p w14:paraId="6709C12C" w14:textId="77777777" w:rsidR="007655B4" w:rsidRPr="007655B4" w:rsidRDefault="007655B4" w:rsidP="007655B4">
      <w:pPr>
        <w:jc w:val="both"/>
      </w:pPr>
      <w:r w:rsidRPr="007655B4">
        <w:rPr>
          <w:rFonts w:hint="eastAsia"/>
        </w:rPr>
        <w:t>何赛灵：护照号</w:t>
      </w:r>
      <w:r w:rsidRPr="007655B4">
        <w:t xml:space="preserve"> AA331363</w:t>
      </w:r>
    </w:p>
    <w:p w14:paraId="7C44A24D" w14:textId="77777777" w:rsidR="007655B4" w:rsidRPr="007655B4" w:rsidRDefault="007655B4" w:rsidP="007655B4">
      <w:pPr>
        <w:jc w:val="both"/>
      </w:pPr>
      <w:r w:rsidRPr="007655B4">
        <w:rPr>
          <w:rFonts w:hint="eastAsia"/>
        </w:rPr>
        <w:t>曾伊佳</w:t>
      </w:r>
      <w:r w:rsidRPr="007655B4">
        <w:t xml:space="preserve"> 441581200110050012</w:t>
      </w:r>
    </w:p>
    <w:p w14:paraId="701364B2" w14:textId="77777777" w:rsidR="007655B4" w:rsidRPr="007655B4" w:rsidRDefault="007655B4" w:rsidP="007655B4">
      <w:pPr>
        <w:jc w:val="both"/>
      </w:pPr>
      <w:r w:rsidRPr="007655B4">
        <w:rPr>
          <w:rFonts w:hint="eastAsia"/>
        </w:rPr>
        <w:t>身份证号：郭庭彪</w:t>
      </w:r>
      <w:r w:rsidRPr="007655B4">
        <w:t xml:space="preserve"> 142601199202294637</w:t>
      </w:r>
    </w:p>
    <w:p w14:paraId="330B0344" w14:textId="77777777" w:rsidR="007655B4" w:rsidRPr="007655B4" w:rsidRDefault="007655B4" w:rsidP="007655B4">
      <w:pPr>
        <w:jc w:val="both"/>
      </w:pPr>
      <w:r w:rsidRPr="007655B4">
        <w:rPr>
          <w:rFonts w:hint="eastAsia"/>
        </w:rPr>
        <w:t>负责老师：何赛灵、</w:t>
      </w:r>
      <w:r w:rsidRPr="007655B4">
        <w:t>13305810875</w:t>
      </w:r>
      <w:r w:rsidRPr="007655B4">
        <w:rPr>
          <w:rFonts w:hint="eastAsia"/>
        </w:rPr>
        <w:t>、</w:t>
      </w:r>
      <w:r w:rsidRPr="007655B4">
        <w:t>sailing@zju.edu.cn</w:t>
      </w:r>
    </w:p>
    <w:p w14:paraId="48891242" w14:textId="77777777" w:rsidR="007655B4" w:rsidRPr="007655B4" w:rsidRDefault="007655B4" w:rsidP="007655B4">
      <w:pPr>
        <w:jc w:val="both"/>
      </w:pPr>
      <w:r w:rsidRPr="007655B4">
        <w:rPr>
          <w:rFonts w:hint="eastAsia"/>
        </w:rPr>
        <w:t>撰写人：曾伊佳</w:t>
      </w:r>
      <w:r w:rsidRPr="007655B4">
        <w:t xml:space="preserve"> </w:t>
      </w:r>
      <w:r w:rsidRPr="007655B4">
        <w:rPr>
          <w:rFonts w:hint="eastAsia"/>
        </w:rPr>
        <w:t>郭庭彪</w:t>
      </w:r>
    </w:p>
    <w:p w14:paraId="4D8E3D8D" w14:textId="77777777" w:rsidR="007655B4" w:rsidRPr="007655B4" w:rsidRDefault="007655B4" w:rsidP="007655B4">
      <w:pPr>
        <w:jc w:val="both"/>
      </w:pPr>
      <w:r w:rsidRPr="007655B4">
        <w:rPr>
          <w:rFonts w:hint="eastAsia"/>
        </w:rPr>
        <w:t>郭庭彪</w:t>
      </w:r>
      <w:r w:rsidRPr="007655B4">
        <w:t xml:space="preserve"> tbguo@zju.edu.cn</w:t>
      </w:r>
    </w:p>
    <w:p w14:paraId="64DC2050" w14:textId="77777777" w:rsidR="007655B4" w:rsidRPr="007655B4" w:rsidRDefault="007655B4" w:rsidP="007655B4">
      <w:pPr>
        <w:jc w:val="both"/>
      </w:pPr>
      <w:r w:rsidRPr="007655B4">
        <w:rPr>
          <w:rFonts w:hint="eastAsia"/>
        </w:rPr>
        <w:t>所属院系：光及电磁波研究中心</w:t>
      </w:r>
      <w:r w:rsidRPr="007655B4">
        <w:t xml:space="preserve"> </w:t>
      </w:r>
    </w:p>
    <w:p w14:paraId="6BD091F3" w14:textId="77777777" w:rsidR="007655B4" w:rsidRPr="007655B4" w:rsidRDefault="007655B4" w:rsidP="007655B4">
      <w:pPr>
        <w:jc w:val="both"/>
      </w:pPr>
      <w:r w:rsidRPr="007655B4">
        <w:rPr>
          <w:rFonts w:hint="eastAsia"/>
        </w:rPr>
        <w:t>浙大：</w:t>
      </w:r>
      <w:r w:rsidRPr="007655B4">
        <w:t>057187951111</w:t>
      </w:r>
    </w:p>
    <w:p w14:paraId="4478CAE8" w14:textId="77777777" w:rsidR="0078516C" w:rsidRDefault="0078516C" w:rsidP="0078516C">
      <w:pPr>
        <w:spacing w:line="440" w:lineRule="exact"/>
        <w:rPr>
          <w:ins w:id="0" w:author="Songhai 松海 Lin 林" w:date="2026-02-12T10:34:00Z" w16du:dateUtc="2026-02-12T02:34:00Z"/>
          <w:rFonts w:eastAsia="楷体_GB2312"/>
          <w:i/>
          <w:sz w:val="20"/>
        </w:rPr>
      </w:pPr>
      <w:ins w:id="1" w:author="Songhai 松海 Lin 林" w:date="2026-02-12T10:34:00Z" w16du:dateUtc="2026-02-12T02:34:00Z">
        <w:r>
          <w:rPr>
            <w:rFonts w:eastAsia="楷体_GB2312" w:hint="eastAsia"/>
            <w:i/>
            <w:sz w:val="20"/>
          </w:rPr>
          <w:t>发明名称：</w:t>
        </w:r>
      </w:ins>
    </w:p>
    <w:p w14:paraId="690CF2A2" w14:textId="77777777" w:rsidR="0078516C" w:rsidRDefault="0078516C" w:rsidP="0078516C">
      <w:pPr>
        <w:spacing w:line="440" w:lineRule="exact"/>
        <w:rPr>
          <w:ins w:id="2" w:author="Songhai 松海 Lin 林" w:date="2026-02-12T10:34:00Z" w16du:dateUtc="2026-02-12T02:34:00Z"/>
          <w:rFonts w:eastAsia="楷体_GB2312"/>
          <w:i/>
          <w:sz w:val="20"/>
        </w:rPr>
      </w:pPr>
      <w:ins w:id="3" w:author="Songhai 松海 Lin 林" w:date="2026-02-12T10:34:00Z" w16du:dateUtc="2026-02-12T02:34:00Z">
        <w:r>
          <w:rPr>
            <w:rFonts w:eastAsia="楷体_GB2312" w:hint="eastAsia"/>
            <w:i/>
            <w:sz w:val="20"/>
          </w:rPr>
          <w:t>申请号：</w:t>
        </w:r>
      </w:ins>
    </w:p>
    <w:p w14:paraId="30C50E37" w14:textId="77777777" w:rsidR="0078516C" w:rsidRDefault="0078516C" w:rsidP="0078516C">
      <w:pPr>
        <w:spacing w:line="440" w:lineRule="exact"/>
        <w:rPr>
          <w:ins w:id="4" w:author="Songhai 松海 Lin 林" w:date="2026-02-12T10:34:00Z" w16du:dateUtc="2026-02-12T02:34:00Z"/>
          <w:rFonts w:eastAsia="楷体_GB2312"/>
          <w:i/>
          <w:sz w:val="20"/>
        </w:rPr>
      </w:pPr>
      <w:ins w:id="5" w:author="Songhai 松海 Lin 林" w:date="2026-02-12T10:34:00Z" w16du:dateUtc="2026-02-12T02:34:00Z">
        <w:r>
          <w:rPr>
            <w:rFonts w:eastAsia="楷体_GB2312" w:hint="eastAsia"/>
            <w:i/>
            <w:sz w:val="20"/>
          </w:rPr>
          <w:t>申请日：</w:t>
        </w:r>
      </w:ins>
    </w:p>
    <w:p w14:paraId="12BF13E6" w14:textId="77777777" w:rsidR="0078516C" w:rsidRDefault="0078516C" w:rsidP="0078516C">
      <w:pPr>
        <w:spacing w:line="440" w:lineRule="exact"/>
        <w:rPr>
          <w:ins w:id="6" w:author="Songhai 松海 Lin 林" w:date="2026-02-12T10:34:00Z" w16du:dateUtc="2026-02-12T02:34:00Z"/>
          <w:rFonts w:eastAsia="楷体_GB2312"/>
          <w:i/>
          <w:sz w:val="20"/>
        </w:rPr>
      </w:pPr>
      <w:ins w:id="7" w:author="Songhai 松海 Lin 林" w:date="2026-02-12T10:34:00Z" w16du:dateUtc="2026-02-12T02:34:00Z">
        <w:r>
          <w:rPr>
            <w:rFonts w:eastAsia="楷体_GB2312" w:hint="eastAsia"/>
            <w:i/>
            <w:sz w:val="20"/>
          </w:rPr>
          <w:t>事务所</w:t>
        </w:r>
        <w:r w:rsidRPr="00CE5A89">
          <w:rPr>
            <w:rFonts w:eastAsia="楷体_GB2312" w:hint="eastAsia"/>
            <w:i/>
            <w:sz w:val="20"/>
          </w:rPr>
          <w:t>内部索引号</w:t>
        </w:r>
        <w:r>
          <w:rPr>
            <w:rFonts w:eastAsia="楷体_GB2312" w:hint="eastAsia"/>
            <w:i/>
            <w:sz w:val="20"/>
          </w:rPr>
          <w:t>：</w:t>
        </w:r>
      </w:ins>
    </w:p>
    <w:p w14:paraId="476B0FB5" w14:textId="77777777" w:rsidR="0078516C" w:rsidRDefault="0078516C" w:rsidP="0078516C">
      <w:pPr>
        <w:spacing w:line="440" w:lineRule="exact"/>
        <w:rPr>
          <w:ins w:id="8" w:author="Songhai 松海 Lin 林" w:date="2026-02-12T10:34:00Z" w16du:dateUtc="2026-02-12T02:34:00Z"/>
          <w:rFonts w:eastAsia="楷体_GB2312"/>
          <w:i/>
          <w:sz w:val="20"/>
        </w:rPr>
      </w:pPr>
    </w:p>
    <w:p w14:paraId="71467296" w14:textId="77777777" w:rsidR="0078516C" w:rsidRDefault="0078516C" w:rsidP="0078516C">
      <w:pPr>
        <w:spacing w:line="440" w:lineRule="exact"/>
        <w:rPr>
          <w:ins w:id="9" w:author="Songhai 松海 Lin 林" w:date="2026-02-12T10:34:00Z" w16du:dateUtc="2026-02-12T02:34:00Z"/>
          <w:rFonts w:eastAsia="楷体_GB2312"/>
          <w:i/>
          <w:sz w:val="20"/>
        </w:rPr>
      </w:pPr>
      <w:ins w:id="10" w:author="Songhai 松海 Lin 林" w:date="2026-02-12T10:34:00Z" w16du:dateUtc="2026-02-12T02:34:00Z">
        <w:r>
          <w:rPr>
            <w:rFonts w:eastAsia="楷体_GB2312" w:hint="eastAsia"/>
            <w:i/>
            <w:sz w:val="20"/>
          </w:rPr>
          <w:t>代理人：林松海（执业专利代理师）</w:t>
        </w:r>
      </w:ins>
    </w:p>
    <w:p w14:paraId="36A6CA8C" w14:textId="77777777" w:rsidR="0078516C" w:rsidRDefault="0078516C" w:rsidP="0078516C">
      <w:pPr>
        <w:spacing w:line="440" w:lineRule="exact"/>
        <w:rPr>
          <w:ins w:id="11" w:author="Songhai 松海 Lin 林" w:date="2026-02-12T10:34:00Z" w16du:dateUtc="2026-02-12T02:34:00Z"/>
          <w:i/>
          <w:sz w:val="20"/>
        </w:rPr>
      </w:pPr>
      <w:ins w:id="12" w:author="Songhai 松海 Lin 林" w:date="2026-02-12T10:34:00Z" w16du:dateUtc="2026-02-12T02:34:00Z">
        <w:r>
          <w:rPr>
            <w:rFonts w:eastAsia="楷体_GB2312" w:hint="eastAsia"/>
            <w:i/>
            <w:sz w:val="20"/>
          </w:rPr>
          <w:t>联系方式：</w:t>
        </w:r>
        <w:r w:rsidRPr="00420F10">
          <w:rPr>
            <w:rFonts w:eastAsia="楷体_GB2312" w:hint="eastAsia"/>
            <w:i/>
            <w:sz w:val="20"/>
          </w:rPr>
          <w:t>手机</w:t>
        </w:r>
        <w:r w:rsidRPr="00420F10">
          <w:rPr>
            <w:rFonts w:eastAsia="楷体_GB2312" w:hint="eastAsia"/>
            <w:i/>
            <w:sz w:val="20"/>
          </w:rPr>
          <w:t>13588408872</w:t>
        </w:r>
        <w:r>
          <w:rPr>
            <w:rFonts w:ascii="楷体" w:eastAsia="楷体" w:hAnsi="楷体" w:hint="eastAsia"/>
            <w:i/>
            <w:color w:val="FF0000"/>
            <w:sz w:val="16"/>
            <w:szCs w:val="16"/>
          </w:rPr>
          <w:t xml:space="preserve">  </w:t>
        </w:r>
        <w:r w:rsidRPr="00420F10">
          <w:rPr>
            <w:rFonts w:eastAsia="楷体_GB2312" w:hint="eastAsia"/>
            <w:i/>
            <w:sz w:val="20"/>
          </w:rPr>
          <w:t>Email</w:t>
        </w:r>
        <w:r>
          <w:rPr>
            <w:rFonts w:eastAsia="楷体_GB2312" w:hint="eastAsia"/>
            <w:i/>
            <w:sz w:val="20"/>
          </w:rPr>
          <w:t>:</w:t>
        </w:r>
        <w:r w:rsidRPr="00420F10">
          <w:rPr>
            <w:rFonts w:eastAsia="楷体_GB2312" w:hint="eastAsia"/>
            <w:i/>
            <w:sz w:val="20"/>
          </w:rPr>
          <w:t xml:space="preserve"> </w:t>
        </w:r>
        <w:r w:rsidRPr="00F566F9">
          <w:rPr>
            <w:rFonts w:eastAsia="楷体_GB2312" w:hint="eastAsia"/>
            <w:i/>
            <w:sz w:val="20"/>
          </w:rPr>
          <w:t>634046815</w:t>
        </w:r>
        <w:r w:rsidRPr="00F566F9">
          <w:rPr>
            <w:rFonts w:eastAsia="楷体_GB2312"/>
            <w:i/>
            <w:sz w:val="20"/>
          </w:rPr>
          <w:t>@QQ.com</w:t>
        </w:r>
        <w:r>
          <w:rPr>
            <w:rFonts w:eastAsia="楷体_GB2312"/>
            <w:i/>
            <w:sz w:val="20"/>
          </w:rPr>
          <w:t xml:space="preserve"> </w:t>
        </w:r>
        <w:r>
          <w:rPr>
            <w:rFonts w:eastAsia="楷体_GB2312" w:hint="eastAsia"/>
            <w:i/>
            <w:sz w:val="20"/>
          </w:rPr>
          <w:t>微信</w:t>
        </w:r>
        <w:r>
          <w:rPr>
            <w:rFonts w:eastAsia="楷体_GB2312" w:hint="eastAsia"/>
            <w:i/>
            <w:sz w:val="20"/>
          </w:rPr>
          <w:t xml:space="preserve"> Patent2LAW</w:t>
        </w:r>
      </w:ins>
    </w:p>
    <w:p w14:paraId="37B51F9F" w14:textId="77777777" w:rsidR="0078516C" w:rsidRDefault="0078516C" w:rsidP="0078516C">
      <w:pPr>
        <w:spacing w:line="440" w:lineRule="exact"/>
        <w:rPr>
          <w:ins w:id="13" w:author="Songhai 松海 Lin 林" w:date="2026-02-12T10:34:00Z" w16du:dateUtc="2026-02-12T02:34:00Z"/>
          <w:rFonts w:eastAsia="楷体_GB2312"/>
          <w:i/>
          <w:sz w:val="20"/>
        </w:rPr>
      </w:pPr>
      <w:ins w:id="14" w:author="Songhai 松海 Lin 林" w:date="2026-02-12T10:34:00Z" w16du:dateUtc="2026-02-12T02:34:00Z">
        <w:r w:rsidRPr="001515CA">
          <w:rPr>
            <w:rFonts w:eastAsia="楷体_GB2312" w:hint="eastAsia"/>
            <w:i/>
            <w:sz w:val="20"/>
          </w:rPr>
          <w:t>办公室：杭州市西湖区学院路</w:t>
        </w:r>
        <w:r w:rsidRPr="001515CA">
          <w:rPr>
            <w:rFonts w:eastAsia="楷体_GB2312" w:hint="eastAsia"/>
            <w:i/>
            <w:sz w:val="20"/>
          </w:rPr>
          <w:t>129</w:t>
        </w:r>
        <w:r w:rsidRPr="001515CA">
          <w:rPr>
            <w:rFonts w:eastAsia="楷体_GB2312" w:hint="eastAsia"/>
            <w:i/>
            <w:sz w:val="20"/>
          </w:rPr>
          <w:t>号枫华府第</w:t>
        </w:r>
        <w:r w:rsidRPr="001515CA">
          <w:rPr>
            <w:rFonts w:eastAsia="楷体_GB2312" w:hint="eastAsia"/>
            <w:i/>
            <w:sz w:val="20"/>
          </w:rPr>
          <w:t>6</w:t>
        </w:r>
        <w:r w:rsidRPr="001515CA">
          <w:rPr>
            <w:rFonts w:eastAsia="楷体_GB2312" w:hint="eastAsia"/>
            <w:i/>
            <w:sz w:val="20"/>
          </w:rPr>
          <w:t>幢</w:t>
        </w:r>
        <w:r w:rsidRPr="001515CA">
          <w:rPr>
            <w:rFonts w:eastAsia="楷体_GB2312" w:hint="eastAsia"/>
            <w:i/>
            <w:sz w:val="20"/>
          </w:rPr>
          <w:t>1614</w:t>
        </w:r>
        <w:r w:rsidRPr="001515CA">
          <w:rPr>
            <w:rFonts w:eastAsia="楷体_GB2312" w:hint="eastAsia"/>
            <w:i/>
            <w:sz w:val="20"/>
          </w:rPr>
          <w:t>室，</w:t>
        </w:r>
        <w:r w:rsidRPr="001515CA">
          <w:rPr>
            <w:rFonts w:eastAsia="楷体_GB2312" w:hint="eastAsia"/>
            <w:i/>
            <w:sz w:val="20"/>
          </w:rPr>
          <w:t>310012</w:t>
        </w:r>
        <w:r w:rsidRPr="001515CA">
          <w:rPr>
            <w:rFonts w:eastAsia="楷体_GB2312" w:hint="eastAsia"/>
            <w:i/>
            <w:sz w:val="20"/>
          </w:rPr>
          <w:t>（地铁二号线学院路站</w:t>
        </w:r>
        <w:r>
          <w:rPr>
            <w:rFonts w:eastAsia="楷体_GB2312"/>
            <w:i/>
            <w:sz w:val="20"/>
          </w:rPr>
          <w:t>E</w:t>
        </w:r>
        <w:r>
          <w:rPr>
            <w:rFonts w:eastAsia="楷体_GB2312" w:hint="eastAsia"/>
            <w:i/>
            <w:sz w:val="20"/>
          </w:rPr>
          <w:t>口所见该楼北门进</w:t>
        </w:r>
        <w:r w:rsidRPr="001515CA">
          <w:rPr>
            <w:rFonts w:eastAsia="楷体_GB2312" w:hint="eastAsia"/>
            <w:i/>
            <w:sz w:val="20"/>
          </w:rPr>
          <w:t>）</w:t>
        </w:r>
      </w:ins>
    </w:p>
    <w:p w14:paraId="3A8AEA88" w14:textId="77777777" w:rsidR="0078516C" w:rsidRDefault="0078516C" w:rsidP="0078516C">
      <w:pPr>
        <w:spacing w:line="440" w:lineRule="exact"/>
        <w:rPr>
          <w:ins w:id="15" w:author="Songhai 松海 Lin 林" w:date="2026-02-12T10:34:00Z" w16du:dateUtc="2026-02-12T02:34:00Z"/>
          <w:rFonts w:eastAsia="楷体_GB2312"/>
          <w:i/>
          <w:sz w:val="20"/>
        </w:rPr>
      </w:pPr>
    </w:p>
    <w:p w14:paraId="7E544017" w14:textId="77777777" w:rsidR="0078516C" w:rsidRPr="0066340F" w:rsidRDefault="0078516C" w:rsidP="0078516C">
      <w:pPr>
        <w:spacing w:line="440" w:lineRule="exact"/>
        <w:rPr>
          <w:ins w:id="16" w:author="Songhai 松海 Lin 林" w:date="2026-02-12T10:34:00Z" w16du:dateUtc="2026-02-12T02:34:00Z"/>
          <w:rFonts w:eastAsia="楷体_GB2312"/>
          <w:sz w:val="20"/>
        </w:rPr>
      </w:pPr>
      <w:ins w:id="17" w:author="Songhai 松海 Lin 林" w:date="2026-02-12T10:34:00Z" w16du:dateUtc="2026-02-12T02:34:00Z">
        <w:r w:rsidRPr="0066340F">
          <w:rPr>
            <w:rFonts w:eastAsia="楷体_GB2312" w:hint="eastAsia"/>
            <w:sz w:val="20"/>
          </w:rPr>
          <w:t>杭州求是专利事务所有限公司</w:t>
        </w:r>
      </w:ins>
    </w:p>
    <w:p w14:paraId="012BA6A6" w14:textId="77777777" w:rsidR="0078516C" w:rsidRDefault="0078516C" w:rsidP="0078516C">
      <w:pPr>
        <w:spacing w:line="440" w:lineRule="exact"/>
        <w:rPr>
          <w:ins w:id="18" w:author="Songhai 松海 Lin 林" w:date="2026-02-12T10:34:00Z" w16du:dateUtc="2026-02-12T02:34:00Z"/>
          <w:rFonts w:eastAsia="楷体_GB2312"/>
          <w:sz w:val="20"/>
        </w:rPr>
      </w:pPr>
      <w:ins w:id="19" w:author="Songhai 松海 Lin 林" w:date="2026-02-12T10:34:00Z" w16du:dateUtc="2026-02-12T02:34:00Z">
        <w:r w:rsidRPr="0066340F">
          <w:rPr>
            <w:rFonts w:eastAsia="楷体_GB2312" w:hint="eastAsia"/>
            <w:sz w:val="20"/>
          </w:rPr>
          <w:t>杭州市西湖区玉古路</w:t>
        </w:r>
        <w:r w:rsidRPr="0066340F">
          <w:rPr>
            <w:rFonts w:eastAsia="楷体_GB2312" w:hint="eastAsia"/>
            <w:sz w:val="20"/>
          </w:rPr>
          <w:t>147</w:t>
        </w:r>
        <w:r w:rsidRPr="0066340F">
          <w:rPr>
            <w:rFonts w:eastAsia="楷体_GB2312" w:hint="eastAsia"/>
            <w:sz w:val="20"/>
          </w:rPr>
          <w:t>号黄鸿年科技综合大楼</w:t>
        </w:r>
        <w:r>
          <w:rPr>
            <w:rFonts w:eastAsia="楷体_GB2312" w:hint="eastAsia"/>
            <w:sz w:val="20"/>
          </w:rPr>
          <w:t>21</w:t>
        </w:r>
        <w:r>
          <w:rPr>
            <w:rFonts w:eastAsia="楷体_GB2312"/>
            <w:sz w:val="20"/>
          </w:rPr>
          <w:t>0</w:t>
        </w:r>
        <w:r w:rsidRPr="0066340F">
          <w:rPr>
            <w:rFonts w:eastAsia="楷体_GB2312" w:hint="eastAsia"/>
            <w:sz w:val="20"/>
          </w:rPr>
          <w:t>室，</w:t>
        </w:r>
        <w:r w:rsidRPr="0066340F">
          <w:rPr>
            <w:rFonts w:eastAsia="楷体_GB2312" w:hint="eastAsia"/>
            <w:sz w:val="20"/>
          </w:rPr>
          <w:t>310013</w:t>
        </w:r>
        <w:r w:rsidRPr="0066340F">
          <w:rPr>
            <w:rFonts w:eastAsia="楷体_GB2312" w:hint="eastAsia"/>
            <w:sz w:val="20"/>
          </w:rPr>
          <w:t>（浙大玉泉校区浙大超市</w:t>
        </w:r>
        <w:r w:rsidRPr="0066340F">
          <w:rPr>
            <w:rFonts w:eastAsia="楷体_GB2312" w:hint="eastAsia"/>
            <w:sz w:val="20"/>
          </w:rPr>
          <w:t>2</w:t>
        </w:r>
        <w:r w:rsidRPr="0066340F">
          <w:rPr>
            <w:rFonts w:eastAsia="楷体_GB2312" w:hint="eastAsia"/>
            <w:sz w:val="20"/>
          </w:rPr>
          <w:t>楼）</w:t>
        </w:r>
      </w:ins>
    </w:p>
    <w:p w14:paraId="02A4DE30" w14:textId="77777777" w:rsidR="0078516C" w:rsidRPr="0066340F" w:rsidRDefault="0078516C" w:rsidP="0078516C">
      <w:pPr>
        <w:spacing w:line="440" w:lineRule="exact"/>
        <w:rPr>
          <w:ins w:id="20" w:author="Songhai 松海 Lin 林" w:date="2026-02-12T10:34:00Z" w16du:dateUtc="2026-02-12T02:34:00Z"/>
          <w:rFonts w:eastAsia="楷体_GB2312"/>
          <w:sz w:val="20"/>
        </w:rPr>
      </w:pPr>
      <w:ins w:id="21" w:author="Songhai 松海 Lin 林" w:date="2026-02-12T10:34:00Z" w16du:dateUtc="2026-02-12T02:34:00Z">
        <w:r w:rsidRPr="00FC42CC">
          <w:rPr>
            <w:rFonts w:eastAsia="楷体_GB2312" w:hint="eastAsia"/>
            <w:sz w:val="20"/>
          </w:rPr>
          <w:t>杭州市西湖区古墩路</w:t>
        </w:r>
        <w:r w:rsidRPr="00FC42CC">
          <w:rPr>
            <w:rFonts w:eastAsia="楷体_GB2312" w:hint="eastAsia"/>
            <w:sz w:val="20"/>
          </w:rPr>
          <w:t>701</w:t>
        </w:r>
        <w:r w:rsidRPr="00FC42CC">
          <w:rPr>
            <w:rFonts w:eastAsia="楷体_GB2312" w:hint="eastAsia"/>
            <w:sz w:val="20"/>
          </w:rPr>
          <w:t>号紫金广场</w:t>
        </w:r>
        <w:r w:rsidRPr="00A26241">
          <w:rPr>
            <w:rFonts w:eastAsia="楷体_GB2312" w:hint="eastAsia"/>
            <w:sz w:val="20"/>
          </w:rPr>
          <w:t xml:space="preserve">B </w:t>
        </w:r>
        <w:r w:rsidRPr="00A26241">
          <w:rPr>
            <w:rFonts w:eastAsia="楷体_GB2312" w:hint="eastAsia"/>
            <w:sz w:val="20"/>
          </w:rPr>
          <w:t>座</w:t>
        </w:r>
        <w:r w:rsidRPr="00A26241">
          <w:rPr>
            <w:rFonts w:eastAsia="楷体_GB2312" w:hint="eastAsia"/>
            <w:sz w:val="20"/>
          </w:rPr>
          <w:t xml:space="preserve">1103 </w:t>
        </w:r>
        <w:r w:rsidRPr="00A26241">
          <w:rPr>
            <w:rFonts w:eastAsia="楷体_GB2312" w:hint="eastAsia"/>
            <w:sz w:val="20"/>
          </w:rPr>
          <w:t>室</w:t>
        </w:r>
        <w:r>
          <w:rPr>
            <w:rFonts w:eastAsia="楷体_GB2312" w:hint="eastAsia"/>
            <w:sz w:val="20"/>
          </w:rPr>
          <w:t>，</w:t>
        </w:r>
        <w:r w:rsidRPr="00FC42CC">
          <w:rPr>
            <w:rFonts w:eastAsia="楷体_GB2312" w:hint="eastAsia"/>
            <w:sz w:val="20"/>
          </w:rPr>
          <w:t>310014</w:t>
        </w:r>
      </w:ins>
    </w:p>
    <w:p w14:paraId="09EC8D8A" w14:textId="77777777" w:rsidR="0078516C" w:rsidRPr="00C03B17" w:rsidRDefault="0078516C" w:rsidP="0078516C">
      <w:pPr>
        <w:spacing w:line="440" w:lineRule="exact"/>
        <w:rPr>
          <w:ins w:id="22" w:author="Songhai 松海 Lin 林" w:date="2026-02-12T10:34:00Z" w16du:dateUtc="2026-02-12T02:34:00Z"/>
          <w:rFonts w:eastAsia="楷体_GB2312"/>
          <w:sz w:val="20"/>
        </w:rPr>
      </w:pPr>
      <w:ins w:id="23" w:author="Songhai 松海 Lin 林" w:date="2026-02-12T10:34:00Z" w16du:dateUtc="2026-02-12T02:34:00Z">
        <w:r w:rsidRPr="00C03B17">
          <w:rPr>
            <w:rFonts w:eastAsia="楷体_GB2312" w:hint="eastAsia"/>
            <w:sz w:val="20"/>
          </w:rPr>
          <w:t>流程以及费用等服务联系方式：</w:t>
        </w:r>
        <w:r w:rsidRPr="00C03B17">
          <w:rPr>
            <w:rFonts w:eastAsia="楷体_GB2312"/>
            <w:sz w:val="20"/>
          </w:rPr>
          <w:t>0571-87983946-801/804</w:t>
        </w:r>
      </w:ins>
    </w:p>
    <w:p w14:paraId="3B7BFEE7" w14:textId="77777777" w:rsidR="007655B4" w:rsidRPr="0078516C" w:rsidRDefault="007655B4" w:rsidP="007655B4">
      <w:pPr>
        <w:jc w:val="both"/>
        <w:rPr>
          <w:b/>
          <w:bCs/>
        </w:rPr>
      </w:pPr>
    </w:p>
    <w:p w14:paraId="1EEEC5DA" w14:textId="77777777" w:rsidR="007655B4" w:rsidRPr="007655B4" w:rsidRDefault="007655B4" w:rsidP="007655B4">
      <w:pPr>
        <w:jc w:val="both"/>
        <w:rPr>
          <w:b/>
          <w:bCs/>
        </w:rPr>
      </w:pPr>
      <w:r w:rsidRPr="007655B4">
        <w:rPr>
          <w:rFonts w:hint="eastAsia"/>
          <w:b/>
          <w:bCs/>
        </w:rPr>
        <w:lastRenderedPageBreak/>
        <w:t>摘要</w:t>
      </w:r>
    </w:p>
    <w:p w14:paraId="4928FF2E" w14:textId="77777777" w:rsidR="007655B4" w:rsidRPr="007655B4" w:rsidRDefault="007655B4" w:rsidP="007655B4">
      <w:pPr>
        <w:jc w:val="both"/>
      </w:pPr>
      <w:r w:rsidRPr="007655B4">
        <w:rPr>
          <w:rFonts w:hint="eastAsia"/>
        </w:rPr>
        <w:t>本申请公开了一种频率编码计算光谱探测系统及方法，涉及光谱探测与计算成像技术领域。该系统包括光谱编码模块、探测采样模块以及解调与重建模块。光谱编码模块通过对多个光谱通道分别加载互不干扰的正交调制载波，产生包含多波段信息的并行编码信号；其核心策略在于获取环境背景噪声的频谱分布，将载波频率配置在噪声频谱的能量间隙中，实现对结构化环境噪声的主动规避。探测采样模块在单次采集时间内记录总光子通量的复合响应序列；解调与重建模块则利用正交变换算法从特征域提取光谱投影值，并结合预标定的系统矩阵重建目标光谱，实现抗强干扰、超快光谱探测。</w:t>
      </w:r>
    </w:p>
    <w:p w14:paraId="14AF4CE7" w14:textId="77777777" w:rsidR="007655B4" w:rsidRDefault="007655B4" w:rsidP="002E2629">
      <w:pPr>
        <w:jc w:val="both"/>
        <w:rPr>
          <w:b/>
          <w:bCs/>
        </w:rPr>
      </w:pPr>
    </w:p>
    <w:p w14:paraId="0789AB8F" w14:textId="72CBEF7C" w:rsidR="000F271C" w:rsidRPr="000F271C" w:rsidRDefault="002E2629" w:rsidP="002E2629">
      <w:pPr>
        <w:jc w:val="both"/>
      </w:pPr>
      <w:r w:rsidRPr="002E2629">
        <w:rPr>
          <w:rFonts w:hint="eastAsia"/>
          <w:b/>
          <w:bCs/>
        </w:rPr>
        <w:t>权利要求书</w:t>
      </w:r>
      <w:r>
        <w:br/>
      </w:r>
      <w:r w:rsidR="000F271C" w:rsidRPr="000F271C">
        <w:t xml:space="preserve">1. </w:t>
      </w:r>
      <w:r w:rsidR="000F271C" w:rsidRPr="000F271C">
        <w:t>一种频率编码计算光谱</w:t>
      </w:r>
      <w:r w:rsidR="00643D8F">
        <w:t>探测</w:t>
      </w:r>
      <w:r w:rsidR="000F271C" w:rsidRPr="000F271C">
        <w:t>系统，其特征在于，包括：</w:t>
      </w:r>
    </w:p>
    <w:p w14:paraId="70C82351" w14:textId="310D2863" w:rsidR="00AD1A56" w:rsidDel="00F54EDD" w:rsidRDefault="000F271C" w:rsidP="00AD1A56">
      <w:pPr>
        <w:ind w:firstLine="420"/>
        <w:jc w:val="both"/>
        <w:rPr>
          <w:ins w:id="24" w:author="Songhai 松海 Lin 林" w:date="2026-02-12T11:07:00Z" w16du:dateUtc="2026-02-12T03:07:00Z"/>
          <w:del w:id="25" w:author="yj zeng" w:date="2026-02-27T21:19:00Z" w16du:dateUtc="2026-02-27T13:19:00Z"/>
        </w:rPr>
      </w:pPr>
      <w:del w:id="26" w:author="yj zeng" w:date="2026-02-27T21:19:00Z" w16du:dateUtc="2026-02-27T13:19:00Z">
        <w:r w:rsidRPr="000F271C" w:rsidDel="00F54EDD">
          <w:delText>光谱编码模块</w:delText>
        </w:r>
        <w:r w:rsidR="00B13F05" w:rsidDel="00F54EDD">
          <w:rPr>
            <w:rFonts w:hint="eastAsia"/>
          </w:rPr>
          <w:delText>，</w:delText>
        </w:r>
        <w:r w:rsidRPr="000F271C" w:rsidDel="00F54EDD">
          <w:delText>用于</w:delText>
        </w:r>
      </w:del>
      <w:ins w:id="27" w:author="Songhai 松海 Lin 林" w:date="2026-02-12T10:38:00Z" w16du:dateUtc="2026-02-12T02:38:00Z">
        <w:del w:id="28" w:author="yj zeng" w:date="2026-02-27T21:19:00Z" w16du:dateUtc="2026-02-27T13:19:00Z">
          <w:r w:rsidR="00F053C2" w:rsidRPr="00F053C2" w:rsidDel="00F54EDD">
            <w:rPr>
              <w:rFonts w:hint="eastAsia"/>
            </w:rPr>
            <w:delText>通过物理调制手段，</w:delText>
          </w:r>
        </w:del>
      </w:ins>
      <w:del w:id="29" w:author="yj zeng" w:date="2026-02-27T21:19:00Z" w16du:dateUtc="2026-02-27T13:19:00Z">
        <w:r w:rsidRPr="000F271C" w:rsidDel="00F54EDD">
          <w:delText>对预设的多个光谱通道分别加载</w:delText>
        </w:r>
      </w:del>
      <w:ins w:id="30" w:author="Songhai 松海 Lin 林" w:date="2026-02-12T10:39:00Z" w16du:dateUtc="2026-02-12T02:39:00Z">
        <w:del w:id="31" w:author="yj zeng" w:date="2026-02-27T21:19:00Z" w16du:dateUtc="2026-02-27T13:19:00Z">
          <w:r w:rsidR="00F053C2" w:rsidDel="00F54EDD">
            <w:rPr>
              <w:rFonts w:hint="eastAsia"/>
            </w:rPr>
            <w:delText>具有互不重叠频率成分的</w:delText>
          </w:r>
        </w:del>
      </w:ins>
      <w:del w:id="32" w:author="yj zeng" w:date="2026-02-27T21:19:00Z" w16du:dateUtc="2026-02-27T13:19:00Z">
        <w:r w:rsidRPr="000F271C" w:rsidDel="00F54EDD">
          <w:delText>正交调制载波，以产生</w:delText>
        </w:r>
      </w:del>
      <w:ins w:id="33" w:author="Songhai 松海 Lin 林" w:date="2026-02-12T10:40:00Z" w16du:dateUtc="2026-02-12T02:40:00Z">
        <w:del w:id="34" w:author="yj zeng" w:date="2026-02-27T21:19:00Z" w16du:dateUtc="2026-02-27T13:19:00Z">
          <w:r w:rsidR="00E96D9E" w:rsidRPr="00E96D9E" w:rsidDel="00F54EDD">
            <w:rPr>
              <w:rFonts w:hint="eastAsia"/>
            </w:rPr>
            <w:delText>携带有各光谱通道强度信息的时域复合编码信号</w:delText>
          </w:r>
        </w:del>
      </w:ins>
      <w:del w:id="35" w:author="yj zeng" w:date="2026-02-27T21:19:00Z" w16du:dateUtc="2026-02-27T13:19:00Z">
        <w:r w:rsidRPr="000F271C" w:rsidDel="00F54EDD">
          <w:delText>包含多波段信息的并行编码信号；</w:delText>
        </w:r>
      </w:del>
    </w:p>
    <w:p w14:paraId="478746B8" w14:textId="201B1683" w:rsidR="000F271C" w:rsidRPr="000F271C" w:rsidRDefault="00E96D9E" w:rsidP="00AD1A56">
      <w:pPr>
        <w:ind w:firstLine="420"/>
        <w:jc w:val="both"/>
      </w:pPr>
      <w:ins w:id="36" w:author="Songhai 松海 Lin 林" w:date="2026-02-12T10:40:00Z" w16du:dateUtc="2026-02-12T02:40:00Z">
        <w:del w:id="37" w:author="yj zeng" w:date="2026-02-27T21:19:00Z" w16du:dateUtc="2026-02-27T13:19:00Z">
          <w:r w:rsidRPr="00E96D9E" w:rsidDel="00F54EDD">
            <w:rPr>
              <w:rFonts w:hint="eastAsia"/>
              <w:highlight w:val="yellow"/>
              <w:rPrChange w:id="38" w:author="Songhai 松海 Lin 林" w:date="2026-02-12T10:40:00Z" w16du:dateUtc="2026-02-12T02:40:00Z">
                <w:rPr>
                  <w:rFonts w:hint="eastAsia"/>
                </w:rPr>
              </w:rPrChange>
            </w:rPr>
            <w:delText>（上述修改使其更清楚</w:delText>
          </w:r>
        </w:del>
      </w:ins>
      <w:ins w:id="39" w:author="Songhai 松海 Lin 林" w:date="2026-02-12T11:06:00Z" w16du:dateUtc="2026-02-12T03:06:00Z">
        <w:del w:id="40" w:author="yj zeng" w:date="2026-02-27T21:19:00Z" w16du:dateUtc="2026-02-27T13:19:00Z">
          <w:r w:rsidR="00AD1A56" w:rsidDel="00F54EDD">
            <w:rPr>
              <w:rFonts w:hint="eastAsia"/>
              <w:highlight w:val="yellow"/>
            </w:rPr>
            <w:delText>，或者</w:delText>
          </w:r>
        </w:del>
      </w:ins>
      <w:ins w:id="41" w:author="Songhai 松海 Lin 林" w:date="2026-02-12T11:07:00Z" w16du:dateUtc="2026-02-12T03:07:00Z">
        <w:del w:id="42" w:author="yj zeng" w:date="2026-02-27T21:19:00Z" w16du:dateUtc="2026-02-27T13:19:00Z">
          <w:r w:rsidR="00AD1A56" w:rsidDel="00F54EDD">
            <w:rPr>
              <w:rFonts w:hint="eastAsia"/>
              <w:highlight w:val="yellow"/>
            </w:rPr>
            <w:delText>修改为：</w:delText>
          </w:r>
        </w:del>
        <w:r w:rsidR="00AD1A56">
          <w:rPr>
            <w:rFonts w:hint="eastAsia"/>
          </w:rPr>
          <w:t>光谱编码模块，用于将目标光谱划分为</w:t>
        </w:r>
        <w:r w:rsidR="00AD1A56">
          <w:rPr>
            <w:rFonts w:hint="eastAsia"/>
          </w:rPr>
          <w:t>K</w:t>
        </w:r>
        <w:proofErr w:type="gramStart"/>
        <w:r w:rsidR="00AD1A56">
          <w:rPr>
            <w:rFonts w:hint="eastAsia"/>
          </w:rPr>
          <w:t>个</w:t>
        </w:r>
        <w:proofErr w:type="gramEnd"/>
        <w:r w:rsidR="00AD1A56">
          <w:rPr>
            <w:rFonts w:hint="eastAsia"/>
          </w:rPr>
          <w:t>预设的光谱通道，并对每个光谱通道的光强分量分别施加互不相关的时域正交调制函数，生成包含各通道光谱信息的并行编码光信号</w:t>
        </w:r>
        <w:del w:id="43" w:author="yj zeng" w:date="2026-02-27T21:19:00Z" w16du:dateUtc="2026-02-27T13:19:00Z">
          <w:r w:rsidR="00AD1A56" w:rsidDel="00F54EDD">
            <w:rPr>
              <w:rFonts w:hint="eastAsia"/>
            </w:rPr>
            <w:delText>？</w:delText>
          </w:r>
        </w:del>
      </w:ins>
      <w:ins w:id="44" w:author="Songhai 松海 Lin 林" w:date="2026-02-12T10:40:00Z" w16du:dateUtc="2026-02-12T02:40:00Z">
        <w:del w:id="45" w:author="yj zeng" w:date="2026-02-27T21:19:00Z" w16du:dateUtc="2026-02-27T13:19:00Z">
          <w:r w:rsidRPr="00A903C4" w:rsidDel="00F54EDD">
            <w:rPr>
              <w:rFonts w:hint="eastAsia"/>
            </w:rPr>
            <w:delText>）</w:delText>
          </w:r>
        </w:del>
      </w:ins>
      <w:ins w:id="46" w:author="yj zeng" w:date="2026-02-27T21:19:00Z" w16du:dateUtc="2026-02-27T13:19:00Z">
        <w:r w:rsidR="00F54EDD">
          <w:rPr>
            <w:rFonts w:hint="eastAsia"/>
          </w:rPr>
          <w:t>。</w:t>
        </w:r>
      </w:ins>
    </w:p>
    <w:p w14:paraId="3B045A46" w14:textId="6B42FB01" w:rsidR="000F271C" w:rsidRPr="000F271C" w:rsidRDefault="00643D8F" w:rsidP="002E2629">
      <w:pPr>
        <w:ind w:firstLine="420"/>
        <w:jc w:val="both"/>
      </w:pPr>
      <w:r>
        <w:t>探测</w:t>
      </w:r>
      <w:r w:rsidR="000F271C" w:rsidRPr="000F271C">
        <w:t>采样模块</w:t>
      </w:r>
      <w:r w:rsidR="00B13F05">
        <w:rPr>
          <w:rFonts w:hint="eastAsia"/>
        </w:rPr>
        <w:t>，</w:t>
      </w:r>
      <w:r w:rsidR="000F271C" w:rsidRPr="000F271C">
        <w:t>用于在单次采集时间内，接收经所述光谱编码模块处理后的总光子通量信号，并</w:t>
      </w:r>
      <w:ins w:id="47" w:author="Songhai 松海 Lin 林" w:date="2026-02-12T11:10:00Z" w16du:dateUtc="2026-02-12T03:10:00Z">
        <w:r w:rsidR="00AD1A56">
          <w:rPr>
            <w:rFonts w:hint="eastAsia"/>
          </w:rPr>
          <w:t>以与所述的</w:t>
        </w:r>
        <w:r w:rsidR="00AD1A56" w:rsidRPr="000F271C">
          <w:t>正交调制载波</w:t>
        </w:r>
        <w:r w:rsidR="00AD1A56">
          <w:rPr>
            <w:rFonts w:hint="eastAsia"/>
          </w:rPr>
          <w:t>相匹配的采样率</w:t>
        </w:r>
      </w:ins>
      <w:r w:rsidR="000F271C" w:rsidRPr="000F271C">
        <w:t>记录随时间演化的复合响应序列；</w:t>
      </w:r>
    </w:p>
    <w:p w14:paraId="21869A0F" w14:textId="073C6B0F" w:rsidR="000F271C" w:rsidRPr="000F271C" w:rsidRDefault="000F271C" w:rsidP="002E2629">
      <w:pPr>
        <w:ind w:firstLine="420"/>
        <w:jc w:val="both"/>
      </w:pPr>
      <w:r w:rsidRPr="000F271C">
        <w:t>解调与重建模块：用于基于所述正交调制载波在特征域的投影，从所述复合响应序列中提取光谱投影</w:t>
      </w:r>
      <w:ins w:id="48" w:author="Songhai 松海 Lin 林" w:date="2026-02-12T11:14:00Z" w16du:dateUtc="2026-02-12T03:14:00Z">
        <w:r w:rsidR="00284761" w:rsidRPr="00284761">
          <w:rPr>
            <w:rFonts w:hint="eastAsia"/>
          </w:rPr>
          <w:t>幅</w:t>
        </w:r>
      </w:ins>
      <w:r w:rsidRPr="000F271C">
        <w:t>值</w:t>
      </w:r>
      <w:ins w:id="49" w:author="Songhai 松海 Lin 林" w:date="2026-02-12T11:13:00Z" w16du:dateUtc="2026-02-12T03:13:00Z">
        <w:r w:rsidR="0095748B">
          <w:rPr>
            <w:rFonts w:hint="eastAsia"/>
          </w:rPr>
          <w:t>，</w:t>
        </w:r>
        <w:r w:rsidR="0095748B" w:rsidRPr="0095748B">
          <w:rPr>
            <w:rFonts w:hint="eastAsia"/>
          </w:rPr>
          <w:t>构建测量向量，并结合预标定的系统矩阵，</w:t>
        </w:r>
      </w:ins>
      <w:del w:id="50" w:author="Songhai 松海 Lin 林" w:date="2026-02-12T11:13:00Z" w16du:dateUtc="2026-02-12T03:13:00Z">
        <w:r w:rsidRPr="000F271C" w:rsidDel="0095748B">
          <w:delText>并</w:delText>
        </w:r>
      </w:del>
      <w:r w:rsidRPr="000F271C">
        <w:t>重建目标光谱</w:t>
      </w:r>
      <w:del w:id="51" w:author="Songhai 松海 Lin 林" w:date="2026-02-12T10:46:00Z" w16du:dateUtc="2026-02-12T02:46:00Z">
        <w:r w:rsidRPr="000F271C" w:rsidDel="0053097F">
          <w:delText xml:space="preserve"> </w:delText>
        </w:r>
      </w:del>
      <w:r w:rsidRPr="000F271C">
        <w:t>。</w:t>
      </w:r>
    </w:p>
    <w:p w14:paraId="43D0EFDD" w14:textId="14898153" w:rsidR="000F271C" w:rsidRPr="000F271C" w:rsidRDefault="000F271C" w:rsidP="002E2629">
      <w:pPr>
        <w:jc w:val="both"/>
      </w:pPr>
      <w:r w:rsidRPr="000F271C">
        <w:t xml:space="preserve">2. </w:t>
      </w:r>
      <w:r w:rsidRPr="000F271C">
        <w:t>根据权利要求</w:t>
      </w:r>
      <w:r w:rsidRPr="000F271C">
        <w:t xml:space="preserve"> 1 </w:t>
      </w:r>
      <w:r w:rsidRPr="000F271C">
        <w:t>所述的</w:t>
      </w:r>
      <w:r w:rsidR="00DC4DBB" w:rsidRPr="000F271C">
        <w:t>频率编码计算光谱</w:t>
      </w:r>
      <w:r w:rsidR="00643D8F">
        <w:t>探测</w:t>
      </w:r>
      <w:r w:rsidR="00DC4DBB" w:rsidRPr="000F271C">
        <w:t>系统</w:t>
      </w:r>
      <w:r w:rsidRPr="000F271C">
        <w:t>，其特征在于，所述光谱编码模块包括：</w:t>
      </w:r>
    </w:p>
    <w:p w14:paraId="418ED6E3" w14:textId="7A9748EA" w:rsidR="000F271C" w:rsidRPr="000F271C" w:rsidRDefault="000F271C" w:rsidP="00125651">
      <w:pPr>
        <w:ind w:firstLine="420"/>
        <w:jc w:val="both"/>
      </w:pPr>
      <w:r w:rsidRPr="000F271C">
        <w:t>光谱选择单元</w:t>
      </w:r>
      <w:r w:rsidR="00B13F05">
        <w:rPr>
          <w:rFonts w:hint="eastAsia"/>
        </w:rPr>
        <w:t>，</w:t>
      </w:r>
      <w:r w:rsidRPr="000F271C">
        <w:t>用于定义系统涵盖的多个中心波长或波段分布，以提供作为采样基函数的物理光谱特性</w:t>
      </w:r>
      <w:ins w:id="52" w:author="Songhai 松海 Lin 林" w:date="2026-02-12T10:57:00Z" w16du:dateUtc="2026-02-12T02:57:00Z">
        <w:r w:rsidR="00125651">
          <w:rPr>
            <w:rFonts w:hint="eastAsia"/>
          </w:rPr>
          <w:t>，</w:t>
        </w:r>
      </w:ins>
      <w:del w:id="53" w:author="Songhai 松海 Lin 林" w:date="2026-02-12T10:57:00Z" w16du:dateUtc="2026-02-12T02:57:00Z">
        <w:r w:rsidRPr="000F271C" w:rsidDel="00125651">
          <w:delText>；</w:delText>
        </w:r>
      </w:del>
      <w:ins w:id="54" w:author="Songhai 松海 Lin 林" w:date="2026-02-12T10:57:00Z" w16du:dateUtc="2026-02-12T02:57:00Z">
        <w:r w:rsidR="00125651">
          <w:rPr>
            <w:rFonts w:hint="eastAsia"/>
          </w:rPr>
          <w:t>所述物理光谱特性表现为预设的光谱响应函数；</w:t>
        </w:r>
      </w:ins>
      <w:ins w:id="55" w:author="Songhai 松海 Lin 林" w:date="2026-02-12T11:18:00Z" w16du:dateUtc="2026-02-12T03:18:00Z">
        <w:r w:rsidR="00C23FAB" w:rsidRPr="00C23FAB">
          <w:rPr>
            <w:rFonts w:hint="eastAsia"/>
          </w:rPr>
          <w:t>所述分布由窄带</w:t>
        </w:r>
        <w:r w:rsidR="00C23FAB" w:rsidRPr="00C23FAB">
          <w:rPr>
            <w:rFonts w:hint="eastAsia"/>
          </w:rPr>
          <w:t>LED</w:t>
        </w:r>
        <w:r w:rsidR="00C23FAB" w:rsidRPr="00C23FAB">
          <w:rPr>
            <w:rFonts w:hint="eastAsia"/>
          </w:rPr>
          <w:t>阵列、滤光片组或超构表面光谱分离器实现；</w:t>
        </w:r>
      </w:ins>
    </w:p>
    <w:p w14:paraId="1DD56310" w14:textId="73A9C421" w:rsidR="000F271C" w:rsidRPr="000F271C" w:rsidRDefault="000F271C" w:rsidP="002E2629">
      <w:pPr>
        <w:ind w:firstLine="420"/>
        <w:jc w:val="both"/>
      </w:pPr>
      <w:r w:rsidRPr="000F271C">
        <w:t>正交调制单元</w:t>
      </w:r>
      <w:r w:rsidR="00B13F05">
        <w:rPr>
          <w:rFonts w:hint="eastAsia"/>
        </w:rPr>
        <w:t>，</w:t>
      </w:r>
      <w:r w:rsidRPr="000F271C">
        <w:t>用于通过物理机制调节各波段的强度，为不同光谱通道加载互不干扰的特征载波频率。</w:t>
      </w:r>
    </w:p>
    <w:p w14:paraId="1E4618C2" w14:textId="17D7DE3B" w:rsidR="000F271C" w:rsidRPr="000F271C" w:rsidRDefault="000F271C" w:rsidP="002E2629">
      <w:pPr>
        <w:jc w:val="both"/>
      </w:pPr>
      <w:r w:rsidRPr="000F271C">
        <w:t xml:space="preserve">3.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w:t>
      </w:r>
      <w:r w:rsidR="00643D8F">
        <w:t>探测</w:t>
      </w:r>
      <w:r w:rsidRPr="000F271C">
        <w:t>采样模块包括：</w:t>
      </w:r>
    </w:p>
    <w:p w14:paraId="023089F2" w14:textId="7B36868C" w:rsidR="000F271C" w:rsidRPr="000F271C" w:rsidRDefault="000F271C" w:rsidP="002E2629">
      <w:pPr>
        <w:ind w:firstLine="360"/>
        <w:jc w:val="both"/>
      </w:pPr>
      <w:r w:rsidRPr="000F271C">
        <w:t>光电转换单元</w:t>
      </w:r>
      <w:r w:rsidR="00B13F05">
        <w:rPr>
          <w:rFonts w:hint="eastAsia"/>
        </w:rPr>
        <w:t>，</w:t>
      </w:r>
      <w:r w:rsidRPr="000F271C">
        <w:t>用于将接收到的总光子通量实时转化为时变电信号，其响应带宽匹配所述正交调制载波的频率范围；</w:t>
      </w:r>
    </w:p>
    <w:p w14:paraId="1B28B69F" w14:textId="246B5140" w:rsidR="000F271C" w:rsidRPr="000F271C" w:rsidRDefault="000F271C" w:rsidP="002E2629">
      <w:pPr>
        <w:ind w:firstLine="360"/>
        <w:jc w:val="both"/>
      </w:pPr>
      <w:r w:rsidRPr="000F271C">
        <w:t>信号数字化单元：用于对电信号进行离散采样，生成可供数字处理的观测数据序列。</w:t>
      </w:r>
    </w:p>
    <w:p w14:paraId="03F2C3F7" w14:textId="60B68BB9" w:rsidR="000F271C" w:rsidRPr="000F271C" w:rsidRDefault="000F271C" w:rsidP="002E2629">
      <w:pPr>
        <w:jc w:val="both"/>
      </w:pPr>
      <w:r w:rsidRPr="000F271C">
        <w:t xml:space="preserve">4.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，其特征在于，所述解调与重建模块包括：</w:t>
      </w:r>
    </w:p>
    <w:p w14:paraId="135488D0" w14:textId="78475513" w:rsidR="000F271C" w:rsidRPr="000F271C" w:rsidRDefault="000F271C" w:rsidP="002E2629">
      <w:pPr>
        <w:ind w:firstLine="420"/>
        <w:jc w:val="both"/>
      </w:pPr>
      <w:r w:rsidRPr="000F271C">
        <w:t>特征解耦处理器</w:t>
      </w:r>
      <w:r w:rsidR="00B13F05">
        <w:rPr>
          <w:rFonts w:hint="eastAsia"/>
        </w:rPr>
        <w:t>，</w:t>
      </w:r>
      <w:r w:rsidRPr="000F271C">
        <w:t>用于利用正交变换算法提取观测数据中对应于各调制载波频率的特征</w:t>
      </w:r>
      <w:r w:rsidRPr="000F271C">
        <w:lastRenderedPageBreak/>
        <w:t>幅值；</w:t>
      </w:r>
    </w:p>
    <w:p w14:paraId="0EF28D5D" w14:textId="4CD18651" w:rsidR="000F271C" w:rsidRPr="000F271C" w:rsidRDefault="000F271C" w:rsidP="002E2629">
      <w:pPr>
        <w:ind w:firstLine="420"/>
        <w:jc w:val="both"/>
      </w:pPr>
      <w:r w:rsidRPr="000F271C">
        <w:t>光谱计算单元</w:t>
      </w:r>
      <w:r w:rsidR="00B13F05">
        <w:rPr>
          <w:rFonts w:hint="eastAsia"/>
        </w:rPr>
        <w:t>，</w:t>
      </w:r>
      <w:r w:rsidRPr="000F271C">
        <w:t>用于基于预标定的系统物理模型，通过逆问题求解算法输出最终光谱数据。</w:t>
      </w:r>
    </w:p>
    <w:p w14:paraId="0A25DC0A" w14:textId="6CD72B3F" w:rsidR="000F271C" w:rsidRPr="000F271C" w:rsidRDefault="000F271C" w:rsidP="002E2629">
      <w:pPr>
        <w:jc w:val="both"/>
      </w:pPr>
      <w:r w:rsidRPr="000F271C">
        <w:t xml:space="preserve">5.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，其特征在于，所述正交调制单元的物理实现方式包括：</w:t>
      </w:r>
    </w:p>
    <w:p w14:paraId="69772866" w14:textId="23993C55" w:rsidR="000F271C" w:rsidRPr="000F271C" w:rsidRDefault="000F271C" w:rsidP="002E2629">
      <w:pPr>
        <w:ind w:firstLine="420"/>
        <w:jc w:val="both"/>
      </w:pPr>
      <w:r w:rsidRPr="000F271C">
        <w:t>主动式调制</w:t>
      </w:r>
      <w:r w:rsidR="00B13F05">
        <w:rPr>
          <w:rFonts w:hint="eastAsia"/>
        </w:rPr>
        <w:t>，</w:t>
      </w:r>
      <w:r w:rsidRPr="000F271C">
        <w:t>通过直接调节各光谱波段辐射源的驱动参数实现频率加载；</w:t>
      </w:r>
    </w:p>
    <w:p w14:paraId="4252F04D" w14:textId="7FE3F9C7" w:rsidR="000F271C" w:rsidRPr="000F271C" w:rsidRDefault="000F271C" w:rsidP="002E2629">
      <w:pPr>
        <w:ind w:firstLine="420"/>
        <w:jc w:val="both"/>
      </w:pPr>
      <w:r w:rsidRPr="000F271C">
        <w:t>被动式调制</w:t>
      </w:r>
      <w:r w:rsidR="00B13F05">
        <w:rPr>
          <w:rFonts w:hint="eastAsia"/>
        </w:rPr>
        <w:t>，</w:t>
      </w:r>
      <w:r w:rsidRPr="000F271C">
        <w:t>通过超构表面、空间光调制器或</w:t>
      </w:r>
      <w:ins w:id="56" w:author="Songhai 松海 Lin 林" w:date="2026-02-12T11:22:00Z" w16du:dateUtc="2026-02-12T03:22:00Z">
        <w:r w:rsidR="00AE3A7F" w:rsidRPr="00AE3A7F">
          <w:rPr>
            <w:rFonts w:hint="eastAsia"/>
          </w:rPr>
          <w:t>周期性时变光阑</w:t>
        </w:r>
      </w:ins>
      <w:del w:id="57" w:author="Songhai 松海 Lin 林" w:date="2026-02-12T11:22:00Z" w16du:dateUtc="2026-02-12T03:22:00Z">
        <w:r w:rsidRPr="000F271C" w:rsidDel="00AE3A7F">
          <w:delText>物理遮蔽</w:delText>
        </w:r>
        <w:r w:rsidRPr="000F271C" w:rsidDel="0095433F">
          <w:delText>装置</w:delText>
        </w:r>
      </w:del>
      <w:r w:rsidRPr="000F271C">
        <w:t>，对入射光束进行强度的时域或空域调制。</w:t>
      </w:r>
    </w:p>
    <w:p w14:paraId="02D9904B" w14:textId="28CD3536" w:rsidR="000F271C" w:rsidRPr="000F271C" w:rsidRDefault="000F271C" w:rsidP="002E2629">
      <w:pPr>
        <w:jc w:val="both"/>
      </w:pPr>
      <w:r w:rsidRPr="000F271C">
        <w:t xml:space="preserve">6.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，其特征在于，所述正交调制载波的频率分配策略为：</w:t>
      </w:r>
    </w:p>
    <w:p w14:paraId="44831E41" w14:textId="77777777" w:rsidR="006473BF" w:rsidRDefault="000F271C" w:rsidP="002E2629">
      <w:pPr>
        <w:ind w:firstLine="420"/>
        <w:jc w:val="both"/>
        <w:rPr>
          <w:ins w:id="58" w:author="Songhai 松海 Lin 林" w:date="2026-02-12T10:44:00Z" w16du:dateUtc="2026-02-12T02:44:00Z"/>
        </w:rPr>
      </w:pPr>
      <w:r w:rsidRPr="000F271C">
        <w:t>获取</w:t>
      </w:r>
      <w:ins w:id="59" w:author="Songhai 松海 Lin 林" w:date="2026-02-12T10:41:00Z" w16du:dateUtc="2026-02-12T02:41:00Z">
        <w:r w:rsidR="006473BF">
          <w:rPr>
            <w:rFonts w:hint="eastAsia"/>
          </w:rPr>
          <w:t>待测</w:t>
        </w:r>
      </w:ins>
      <w:r w:rsidRPr="000F271C">
        <w:t>环境背景噪声的频谱分布，</w:t>
      </w:r>
      <w:ins w:id="60" w:author="Songhai 松海 Lin 林" w:date="2026-02-12T10:42:00Z" w16du:dateUtc="2026-02-12T02:42:00Z">
        <w:r w:rsidR="006473BF" w:rsidRPr="006473BF">
          <w:rPr>
            <w:rFonts w:hint="eastAsia"/>
          </w:rPr>
          <w:t>并基于所述分布</w:t>
        </w:r>
      </w:ins>
      <w:r w:rsidRPr="000F271C">
        <w:t>将各</w:t>
      </w:r>
      <w:ins w:id="61" w:author="Songhai 松海 Lin 林" w:date="2026-02-12T10:43:00Z" w16du:dateUtc="2026-02-12T02:43:00Z">
        <w:r w:rsidR="006473BF" w:rsidRPr="006473BF">
          <w:rPr>
            <w:rFonts w:hint="eastAsia"/>
          </w:rPr>
          <w:t>光谱</w:t>
        </w:r>
      </w:ins>
      <w:r w:rsidRPr="000F271C">
        <w:t>通道的载波频率配置</w:t>
      </w:r>
      <w:ins w:id="62" w:author="Songhai 松海 Lin 林" w:date="2026-02-12T10:43:00Z" w16du:dateUtc="2026-02-12T02:43:00Z">
        <w:r w:rsidR="006473BF">
          <w:rPr>
            <w:rFonts w:hint="eastAsia"/>
          </w:rPr>
          <w:t>于</w:t>
        </w:r>
      </w:ins>
      <w:del w:id="63" w:author="Songhai 松海 Lin 林" w:date="2026-02-12T10:43:00Z" w16du:dateUtc="2026-02-12T02:43:00Z">
        <w:r w:rsidRPr="000F271C" w:rsidDel="006473BF">
          <w:delText>在</w:delText>
        </w:r>
      </w:del>
      <w:r w:rsidRPr="000F271C">
        <w:t>所述环境背景噪声</w:t>
      </w:r>
      <w:ins w:id="64" w:author="Songhai 松海 Lin 林" w:date="2026-02-12T10:44:00Z" w16du:dateUtc="2026-02-12T02:44:00Z">
        <w:r w:rsidR="006473BF">
          <w:rPr>
            <w:rFonts w:hint="eastAsia"/>
          </w:rPr>
          <w:t>能量密度</w:t>
        </w:r>
        <w:r w:rsidR="006473BF" w:rsidRPr="006473BF">
          <w:rPr>
            <w:rFonts w:hint="eastAsia"/>
          </w:rPr>
          <w:t>低于预设阈值的频带区间</w:t>
        </w:r>
      </w:ins>
      <w:del w:id="65" w:author="Songhai 松海 Lin 林" w:date="2026-02-12T10:44:00Z" w16du:dateUtc="2026-02-12T02:44:00Z">
        <w:r w:rsidRPr="000F271C" w:rsidDel="006473BF">
          <w:delText>频谱的能量间隙中</w:delText>
        </w:r>
      </w:del>
      <w:r w:rsidRPr="000F271C">
        <w:t>，以实现对结构化环境噪声的主动规避。</w:t>
      </w:r>
    </w:p>
    <w:p w14:paraId="4E0CBA54" w14:textId="589B28BF" w:rsidR="000F271C" w:rsidRPr="000F271C" w:rsidDel="0030150C" w:rsidRDefault="006473BF" w:rsidP="002E2629">
      <w:pPr>
        <w:ind w:firstLine="420"/>
        <w:jc w:val="both"/>
        <w:rPr>
          <w:del w:id="66" w:author="yj zeng" w:date="2026-02-27T21:19:00Z" w16du:dateUtc="2026-02-27T13:19:00Z"/>
        </w:rPr>
      </w:pPr>
      <w:ins w:id="67" w:author="Songhai 松海 Lin 林" w:date="2026-02-12T10:44:00Z" w16du:dateUtc="2026-02-12T02:44:00Z">
        <w:del w:id="68" w:author="yj zeng" w:date="2026-02-27T21:19:00Z" w16du:dateUtc="2026-02-27T13:19:00Z">
          <w:r w:rsidRPr="006473BF" w:rsidDel="0030150C">
            <w:rPr>
              <w:rFonts w:hint="eastAsia"/>
              <w:highlight w:val="yellow"/>
              <w:rPrChange w:id="69" w:author="Songhai 松海 Lin 林" w:date="2026-02-12T10:45:00Z" w16du:dateUtc="2026-02-12T02:45:00Z">
                <w:rPr>
                  <w:rFonts w:hint="eastAsia"/>
                </w:rPr>
              </w:rPrChange>
            </w:rPr>
            <w:delText>“</w:delText>
          </w:r>
        </w:del>
      </w:ins>
      <w:ins w:id="70" w:author="Songhai 松海 Lin 林" w:date="2026-02-12T10:44:00Z">
        <w:del w:id="71" w:author="yj zeng" w:date="2026-02-27T21:19:00Z" w16du:dateUtc="2026-02-27T13:19:00Z">
          <w:r w:rsidRPr="006473BF" w:rsidDel="0030150C">
            <w:rPr>
              <w:rFonts w:hint="eastAsia"/>
              <w:highlight w:val="yellow"/>
              <w:rPrChange w:id="72" w:author="Songhai 松海 Lin 林" w:date="2026-02-12T10:45:00Z" w16du:dateUtc="2026-02-12T02:45:00Z">
                <w:rPr>
                  <w:rFonts w:hint="eastAsia"/>
                </w:rPr>
              </w:rPrChange>
            </w:rPr>
            <w:delText>能量间隙</w:delText>
          </w:r>
        </w:del>
      </w:ins>
      <w:ins w:id="73" w:author="Songhai 松海 Lin 林" w:date="2026-02-12T10:44:00Z" w16du:dateUtc="2026-02-12T02:44:00Z">
        <w:del w:id="74" w:author="yj zeng" w:date="2026-02-27T21:19:00Z" w16du:dateUtc="2026-02-27T13:19:00Z">
          <w:r w:rsidRPr="006473BF" w:rsidDel="0030150C">
            <w:rPr>
              <w:rFonts w:hint="eastAsia"/>
              <w:highlight w:val="yellow"/>
              <w:rPrChange w:id="75" w:author="Songhai 松海 Lin 林" w:date="2026-02-12T10:45:00Z" w16du:dateUtc="2026-02-12T02:45:00Z">
                <w:rPr>
                  <w:rFonts w:hint="eastAsia"/>
                </w:rPr>
              </w:rPrChange>
            </w:rPr>
            <w:delText>是不是不太清楚，做了此修改”</w:delText>
          </w:r>
        </w:del>
      </w:ins>
    </w:p>
    <w:p w14:paraId="5954FC36" w14:textId="1FD9BA09" w:rsidR="000F271C" w:rsidRPr="000F271C" w:rsidRDefault="000F271C" w:rsidP="002E2629">
      <w:pPr>
        <w:jc w:val="both"/>
      </w:pPr>
      <w:r w:rsidRPr="000F271C">
        <w:t xml:space="preserve">7.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，其特征在于，所述重建模块采用如下数学模型：</w:t>
      </w:r>
    </w:p>
    <w:p w14:paraId="2C5C7956" w14:textId="0120EDA9" w:rsidR="000F271C" w:rsidRPr="000F271C" w:rsidRDefault="000F271C" w:rsidP="002E2629">
      <w:pPr>
        <w:ind w:firstLine="420"/>
        <w:jc w:val="both"/>
      </w:pPr>
      <w:r w:rsidRPr="000F271C">
        <w:t>首先，利用特征解耦处理器在各所述正交调制载波对应的特征频点处提取幅值，构建测量向量</w:t>
      </w:r>
      <m:oMath>
        <m:r>
          <m:rPr>
            <m:sty m:val="bi"/>
          </m:rPr>
          <w:rPr>
            <w:rFonts w:ascii="Cambria Math" w:hAnsi="Cambria Math"/>
          </w:rPr>
          <m:t>z</m:t>
        </m:r>
      </m:oMath>
      <w:r w:rsidRPr="000F271C">
        <w:t>；</w:t>
      </w:r>
    </w:p>
    <w:p w14:paraId="14D5B267" w14:textId="339D4889" w:rsidR="007C382D" w:rsidRPr="007C382D" w:rsidRDefault="000F271C" w:rsidP="002E2629">
      <w:pPr>
        <w:ind w:firstLine="420"/>
        <w:jc w:val="both"/>
      </w:pPr>
      <w:r w:rsidRPr="000F271C">
        <w:t>随后，建立线性观测方程</w:t>
      </w:r>
      <w:r w:rsidR="007C382D">
        <w:rPr>
          <w:rFonts w:hint="eastAsia"/>
        </w:rPr>
        <w:t>：</w:t>
      </w:r>
    </w:p>
    <w:p w14:paraId="2408DBE3" w14:textId="049F1285" w:rsidR="000F271C" w:rsidRPr="000F271C" w:rsidRDefault="007C382D" w:rsidP="002E2629">
      <w:pPr>
        <w:ind w:firstLine="420"/>
        <w:jc w:val="center"/>
      </w:pPr>
      <m:oMath>
        <m:r>
          <m:rPr>
            <m:sty m:val="bi"/>
          </m:rPr>
          <w:rPr>
            <w:rFonts w:ascii="Cambria Math" w:hAnsi="Cambria Math"/>
          </w:rPr>
          <m:t>z = Wr + e</m:t>
        </m:r>
      </m:oMath>
      <w:r w:rsidRPr="007C382D">
        <w:rPr>
          <w:rFonts w:hint="eastAsia"/>
        </w:rPr>
        <w:t>；</w:t>
      </w:r>
    </w:p>
    <w:p w14:paraId="02E848AB" w14:textId="6D213315" w:rsidR="000F271C" w:rsidRPr="000F271C" w:rsidRDefault="000F271C" w:rsidP="002E2629">
      <w:pPr>
        <w:ind w:firstLine="420"/>
        <w:jc w:val="both"/>
      </w:pPr>
      <w:r w:rsidRPr="000F271C">
        <w:t>其中，</w:t>
      </w:r>
      <m:oMath>
        <m:r>
          <m:rPr>
            <m:sty m:val="bi"/>
          </m:rPr>
          <w:rPr>
            <w:rFonts w:ascii="Cambria Math" w:hAnsi="Cambria Math"/>
          </w:rPr>
          <m:t>W</m:t>
        </m:r>
      </m:oMath>
      <w:r w:rsidRPr="000F271C">
        <w:t>为系统矩阵，其各列元素由所述光谱编码模块预先标定得到，且每一列对应于由所述正交调制单元调制的特定光谱通道的基函数响应特性；</w:t>
      </w:r>
      <m:oMath>
        <m:r>
          <m:rPr>
            <m:sty m:val="bi"/>
          </m:rPr>
          <w:rPr>
            <w:rFonts w:ascii="Cambria Math" w:hAnsi="Cambria Math"/>
          </w:rPr>
          <m:t>r</m:t>
        </m:r>
      </m:oMath>
      <w:r w:rsidRPr="000F271C">
        <w:t>为待求目标光谱，</w:t>
      </w:r>
      <m:oMath>
        <m:r>
          <m:rPr>
            <m:sty m:val="bi"/>
          </m:rPr>
          <w:rPr>
            <w:rFonts w:ascii="Cambria Math" w:hAnsi="Cambria Math"/>
          </w:rPr>
          <m:t>e</m:t>
        </m:r>
      </m:oMath>
      <w:r w:rsidRPr="000F271C">
        <w:t>为观测残差</w:t>
      </w:r>
      <w:r w:rsidRPr="000F271C">
        <w:t xml:space="preserve"> </w:t>
      </w:r>
      <w:r w:rsidRPr="000F271C">
        <w:t>；</w:t>
      </w:r>
    </w:p>
    <w:p w14:paraId="25B6B096" w14:textId="7F55F3A7" w:rsidR="000F271C" w:rsidRPr="000F271C" w:rsidRDefault="000F271C" w:rsidP="002E2629">
      <w:pPr>
        <w:ind w:firstLine="420"/>
        <w:jc w:val="both"/>
      </w:pPr>
      <w:r w:rsidRPr="000F271C">
        <w:t>最终，通过最小化目标函数获得重建光谱</w:t>
      </w:r>
      <m:oMath>
        <m:acc>
          <m:accPr>
            <m:ctrlPr>
              <w:rPr>
                <w:rFonts w:ascii="Cambria Math" w:hAnsi="Cambria Math"/>
              </w:rPr>
            </m:ctrlPr>
          </m:accPr>
          <m:e>
            <m:r>
              <w:rPr>
                <w:rFonts w:ascii="Cambria Math" w:hAnsi="Cambria Math"/>
              </w:rPr>
              <m:t>r</m:t>
            </m:r>
          </m:e>
        </m:acc>
      </m:oMath>
      <w:r w:rsidRPr="000F271C">
        <w:t>：</w:t>
      </w:r>
      <w:r w:rsidRPr="000F271C">
        <w:t xml:space="preserve"> </w:t>
      </w:r>
    </w:p>
    <w:p w14:paraId="66C8197E" w14:textId="5DB2487B" w:rsidR="007C382D" w:rsidRPr="007C382D" w:rsidRDefault="00000000" w:rsidP="002E2629">
      <w:pPr>
        <w:jc w:val="center"/>
        <w:rPr>
          <w:b/>
          <w:bCs/>
        </w:rPr>
      </w:pPr>
      <m:oMath>
        <m:acc>
          <m:accPr>
            <m:ctrlPr>
              <w:rPr>
                <w:rFonts w:ascii="Cambria Math" w:hAnsi="Cambria Math" w:cs="宋体"/>
                <w:b/>
                <w:bCs/>
                <w:i/>
              </w:rPr>
            </m:ctrlPr>
          </m:accPr>
          <m:e>
            <m:r>
              <m:rPr>
                <m:sty m:val="bi"/>
              </m:rPr>
              <w:rPr>
                <w:rFonts w:ascii="Cambria Math" w:hAnsi="Cambria Math" w:cs="宋体"/>
              </w:rPr>
              <m:t>r</m:t>
            </m:r>
          </m:e>
        </m:acc>
        <m:r>
          <m:rPr>
            <m:sty m:val="bi"/>
          </m:rPr>
          <w:rPr>
            <w:rFonts w:ascii="Cambria Math" w:hAnsi="Cambria Math" w:cs="宋体"/>
          </w:rPr>
          <m:t>=</m:t>
        </m:r>
        <m:func>
          <m:funcPr>
            <m:ctrlPr>
              <w:rPr>
                <w:rFonts w:ascii="Cambria Math" w:hAnsi="Cambria Math" w:cs="宋体"/>
                <w:b/>
                <w:bCs/>
                <w:i/>
              </w:rPr>
            </m:ctrlPr>
          </m:funcPr>
          <m:fName>
            <m:limLow>
              <m:limLowPr>
                <m:ctrlPr>
                  <w:rPr>
                    <w:rFonts w:ascii="Cambria Math" w:hAnsi="Cambria Math" w:cs="宋体"/>
                    <w:b/>
                    <w:bCs/>
                    <w:i/>
                  </w:rPr>
                </m:ctrlPr>
              </m:limLowPr>
              <m:e>
                <m:r>
                  <m:rPr>
                    <m:sty m:val="p"/>
                  </m:rPr>
                  <w:rPr>
                    <w:rFonts w:ascii="Cambria Math" w:hAnsi="Cambria Math" w:cs="宋体"/>
                  </w:rPr>
                  <m:t>arg min</m:t>
                </m:r>
              </m:e>
              <m:lim>
                <m:r>
                  <m:rPr>
                    <m:sty m:val="bi"/>
                  </m:rPr>
                  <w:rPr>
                    <w:rFonts w:ascii="Cambria Math" w:hAnsi="Cambria Math" w:cs="宋体"/>
                  </w:rPr>
                  <m:t>r</m:t>
                </m:r>
              </m:lim>
            </m:limLow>
          </m:fName>
          <m:e>
            <m:sSubSup>
              <m:sSubSupPr>
                <m:ctrlPr>
                  <w:rPr>
                    <w:rFonts w:ascii="Cambria Math" w:hAnsi="Cambria Math" w:cs="宋体"/>
                    <w:b/>
                    <w:bCs/>
                    <w:i/>
                  </w:rPr>
                </m:ctrlPr>
              </m:sSubSupPr>
              <m:e>
                <m:d>
                  <m:dPr>
                    <m:begChr m:val="‖"/>
                    <m:endChr m:val="‖"/>
                    <m:ctrlPr>
                      <w:rPr>
                        <w:rFonts w:ascii="Cambria Math" w:hAnsi="Cambria Math" w:cs="宋体"/>
                        <w:b/>
                        <w:bCs/>
                        <w:i/>
                      </w:rPr>
                    </m:ctrlPr>
                  </m:dPr>
                  <m:e>
                    <m:r>
                      <m:rPr>
                        <m:sty m:val="bi"/>
                      </m:rPr>
                      <w:rPr>
                        <w:rFonts w:ascii="Cambria Math" w:hAnsi="Cambria Math" w:cs="宋体"/>
                      </w:rPr>
                      <m:t>z-Wr</m:t>
                    </m:r>
                  </m:e>
                </m:d>
              </m:e>
              <m:sub>
                <m:r>
                  <w:rPr>
                    <w:rFonts w:ascii="Cambria Math" w:hAnsi="Cambria Math" w:cs="宋体"/>
                  </w:rPr>
                  <m:t>2</m:t>
                </m:r>
              </m:sub>
              <m:sup>
                <m:r>
                  <w:rPr>
                    <w:rFonts w:ascii="Cambria Math" w:hAnsi="Cambria Math" w:cs="宋体"/>
                  </w:rPr>
                  <m:t>2</m:t>
                </m:r>
              </m:sup>
            </m:sSubSup>
          </m:e>
        </m:func>
      </m:oMath>
      <w:r w:rsidR="007C382D">
        <w:rPr>
          <w:rFonts w:hint="eastAsia"/>
          <w:b/>
          <w:bCs/>
        </w:rPr>
        <w:t xml:space="preserve"> </w:t>
      </w:r>
      <w:r w:rsidR="007C382D" w:rsidRPr="007C382D">
        <w:rPr>
          <w:rFonts w:hint="eastAsia"/>
        </w:rPr>
        <w:t>。</w:t>
      </w:r>
    </w:p>
    <w:p w14:paraId="4AED9D79" w14:textId="0C22AD9F" w:rsidR="000F271C" w:rsidRPr="007C382D" w:rsidRDefault="000F271C" w:rsidP="002E2629">
      <w:pPr>
        <w:jc w:val="both"/>
      </w:pPr>
      <w:r w:rsidRPr="000F271C">
        <w:t xml:space="preserve">8.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w:t>
      </w:r>
    </w:p>
    <w:p w14:paraId="75F67772" w14:textId="2325F27F" w:rsidR="000F271C" w:rsidRPr="000F271C" w:rsidRDefault="000F271C" w:rsidP="00CB46F5">
      <w:pPr>
        <w:ind w:firstLine="360"/>
        <w:jc w:val="both"/>
      </w:pPr>
      <w:r w:rsidRPr="000F271C">
        <w:t>当所述</w:t>
      </w:r>
      <w:r w:rsidR="00643D8F">
        <w:t>探测</w:t>
      </w:r>
      <w:r w:rsidRPr="000F271C">
        <w:t>采样模块采用点探测器时，系统执行目标特定区域的光谱数值测量；当所述</w:t>
      </w:r>
      <w:r w:rsidR="00643D8F">
        <w:t>探测</w:t>
      </w:r>
      <w:r w:rsidRPr="000F271C">
        <w:t>采样模块采用面阵图像</w:t>
      </w:r>
      <w:r w:rsidR="00643D8F">
        <w:t>探测</w:t>
      </w:r>
      <w:r w:rsidRPr="000F271C">
        <w:t>器</w:t>
      </w:r>
      <w:ins w:id="76" w:author="Songhai 松海 Lin 林" w:date="2026-02-12T11:25:00Z" w16du:dateUtc="2026-02-12T03:25:00Z">
        <w:r w:rsidR="00CB46F5">
          <w:rPr>
            <w:rFonts w:hint="eastAsia"/>
          </w:rPr>
          <w:t>、事件相机或单光子雪崩二极管（</w:t>
        </w:r>
        <w:r w:rsidR="00CB46F5">
          <w:rPr>
            <w:rFonts w:hint="eastAsia"/>
          </w:rPr>
          <w:t>SPAD</w:t>
        </w:r>
        <w:r w:rsidR="00CB46F5">
          <w:rPr>
            <w:rFonts w:hint="eastAsia"/>
          </w:rPr>
          <w:t>）阵列</w:t>
        </w:r>
      </w:ins>
      <w:r w:rsidRPr="000F271C">
        <w:t>时，系统通过并行获取空间各像素点的复合响应序列，实现</w:t>
      </w:r>
      <w:ins w:id="77" w:author="Songhai 松海 Lin 林" w:date="2026-02-12T10:46:00Z">
        <w:r w:rsidR="0053097F" w:rsidRPr="0053097F">
          <w:rPr>
            <w:rFonts w:hint="eastAsia"/>
          </w:rPr>
          <w:t>具有</w:t>
        </w:r>
      </w:ins>
      <w:ins w:id="78" w:author="Songhai 松海 Lin 林" w:date="2026-02-12T11:25:00Z" w16du:dateUtc="2026-02-12T03:25:00Z">
        <w:r w:rsidR="00CB46F5">
          <w:rPr>
            <w:rFonts w:hint="eastAsia"/>
          </w:rPr>
          <w:t>环境</w:t>
        </w:r>
      </w:ins>
      <w:ins w:id="79" w:author="Songhai 松海 Lin 林" w:date="2026-02-12T10:46:00Z">
        <w:r w:rsidR="0053097F" w:rsidRPr="0053097F">
          <w:rPr>
            <w:rFonts w:hint="eastAsia"/>
          </w:rPr>
          <w:t>噪声免疫力的</w:t>
        </w:r>
      </w:ins>
      <w:r w:rsidRPr="000F271C">
        <w:t>计算高光谱成像。</w:t>
      </w:r>
    </w:p>
    <w:p w14:paraId="0B5155B7" w14:textId="0E9EFB63" w:rsidR="000F271C" w:rsidRPr="000F271C" w:rsidRDefault="000F271C" w:rsidP="002E2629">
      <w:pPr>
        <w:jc w:val="both"/>
      </w:pPr>
      <w:r w:rsidRPr="000F271C">
        <w:t xml:space="preserve">9. </w:t>
      </w:r>
      <w:r w:rsidRPr="000F271C">
        <w:t>一种基于权利要求</w:t>
      </w:r>
      <w:r w:rsidRPr="000F271C">
        <w:t xml:space="preserve"> 1 </w:t>
      </w:r>
      <w:r w:rsidRPr="000F271C">
        <w:t>至</w:t>
      </w:r>
      <w:r w:rsidRPr="000F271C">
        <w:t xml:space="preserve"> 8 </w:t>
      </w:r>
      <w:r w:rsidRPr="000F271C">
        <w:t>中任一项所述系统的频率编码计算光谱</w:t>
      </w:r>
      <w:r w:rsidR="00643D8F">
        <w:t>探测</w:t>
      </w:r>
      <w:r w:rsidRPr="000F271C">
        <w:t>方法，其特征在于，包括以下步骤：</w:t>
      </w:r>
    </w:p>
    <w:p w14:paraId="4A52065A" w14:textId="6D1A5F3A" w:rsidR="000F271C" w:rsidRPr="000F271C" w:rsidRDefault="000F271C" w:rsidP="002E2629">
      <w:pPr>
        <w:ind w:firstLine="420"/>
        <w:jc w:val="both"/>
      </w:pPr>
      <w:r w:rsidRPr="000F271C">
        <w:t>策略配置步骤：分析环境干扰分布，配置各光谱通道对应的正交调制载波方案；</w:t>
      </w:r>
    </w:p>
    <w:p w14:paraId="3E84F65E" w14:textId="27C41328" w:rsidR="000F271C" w:rsidRPr="000F271C" w:rsidRDefault="000F271C" w:rsidP="002E2629">
      <w:pPr>
        <w:ind w:firstLine="420"/>
        <w:jc w:val="both"/>
      </w:pPr>
      <w:r w:rsidRPr="000F271C">
        <w:t>编码调制步骤：利用编码信号对目标光谱的不同波段分量进行调制，使各分量携带互不干</w:t>
      </w:r>
      <w:r w:rsidRPr="000F271C">
        <w:lastRenderedPageBreak/>
        <w:t>扰的正交频率信息；</w:t>
      </w:r>
    </w:p>
    <w:p w14:paraId="3A063C49" w14:textId="281FAC57" w:rsidR="000F271C" w:rsidRPr="000F271C" w:rsidRDefault="000F271C" w:rsidP="002E2629">
      <w:pPr>
        <w:ind w:firstLine="420"/>
        <w:jc w:val="both"/>
      </w:pPr>
      <w:r w:rsidRPr="000F271C">
        <w:t>并行采集步骤：在单次探测中采集叠加后的混合时域特征信号；</w:t>
      </w:r>
    </w:p>
    <w:p w14:paraId="67BB3B4A" w14:textId="396FA138" w:rsidR="000F271C" w:rsidRPr="000F271C" w:rsidRDefault="000F271C" w:rsidP="002E2629">
      <w:pPr>
        <w:ind w:firstLine="420"/>
        <w:jc w:val="both"/>
      </w:pPr>
      <w:r w:rsidRPr="000F271C">
        <w:t>反解重建步骤：将信号变换至特征域提取幅值以构建测量向量，并结合基于所述调制特性标定的系统矩阵，反解重建目标光谱。</w:t>
      </w:r>
    </w:p>
    <w:p w14:paraId="107CBA47" w14:textId="1337C83A" w:rsidR="002E2629" w:rsidRDefault="002E2629" w:rsidP="002E2629">
      <w:pPr>
        <w:widowControl/>
        <w:jc w:val="both"/>
      </w:pPr>
      <w:r>
        <w:br w:type="page"/>
      </w:r>
    </w:p>
    <w:p w14:paraId="6C682C78" w14:textId="48BB1F16" w:rsidR="0041279B" w:rsidRPr="00D50102" w:rsidRDefault="0041279B" w:rsidP="0041279B">
      <w:pPr>
        <w:jc w:val="center"/>
        <w:rPr>
          <w:b/>
          <w:bCs/>
          <w:sz w:val="32"/>
          <w:szCs w:val="32"/>
        </w:rPr>
      </w:pPr>
      <w:r w:rsidRPr="00D50102">
        <w:rPr>
          <w:rFonts w:hint="eastAsia"/>
          <w:b/>
          <w:bCs/>
          <w:sz w:val="32"/>
          <w:szCs w:val="32"/>
        </w:rPr>
        <w:lastRenderedPageBreak/>
        <w:t>说</w:t>
      </w:r>
      <w:r w:rsidR="00D50102">
        <w:rPr>
          <w:rFonts w:hint="eastAsia"/>
          <w:b/>
          <w:bCs/>
          <w:sz w:val="32"/>
          <w:szCs w:val="32"/>
        </w:rPr>
        <w:t xml:space="preserve">   </w:t>
      </w:r>
      <w:r w:rsidRPr="00D50102">
        <w:rPr>
          <w:rFonts w:hint="eastAsia"/>
          <w:b/>
          <w:bCs/>
          <w:sz w:val="32"/>
          <w:szCs w:val="32"/>
        </w:rPr>
        <w:t>明</w:t>
      </w:r>
      <w:r w:rsidR="00D50102">
        <w:rPr>
          <w:rFonts w:hint="eastAsia"/>
          <w:b/>
          <w:bCs/>
          <w:sz w:val="32"/>
          <w:szCs w:val="32"/>
        </w:rPr>
        <w:t xml:space="preserve">  </w:t>
      </w:r>
      <w:r w:rsidRPr="00D50102">
        <w:rPr>
          <w:rFonts w:hint="eastAsia"/>
          <w:b/>
          <w:bCs/>
          <w:sz w:val="32"/>
          <w:szCs w:val="32"/>
        </w:rPr>
        <w:t>书</w:t>
      </w:r>
    </w:p>
    <w:p w14:paraId="2E8D61E6" w14:textId="77777777" w:rsidR="0041279B" w:rsidRDefault="0041279B" w:rsidP="0041279B">
      <w:pPr>
        <w:widowControl/>
        <w:jc w:val="center"/>
      </w:pPr>
      <w:r w:rsidRPr="00836BB0">
        <w:t>一种频率编码计算光谱</w:t>
      </w:r>
      <w:r>
        <w:rPr>
          <w:rFonts w:hint="eastAsia"/>
        </w:rPr>
        <w:t>探测</w:t>
      </w:r>
      <w:r w:rsidRPr="00836BB0">
        <w:t>系统及方法</w:t>
      </w:r>
    </w:p>
    <w:p w14:paraId="1B8E1EBF" w14:textId="0FFCB2E8" w:rsidR="00DF2239" w:rsidRDefault="00DF2239" w:rsidP="002E2629">
      <w:pPr>
        <w:jc w:val="both"/>
        <w:rPr>
          <w:b/>
          <w:bCs/>
        </w:rPr>
      </w:pPr>
      <w:r>
        <w:rPr>
          <w:rFonts w:hint="eastAsia"/>
          <w:b/>
          <w:bCs/>
        </w:rPr>
        <w:t>技术领域</w:t>
      </w:r>
    </w:p>
    <w:p w14:paraId="6750F062" w14:textId="1FBEF477" w:rsidR="00DF2239" w:rsidRDefault="00DF2239" w:rsidP="00DF2239">
      <w:pPr>
        <w:ind w:firstLine="420"/>
        <w:jc w:val="both"/>
      </w:pPr>
      <w:r w:rsidRPr="00DF2239">
        <w:t>本申请涉及光谱</w:t>
      </w:r>
      <w:r w:rsidR="00643D8F">
        <w:t>探测</w:t>
      </w:r>
      <w:r w:rsidRPr="00DF2239">
        <w:t>与计算成像技术领域，特别是涉及一种频率编码计算光谱</w:t>
      </w:r>
      <w:r w:rsidR="00643D8F">
        <w:t>探测</w:t>
      </w:r>
      <w:r w:rsidRPr="00DF2239">
        <w:t>系统及方法。</w:t>
      </w:r>
    </w:p>
    <w:p w14:paraId="6B23298C" w14:textId="43BC360E" w:rsidR="00DF2239" w:rsidRPr="00DF2239" w:rsidRDefault="00DF2239" w:rsidP="00DF2239">
      <w:pPr>
        <w:jc w:val="both"/>
        <w:rPr>
          <w:b/>
          <w:bCs/>
        </w:rPr>
      </w:pPr>
      <w:r w:rsidRPr="00DF2239">
        <w:rPr>
          <w:rFonts w:hint="eastAsia"/>
          <w:b/>
          <w:bCs/>
        </w:rPr>
        <w:t>背景技术</w:t>
      </w:r>
    </w:p>
    <w:p w14:paraId="65DEA61F" w14:textId="711F064F" w:rsidR="00DF2239" w:rsidRPr="00DF2239" w:rsidRDefault="00DF2239" w:rsidP="0008560F">
      <w:pPr>
        <w:ind w:firstLine="420"/>
        <w:jc w:val="both"/>
      </w:pPr>
      <w:r w:rsidRPr="00DF2239">
        <w:t>光谱</w:t>
      </w:r>
      <w:r w:rsidR="00643D8F">
        <w:t>探测</w:t>
      </w:r>
      <w:r w:rsidRPr="00DF2239">
        <w:t>技术作为一种能够获取物体精细光谱特征的关键手段，在精准农业、环境监测、临床诊断及材料科学等多个领域发挥着不可替代的作用。然而，在实际应用场景中实现高保真光谱重构仍面临巨大挑战。传统色散型光谱仪（如基于光栅或棱镜的系统）普遍存在体积庞大、成本高昂等问题，且受限于狭缝宽度，导致系统光通量极低</w:t>
      </w:r>
      <w:r w:rsidRPr="00DF2239">
        <w:t xml:space="preserve"> </w:t>
      </w:r>
      <w:r w:rsidRPr="00DF2239">
        <w:t>。更关键的是，此类系统往往缺乏内在的信号解耦机制，在探测过程中会无差别地累积总光子通量，导致目标信号与环境背景光干扰严重混叠，使得光谱重构在非受控光照环境下极易失败。目前主流</w:t>
      </w:r>
      <w:r w:rsidR="008D00F3" w:rsidRPr="00DF2239">
        <w:t>计算光谱技术</w:t>
      </w:r>
      <w:r w:rsidRPr="00DF2239">
        <w:t>的方案主要分为两类：快照式方案（</w:t>
      </w:r>
      <w:r w:rsidRPr="00DF2239">
        <w:t>Snapshot</w:t>
      </w:r>
      <w:r w:rsidRPr="00DF2239">
        <w:t>）：通过滤光片阵列等方式获取数据，虽具备采集速度优势，但存在明显的空域</w:t>
      </w:r>
      <w:r w:rsidRPr="00DF2239">
        <w:t>-</w:t>
      </w:r>
      <w:r w:rsidRPr="00DF2239">
        <w:t>谱域权衡，限制了光谱分辨率</w:t>
      </w:r>
      <w:r w:rsidR="0008560F">
        <w:rPr>
          <w:rFonts w:hint="eastAsia"/>
        </w:rPr>
        <w:t>；</w:t>
      </w:r>
      <w:r w:rsidRPr="00DF2239">
        <w:t>时分复用方案（</w:t>
      </w:r>
      <w:r w:rsidRPr="00DF2239">
        <w:t>TDM</w:t>
      </w:r>
      <w:r w:rsidRPr="00DF2239">
        <w:t>）：采用波长可调谐滤光片或顺序主动照明，虽能提供较高保真度，但依赖串行扫描。其总采集时间随光谱通道数线性增加（</w:t>
      </w:r>
      <m:oMath>
        <m:sSub>
          <m:sSubPr>
            <m:ctrlPr>
              <w:rPr>
                <w:rFonts w:ascii="Cambria Math" w:hAnsi="Cambria Math"/>
                <w:i/>
              </w:rPr>
            </m:ctrlPr>
          </m:sSubPr>
          <m:e>
            <m:r>
              <w:rPr>
                <w:rFonts w:ascii="Cambria Math" w:hAnsi="Cambria Math"/>
              </w:rPr>
              <m:t>T</m:t>
            </m:r>
          </m:e>
          <m:sub>
            <m:r>
              <m:rPr>
                <m:nor/>
              </m:rPr>
              <w:rPr>
                <w:rFonts w:ascii="Cambria Math" w:hAnsi="Cambria Math"/>
              </w:rPr>
              <m:t>total</m:t>
            </m:r>
          </m:sub>
        </m:sSub>
        <m:r>
          <m:rPr>
            <m:sty m:val="p"/>
          </m:rPr>
          <w:rPr>
            <w:rFonts w:ascii="Cambria Math" w:hAnsi="Cambria Math" w:hint="eastAsia"/>
          </w:rPr>
          <m:t>∝</m:t>
        </m:r>
        <m:r>
          <w:rPr>
            <w:rFonts w:ascii="Cambria Math" w:hAnsi="Cambria Math"/>
          </w:rPr>
          <m:t>N</m:t>
        </m:r>
      </m:oMath>
      <w:r w:rsidRPr="00DF2239">
        <w:t>），不仅无法捕捉瞬态过程，且在非受控光环境下难以有效剔除背景噪声。</w:t>
      </w:r>
    </w:p>
    <w:p w14:paraId="40C0C350" w14:textId="607D7FCD" w:rsidR="00DF2239" w:rsidRPr="00DF2239" w:rsidRDefault="00DF2239" w:rsidP="00DF2239">
      <w:pPr>
        <w:ind w:firstLine="420"/>
        <w:jc w:val="both"/>
      </w:pPr>
      <w:r w:rsidRPr="00DF2239">
        <w:t>在现代工业与日常基础设施中，普遍存在高能结构化电磁干扰，例如</w:t>
      </w:r>
      <w:r>
        <w:rPr>
          <w:rFonts w:hint="eastAsia"/>
        </w:rPr>
        <w:t>直流光</w:t>
      </w:r>
      <w:r w:rsidRPr="00DF2239">
        <w:t>（</w:t>
      </w:r>
      <w:r>
        <w:rPr>
          <w:rFonts w:hint="eastAsia"/>
        </w:rPr>
        <w:t xml:space="preserve">0 </w:t>
      </w:r>
      <w:r w:rsidRPr="00DF2239">
        <w:t>Hz</w:t>
      </w:r>
      <w:r w:rsidRPr="00DF2239">
        <w:t>）、脉冲宽度调制（</w:t>
      </w:r>
      <w:r w:rsidRPr="00DF2239">
        <w:t>PWM</w:t>
      </w:r>
      <w:r w:rsidRPr="00DF2239">
        <w:t>）调光噪声（</w:t>
      </w:r>
      <w:r w:rsidRPr="00DF2239">
        <w:t>&gt;20 kHz</w:t>
      </w:r>
      <w:r w:rsidRPr="00DF2239">
        <w:t>）以及开关电源（</w:t>
      </w:r>
      <w:r w:rsidRPr="00DF2239">
        <w:t>SMPS</w:t>
      </w:r>
      <w:r w:rsidRPr="00DF2239">
        <w:t>）产生的纹波（</w:t>
      </w:r>
      <w:r w:rsidRPr="00DF2239">
        <w:t>&gt;100 kHz</w:t>
      </w:r>
      <w:r w:rsidRPr="00DF2239">
        <w:t>）。这些干扰通常具有密集的谐波分量，会直接淹没目标信号，使得现有的计算光谱框架在恶劣电磁环境下表现不佳，甚至完全失效。</w:t>
      </w:r>
    </w:p>
    <w:p w14:paraId="11FE1EFE" w14:textId="563B9E3B" w:rsidR="00DF2239" w:rsidRPr="00DF2239" w:rsidRDefault="00DF2239" w:rsidP="00D75039">
      <w:pPr>
        <w:ind w:firstLine="420"/>
        <w:jc w:val="both"/>
      </w:pPr>
      <w:r w:rsidRPr="00DF2239">
        <w:t>因此，</w:t>
      </w:r>
      <w:r w:rsidR="00A424EE">
        <w:rPr>
          <w:rFonts w:hint="eastAsia"/>
        </w:rPr>
        <w:t>该</w:t>
      </w:r>
      <w:r w:rsidRPr="00DF2239">
        <w:t>领域内亟需一种能够彻底摆脱对受控光照环境依赖，且能有效解决速度、分辨率与信噪比（</w:t>
      </w:r>
      <w:r w:rsidRPr="00DF2239">
        <w:t>SNR</w:t>
      </w:r>
      <w:r w:rsidRPr="00DF2239">
        <w:t>）之间固有权衡的新型光谱</w:t>
      </w:r>
      <w:r w:rsidR="00643D8F">
        <w:t>探测</w:t>
      </w:r>
      <w:r w:rsidRPr="00DF2239">
        <w:t>范式。</w:t>
      </w:r>
    </w:p>
    <w:p w14:paraId="6F4DA571" w14:textId="2599E25F" w:rsidR="002E2629" w:rsidRPr="002E2629" w:rsidRDefault="002E2629" w:rsidP="002E2629">
      <w:pPr>
        <w:jc w:val="both"/>
      </w:pPr>
      <w:r w:rsidRPr="002E2629">
        <w:rPr>
          <w:rFonts w:hint="eastAsia"/>
          <w:b/>
          <w:bCs/>
        </w:rPr>
        <w:t>发</w:t>
      </w:r>
      <w:r w:rsidRPr="00FD4F25">
        <w:rPr>
          <w:rFonts w:hint="eastAsia"/>
          <w:b/>
          <w:bCs/>
        </w:rPr>
        <w:t>明内容</w:t>
      </w:r>
    </w:p>
    <w:p w14:paraId="5E091E57" w14:textId="1C582854" w:rsidR="00702B7B" w:rsidRPr="002E2629" w:rsidRDefault="002E2629" w:rsidP="002E2629">
      <w:pPr>
        <w:ind w:firstLine="420"/>
        <w:jc w:val="both"/>
      </w:pPr>
      <w:r w:rsidRPr="002E2629">
        <w:t>本申请的目的是提供一种频率编码计算光谱</w:t>
      </w:r>
      <w:r w:rsidR="00643D8F">
        <w:t>探测</w:t>
      </w:r>
      <w:r w:rsidRPr="002E2629">
        <w:t>系统及方法，旨在解决现有光谱</w:t>
      </w:r>
      <w:r w:rsidR="00643D8F">
        <w:t>探测</w:t>
      </w:r>
      <w:r w:rsidRPr="002E2629">
        <w:t>技术在复杂环境光干扰下重构精度低，以及采集速度与信噪比（</w:t>
      </w:r>
      <w:r w:rsidRPr="002E2629">
        <w:t>SNR</w:t>
      </w:r>
      <w:r w:rsidRPr="002E2629">
        <w:t>）之间难以兼顾的技术问题</w:t>
      </w:r>
      <w:r w:rsidRPr="002E2629">
        <w:t xml:space="preserve"> </w:t>
      </w:r>
      <w:r w:rsidRPr="002E2629">
        <w:t>。本申请通过正交频率编码架构，可有效规避结构化环境噪声，实现低成本、高速且高鲁棒性的光谱</w:t>
      </w:r>
      <w:r w:rsidR="00643D8F">
        <w:t>探测</w:t>
      </w:r>
      <w:r w:rsidRPr="002E2629">
        <w:t>。</w:t>
      </w:r>
    </w:p>
    <w:p w14:paraId="0250311F" w14:textId="63DD533B" w:rsidR="002E2629" w:rsidRPr="002E2629" w:rsidRDefault="002E2629" w:rsidP="002E2629">
      <w:pPr>
        <w:ind w:firstLine="420"/>
        <w:jc w:val="both"/>
      </w:pPr>
      <w:r w:rsidRPr="002E2629">
        <w:t>第一方面，本申请提供了一种频率编码计算光谱</w:t>
      </w:r>
      <w:r w:rsidR="00643D8F">
        <w:t>探测</w:t>
      </w:r>
      <w:r w:rsidRPr="002E2629">
        <w:t>系统，包括：</w:t>
      </w:r>
    </w:p>
    <w:p w14:paraId="59792C08" w14:textId="14226F14" w:rsidR="002E2629" w:rsidRPr="002E2629" w:rsidRDefault="002E2629" w:rsidP="002E2629">
      <w:pPr>
        <w:ind w:firstLine="360"/>
        <w:jc w:val="both"/>
      </w:pPr>
      <w:r w:rsidRPr="002E2629">
        <w:t>光谱编码模块，用于对预设的多个光谱通道分别加载正交调制载波，以产生包含多波段信息的并行编码信号；</w:t>
      </w:r>
    </w:p>
    <w:p w14:paraId="189B0A79" w14:textId="6B3F6E11" w:rsidR="002E2629" w:rsidRPr="002E2629" w:rsidRDefault="00643D8F" w:rsidP="002E2629">
      <w:pPr>
        <w:ind w:firstLine="360"/>
        <w:jc w:val="both"/>
      </w:pPr>
      <w:r>
        <w:t>探测</w:t>
      </w:r>
      <w:r w:rsidR="002E2629" w:rsidRPr="002E2629">
        <w:t>采样模块，用于在单次采集时间内，接收经所述光谱编码模块处理后的总光子通量信</w:t>
      </w:r>
      <w:r w:rsidR="002E2629" w:rsidRPr="002E2629">
        <w:lastRenderedPageBreak/>
        <w:t>号，并记录随时间演化的复合响应序列；</w:t>
      </w:r>
    </w:p>
    <w:p w14:paraId="0EED8D17" w14:textId="4EEBBB16" w:rsidR="002E2629" w:rsidRPr="002E2629" w:rsidRDefault="002E2629" w:rsidP="002E2629">
      <w:pPr>
        <w:ind w:firstLine="360"/>
        <w:jc w:val="both"/>
      </w:pPr>
      <w:r w:rsidRPr="002E2629">
        <w:t>解调与重建模块，用于基于所述正交调制载波在特征域的投影，从所述复合响应序列中提取光谱投影值并重建目标光谱。</w:t>
      </w:r>
    </w:p>
    <w:p w14:paraId="4A4A699F" w14:textId="78BCC173" w:rsidR="002E2629" w:rsidRPr="002E2629" w:rsidRDefault="002E2629" w:rsidP="002E2629">
      <w:pPr>
        <w:ind w:firstLine="420"/>
        <w:jc w:val="both"/>
      </w:pPr>
      <w:r w:rsidRPr="002E2629">
        <w:t>可选地，所述光谱编码模块包括光谱选择单元和正交调制单元</w:t>
      </w:r>
      <w:r w:rsidRPr="002E2629">
        <w:t xml:space="preserve"> </w:t>
      </w:r>
      <w:r w:rsidRPr="002E2629">
        <w:t>；所述光谱选择单元用于定义系统涵盖的多个中心波长或波段分布；所述正交调制单元用于通过物理机制调节各波段的强度，为不同光谱通道加载互不干扰的特征载波频率。</w:t>
      </w:r>
    </w:p>
    <w:p w14:paraId="03C2D35F" w14:textId="77777777" w:rsidR="002E2629" w:rsidRPr="002E2629" w:rsidRDefault="002E2629" w:rsidP="002E2629">
      <w:pPr>
        <w:ind w:firstLine="420"/>
        <w:jc w:val="both"/>
      </w:pPr>
      <w:r w:rsidRPr="002E2629">
        <w:t>可选地，所述正交调制载波的频率分配策略为：获取环境背景噪声的频谱分布，将各通道的载波频率配置在所述环境背景噪声频谱的能量间隙中，以实现对结构化环境噪声的主动规避</w:t>
      </w:r>
      <w:r w:rsidRPr="002E2629">
        <w:t xml:space="preserve"> </w:t>
      </w:r>
      <w:r w:rsidRPr="002E2629">
        <w:t>。</w:t>
      </w:r>
    </w:p>
    <w:p w14:paraId="64339AF5" w14:textId="7B561ED0" w:rsidR="002E2629" w:rsidRPr="002E2629" w:rsidRDefault="002E2629" w:rsidP="002E2629">
      <w:pPr>
        <w:ind w:firstLine="420"/>
        <w:jc w:val="both"/>
      </w:pPr>
      <w:r w:rsidRPr="002E2629">
        <w:t>进一步地，所述正交调制单元的物理实现方式包括主动式调制和被动式调制；所述主动式调制通过直接调节各光谱波段辐射源的驱动参数实现频率加载；所述被动式调制通过超构表面、空间光调制器或物理遮蔽装置实现强度的时域或空域调制。</w:t>
      </w:r>
    </w:p>
    <w:p w14:paraId="0525CEBA" w14:textId="57564E89" w:rsidR="002E2629" w:rsidRPr="002E2629" w:rsidRDefault="002E2629" w:rsidP="002E2629">
      <w:pPr>
        <w:ind w:firstLine="420"/>
        <w:jc w:val="both"/>
      </w:pPr>
      <w:r w:rsidRPr="002E2629">
        <w:t>可选地，所述</w:t>
      </w:r>
      <w:r w:rsidR="00643D8F">
        <w:t>探测</w:t>
      </w:r>
      <w:r w:rsidRPr="002E2629">
        <w:t>采样模块包括光电转换单元和信号数字化单元</w:t>
      </w:r>
      <w:r w:rsidRPr="002E2629">
        <w:t xml:space="preserve"> </w:t>
      </w:r>
      <w:r w:rsidRPr="002E2629">
        <w:t>；所述光电转换单元用于将总光子通量实时转化为时变电信号，其响应带宽匹配所述正交调制载波的频率范围；所述信号数字化单元用于对电信号进行离散采样，生成观测数据序列。</w:t>
      </w:r>
    </w:p>
    <w:p w14:paraId="259EF4CF" w14:textId="5ADFF660" w:rsidR="002E2629" w:rsidRPr="002E2629" w:rsidRDefault="002E2629" w:rsidP="002E2629">
      <w:pPr>
        <w:ind w:firstLine="420"/>
        <w:jc w:val="both"/>
      </w:pPr>
      <w:r w:rsidRPr="002E2629">
        <w:t>进一步地，所述解调与重建模块包括特征解耦处理器和光谱计算单元</w:t>
      </w:r>
      <w:r w:rsidRPr="002E2629">
        <w:t xml:space="preserve"> </w:t>
      </w:r>
      <w:r w:rsidRPr="002E2629">
        <w:t>；所述特征解耦处理器用于利用正交变换算法提取观测数据中对应于各调制载波频率的特征幅值；所述光谱计算单元用于基于预标定的系统物理模型，通过最小化如下目标函数获得重建光谱</w:t>
      </w:r>
      <m:oMath>
        <m:r>
          <m:rPr>
            <m:sty m:val="bi"/>
          </m:rPr>
          <w:rPr>
            <w:rFonts w:ascii="Cambria Math" w:hAnsi="Cambria Math" w:cs="宋体"/>
          </w:rPr>
          <m:t>r</m:t>
        </m:r>
      </m:oMath>
      <w:r w:rsidRPr="002E2629">
        <w:t xml:space="preserve"> </w:t>
      </w:r>
      <w:r w:rsidRPr="002E2629">
        <w:t>：</w:t>
      </w:r>
      <w:r w:rsidRPr="002E2629">
        <w:t xml:space="preserve"> </w:t>
      </w:r>
    </w:p>
    <w:p w14:paraId="0E0C3D3A" w14:textId="069585E8" w:rsidR="002E2629" w:rsidRDefault="00000000" w:rsidP="002E2629">
      <w:pPr>
        <w:ind w:firstLine="420"/>
        <w:jc w:val="both"/>
      </w:pPr>
      <m:oMathPara>
        <m:oMath>
          <m:acc>
            <m:accPr>
              <m:ctrlPr>
                <w:rPr>
                  <w:rFonts w:ascii="Cambria Math" w:hAnsi="Cambria Math" w:cs="宋体"/>
                  <w:b/>
                  <w:bCs/>
                  <w:i/>
                </w:rPr>
              </m:ctrlPr>
            </m:accPr>
            <m:e>
              <m:r>
                <m:rPr>
                  <m:sty m:val="bi"/>
                </m:rPr>
                <w:rPr>
                  <w:rFonts w:ascii="Cambria Math" w:hAnsi="Cambria Math" w:cs="宋体"/>
                </w:rPr>
                <m:t>r</m:t>
              </m:r>
            </m:e>
          </m:acc>
          <m:r>
            <m:rPr>
              <m:sty m:val="bi"/>
            </m:rPr>
            <w:rPr>
              <w:rFonts w:ascii="Cambria Math" w:hAnsi="Cambria Math" w:cs="宋体"/>
            </w:rPr>
            <m:t>=</m:t>
          </m:r>
          <m:func>
            <m:funcPr>
              <m:ctrlPr>
                <w:rPr>
                  <w:rFonts w:ascii="Cambria Math" w:hAnsi="Cambria Math" w:cs="宋体"/>
                  <w:b/>
                  <w:bCs/>
                  <w:i/>
                </w:rPr>
              </m:ctrlPr>
            </m:funcPr>
            <m:fName>
              <m:limLow>
                <m:limLowPr>
                  <m:ctrlPr>
                    <w:rPr>
                      <w:rFonts w:ascii="Cambria Math" w:hAnsi="Cambria Math" w:cs="宋体"/>
                      <w:b/>
                      <w:bCs/>
                      <w:i/>
                    </w:rPr>
                  </m:ctrlPr>
                </m:limLowPr>
                <m:e>
                  <m:r>
                    <m:rPr>
                      <m:sty m:val="p"/>
                    </m:rPr>
                    <w:rPr>
                      <w:rFonts w:ascii="Cambria Math" w:hAnsi="Cambria Math" w:cs="宋体"/>
                    </w:rPr>
                    <m:t>arg min</m:t>
                  </m:r>
                </m:e>
                <m:lim>
                  <m:r>
                    <m:rPr>
                      <m:sty m:val="bi"/>
                    </m:rPr>
                    <w:rPr>
                      <w:rFonts w:ascii="Cambria Math" w:hAnsi="Cambria Math" w:cs="宋体"/>
                    </w:rPr>
                    <m:t>r</m:t>
                  </m:r>
                </m:lim>
              </m:limLow>
            </m:fName>
            <m:e>
              <m:sSubSup>
                <m:sSubSupPr>
                  <m:ctrlPr>
                    <w:rPr>
                      <w:rFonts w:ascii="Cambria Math" w:hAnsi="Cambria Math" w:cs="宋体"/>
                      <w:b/>
                      <w:bCs/>
                      <w:i/>
                    </w:rPr>
                  </m:ctrlPr>
                </m:sSubSupPr>
                <m:e>
                  <m:d>
                    <m:dPr>
                      <m:begChr m:val="‖"/>
                      <m:endChr m:val="‖"/>
                      <m:ctrlPr>
                        <w:rPr>
                          <w:rFonts w:ascii="Cambria Math" w:hAnsi="Cambria Math" w:cs="宋体"/>
                          <w:b/>
                          <w:bCs/>
                          <w:i/>
                        </w:rPr>
                      </m:ctrlPr>
                    </m:dPr>
                    <m:e>
                      <m:r>
                        <m:rPr>
                          <m:sty m:val="bi"/>
                        </m:rPr>
                        <w:rPr>
                          <w:rFonts w:ascii="Cambria Math" w:hAnsi="Cambria Math" w:cs="宋体"/>
                        </w:rPr>
                        <m:t>z-Wr</m:t>
                      </m:r>
                    </m:e>
                  </m:d>
                </m:e>
                <m:sub>
                  <m:r>
                    <w:rPr>
                      <w:rFonts w:ascii="Cambria Math" w:hAnsi="Cambria Math" w:cs="宋体"/>
                    </w:rPr>
                    <m:t>2</m:t>
                  </m:r>
                </m:sub>
                <m:sup>
                  <m:r>
                    <w:rPr>
                      <w:rFonts w:ascii="Cambria Math" w:hAnsi="Cambria Math" w:cs="宋体"/>
                    </w:rPr>
                    <m:t>2</m:t>
                  </m:r>
                </m:sup>
              </m:sSubSup>
            </m:e>
          </m:func>
        </m:oMath>
      </m:oMathPara>
    </w:p>
    <w:p w14:paraId="0B827016" w14:textId="6BF97613" w:rsidR="002E2629" w:rsidRPr="002E2629" w:rsidRDefault="002E2629" w:rsidP="002E2629">
      <w:pPr>
        <w:ind w:firstLine="420"/>
        <w:jc w:val="both"/>
      </w:pPr>
      <w:r w:rsidRPr="002E2629">
        <w:t>其中，</w:t>
      </w:r>
      <m:oMath>
        <m:r>
          <m:rPr>
            <m:sty m:val="bi"/>
          </m:rPr>
          <w:rPr>
            <w:rFonts w:ascii="Cambria Math" w:hAnsi="Cambria Math" w:cs="宋体"/>
          </w:rPr>
          <m:t>z</m:t>
        </m:r>
      </m:oMath>
      <w:r w:rsidRPr="002E2629">
        <w:t>为测量向量，</w:t>
      </w:r>
      <m:oMath>
        <m:r>
          <m:rPr>
            <m:sty m:val="bi"/>
          </m:rPr>
          <w:rPr>
            <w:rFonts w:ascii="Cambria Math" w:hAnsi="Cambria Math" w:cs="宋体"/>
          </w:rPr>
          <m:t>W</m:t>
        </m:r>
      </m:oMath>
      <w:r w:rsidRPr="002E2629">
        <w:t>为预先标定的系统矩阵，</w:t>
      </w:r>
      <m:oMath>
        <m:r>
          <m:rPr>
            <m:sty m:val="bi"/>
          </m:rPr>
          <w:rPr>
            <w:rFonts w:ascii="Cambria Math" w:hAnsi="Cambria Math"/>
          </w:rPr>
          <m:t>e</m:t>
        </m:r>
      </m:oMath>
      <w:r w:rsidRPr="002E2629">
        <w:t>为观测残差。</w:t>
      </w:r>
    </w:p>
    <w:p w14:paraId="39159B69" w14:textId="6334672D" w:rsidR="002E2629" w:rsidRPr="002E2629" w:rsidRDefault="002E2629" w:rsidP="002E2629">
      <w:pPr>
        <w:ind w:firstLine="420"/>
        <w:jc w:val="both"/>
      </w:pPr>
      <w:r w:rsidRPr="002E2629">
        <w:t>可选地，当所述</w:t>
      </w:r>
      <w:r w:rsidR="00643D8F">
        <w:t>探测</w:t>
      </w:r>
      <w:r w:rsidRPr="002E2629">
        <w:t>采样模块采用面阵图像</w:t>
      </w:r>
      <w:r w:rsidR="00643D8F">
        <w:t>探测</w:t>
      </w:r>
      <w:r w:rsidRPr="002E2629">
        <w:t>器时，系统通过并行获取空间各像素点的复合响应序列，实现计算高光谱成像。</w:t>
      </w:r>
    </w:p>
    <w:p w14:paraId="0CF7CCEF" w14:textId="493C7FBA" w:rsidR="002E2629" w:rsidRPr="002E2629" w:rsidRDefault="002E2629" w:rsidP="002E2629">
      <w:pPr>
        <w:ind w:firstLine="420"/>
        <w:jc w:val="both"/>
      </w:pPr>
      <w:r w:rsidRPr="002E2629">
        <w:t>第二方面，本申请提供了一种基于上述系统的频率编码计算光谱</w:t>
      </w:r>
      <w:r w:rsidR="00643D8F">
        <w:t>探测</w:t>
      </w:r>
      <w:r w:rsidRPr="002E2629">
        <w:t>方法，包括：</w:t>
      </w:r>
    </w:p>
    <w:p w14:paraId="197DB2BC" w14:textId="4571EAA9" w:rsidR="002E2629" w:rsidRPr="002E2629" w:rsidRDefault="002E2629" w:rsidP="002E2629">
      <w:pPr>
        <w:ind w:firstLine="360"/>
        <w:jc w:val="both"/>
      </w:pPr>
      <w:r w:rsidRPr="002E2629">
        <w:t>策略配置步骤：分析环境干扰分布，配置各光谱通道对应的正交调制载波方案；</w:t>
      </w:r>
    </w:p>
    <w:p w14:paraId="063E9BD6" w14:textId="5A0874A1" w:rsidR="002E2629" w:rsidRPr="002E2629" w:rsidRDefault="002E2629" w:rsidP="002E2629">
      <w:pPr>
        <w:ind w:firstLine="360"/>
        <w:jc w:val="both"/>
      </w:pPr>
      <w:r w:rsidRPr="002E2629">
        <w:t>编码调制步骤：利用编码信号对目标光谱的不同波段分量进行调制，使各分量携带互不干扰的正交频率信息；</w:t>
      </w:r>
    </w:p>
    <w:p w14:paraId="2AED0370" w14:textId="3E443740" w:rsidR="002E2629" w:rsidRPr="002E2629" w:rsidRDefault="002E2629" w:rsidP="002E2629">
      <w:pPr>
        <w:ind w:firstLine="360"/>
        <w:jc w:val="both"/>
      </w:pPr>
      <w:r w:rsidRPr="002E2629">
        <w:t>并行采集步骤：在单次探测中采集叠加后的混合时域特征信号；</w:t>
      </w:r>
    </w:p>
    <w:p w14:paraId="61A996FC" w14:textId="0F5DD626" w:rsidR="002E2629" w:rsidRDefault="002E2629" w:rsidP="002E2629">
      <w:pPr>
        <w:ind w:firstLine="360"/>
        <w:jc w:val="both"/>
      </w:pPr>
      <w:r w:rsidRPr="002E2629">
        <w:t>反解重建步骤：将信号变换至特征域提取幅值以构建测量向量，并结合系统矩阵</w:t>
      </w:r>
      <m:oMath>
        <m:r>
          <m:rPr>
            <m:sty m:val="bi"/>
          </m:rPr>
          <w:rPr>
            <w:rFonts w:ascii="Cambria Math" w:hAnsi="Cambria Math" w:cs="宋体"/>
          </w:rPr>
          <m:t>W</m:t>
        </m:r>
      </m:oMath>
      <w:r w:rsidRPr="002E2629">
        <w:t>反解重建目标光谱。</w:t>
      </w:r>
    </w:p>
    <w:p w14:paraId="24CF4FF9" w14:textId="77777777" w:rsidR="00EE180B" w:rsidRDefault="002E2629" w:rsidP="002E2629">
      <w:pPr>
        <w:ind w:firstLine="360"/>
        <w:jc w:val="both"/>
      </w:pPr>
      <w:r w:rsidRPr="002E2629">
        <w:t>根据本申请提供的具体实施例，本申请公开了以下技术效果：</w:t>
      </w:r>
      <w:r w:rsidRPr="002E2629">
        <w:t xml:space="preserve"> </w:t>
      </w:r>
    </w:p>
    <w:p w14:paraId="34A21B9F" w14:textId="71C719D5" w:rsidR="002E2629" w:rsidRDefault="002E2629" w:rsidP="002E2629">
      <w:pPr>
        <w:ind w:firstLine="360"/>
        <w:jc w:val="both"/>
      </w:pPr>
      <w:r w:rsidRPr="002E2629">
        <w:t>本申请提供的频率编码计算光谱</w:t>
      </w:r>
      <w:r w:rsidR="00643D8F">
        <w:t>探测</w:t>
      </w:r>
      <w:r w:rsidRPr="002E2629">
        <w:t>系统及方法，通过将光谱通道编码在正交频率域，彻</w:t>
      </w:r>
      <w:r w:rsidRPr="002E2629">
        <w:lastRenderedPageBreak/>
        <w:t>底摆脱了传统时分复用架构对受控光照环境的依赖。由于采取了将调制载波战略性配置在环境背景噪声能量间隙的方案，系统在面临脉冲宽度调制（</w:t>
      </w:r>
      <w:r w:rsidRPr="002E2629">
        <w:t>PWM</w:t>
      </w:r>
      <w:r w:rsidRPr="002E2629">
        <w:t>）调光、开关电源（</w:t>
      </w:r>
      <w:r w:rsidRPr="002E2629">
        <w:t>SMPS</w:t>
      </w:r>
      <w:r w:rsidRPr="002E2629">
        <w:t>）纹波等高能结构化干扰时表现出极强的鲁棒性与噪声免疫力，确保了在恶劣环境干扰下的高保真光谱重构。同时，频率域并行编码架构取代了传统的串行扫描模式，显著提升了光谱采集效率，能够以单次采集的快照方式获取目标信息，有效捕获瞬态动力学过程。此外，本申请有效地解决了计算</w:t>
      </w:r>
      <w:r w:rsidR="00643D8F">
        <w:t>探测</w:t>
      </w:r>
      <w:r w:rsidRPr="002E2629">
        <w:t>中常见的信号展宽伪影问题，实现了采集速度与光谱分辨率的解耦，为高通量、高精细的光谱分析提供了可靠路径。由于系统硬件结构高度简化且成本低廉，结合其主动传感特性可实现照明模式的动态优化，并具备向紫外、红外波段以及高光谱成像应用灵活扩展的显著优势。</w:t>
      </w:r>
    </w:p>
    <w:p w14:paraId="1E1FA697" w14:textId="77777777" w:rsidR="00FD4F25" w:rsidRPr="00FD4F25" w:rsidRDefault="00FD4F25" w:rsidP="00FD4F25">
      <w:pPr>
        <w:snapToGrid w:val="0"/>
        <w:spacing w:line="336" w:lineRule="auto"/>
        <w:rPr>
          <w:rFonts w:ascii="宋体" w:hAnsi="宋体" w:hint="eastAsia"/>
          <w:b/>
          <w:bCs/>
        </w:rPr>
      </w:pPr>
      <w:r w:rsidRPr="00FD4F25">
        <w:rPr>
          <w:rFonts w:ascii="宋体" w:hAnsi="宋体" w:cs="Times New Roman"/>
          <w:b/>
          <w:bCs/>
        </w:rPr>
        <w:t>附图说明</w:t>
      </w:r>
    </w:p>
    <w:p w14:paraId="1EC8F304" w14:textId="4DB3A8F5" w:rsidR="00FD4F25" w:rsidRDefault="00D60DD4" w:rsidP="002E2629">
      <w:pPr>
        <w:ind w:firstLine="360"/>
        <w:jc w:val="both"/>
      </w:pPr>
      <w:r w:rsidRPr="00D60DD4">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ins w:id="80" w:author="Songhai 松海 Lin 林" w:date="2026-02-12T11:35:00Z" w16du:dateUtc="2026-02-12T03:35:00Z">
        <w:del w:id="81" w:author="yj zeng" w:date="2026-02-27T21:50:00Z" w16du:dateUtc="2026-02-27T13:50:00Z">
          <w:r w:rsidR="00B25C54" w:rsidRPr="00B25C54" w:rsidDel="0079785F">
            <w:rPr>
              <w:rFonts w:hint="eastAsia"/>
              <w:highlight w:val="yellow"/>
              <w:rPrChange w:id="82" w:author="Songhai 松海 Lin 林" w:date="2026-02-12T11:36:00Z" w16du:dateUtc="2026-02-12T03:36:00Z">
                <w:rPr>
                  <w:rFonts w:hint="eastAsia"/>
                </w:rPr>
              </w:rPrChange>
            </w:rPr>
            <w:delText>（</w:delText>
          </w:r>
        </w:del>
      </w:ins>
      <w:ins w:id="83" w:author="Songhai 松海 Lin 林" w:date="2026-02-12T11:36:00Z" w16du:dateUtc="2026-02-12T03:36:00Z">
        <w:del w:id="84" w:author="yj zeng" w:date="2026-02-27T21:50:00Z" w16du:dateUtc="2026-02-27T13:50:00Z">
          <w:r w:rsidR="00B25C54" w:rsidDel="0079785F">
            <w:rPr>
              <w:rFonts w:hint="eastAsia"/>
              <w:highlight w:val="yellow"/>
            </w:rPr>
            <w:delText>最后</w:delText>
          </w:r>
        </w:del>
      </w:ins>
      <w:ins w:id="85" w:author="Songhai 松海 Lin 林" w:date="2026-02-12T11:35:00Z" w16du:dateUtc="2026-02-12T03:35:00Z">
        <w:del w:id="86" w:author="yj zeng" w:date="2026-02-27T21:50:00Z" w16du:dateUtc="2026-02-27T13:50:00Z">
          <w:r w:rsidR="00B25C54" w:rsidRPr="00B25C54" w:rsidDel="0079785F">
            <w:rPr>
              <w:rFonts w:hint="eastAsia"/>
              <w:highlight w:val="yellow"/>
              <w:rPrChange w:id="87" w:author="Songhai 松海 Lin 林" w:date="2026-02-12T11:36:00Z" w16du:dateUtc="2026-02-12T03:36:00Z">
                <w:rPr>
                  <w:rFonts w:hint="eastAsia"/>
                </w:rPr>
              </w:rPrChange>
            </w:rPr>
            <w:delText>附图中有修改建议）</w:delText>
          </w:r>
        </w:del>
      </w:ins>
    </w:p>
    <w:p w14:paraId="78675101" w14:textId="492277DC" w:rsidR="008332BD" w:rsidRDefault="00D60DD4" w:rsidP="008332BD">
      <w:pPr>
        <w:ind w:firstLine="360"/>
        <w:jc w:val="both"/>
        <w:rPr>
          <w:ins w:id="88" w:author="yj zeng" w:date="2026-02-27T21:52:00Z" w16du:dateUtc="2026-02-27T13:52:00Z"/>
        </w:rPr>
      </w:pPr>
      <w:r w:rsidRPr="00F6127B">
        <w:t>图</w:t>
      </w:r>
      <w:r w:rsidRPr="00F6127B">
        <w:t xml:space="preserve"> 1 </w:t>
      </w:r>
      <w:r w:rsidRPr="00F6127B">
        <w:t>为本申请实施</w:t>
      </w:r>
      <w:proofErr w:type="gramStart"/>
      <w:r w:rsidRPr="00F6127B">
        <w:t>例提供</w:t>
      </w:r>
      <w:proofErr w:type="gramEnd"/>
      <w:r w:rsidRPr="00F6127B">
        <w:t>的一种频率编码计算光谱</w:t>
      </w:r>
      <w:r w:rsidR="00643D8F">
        <w:t>探测</w:t>
      </w:r>
      <w:r w:rsidRPr="00F6127B">
        <w:t>系统的结构及工作流程示意图</w:t>
      </w:r>
      <w:ins w:id="89" w:author="yj zeng" w:date="2026-02-27T21:52:00Z" w16du:dateUtc="2026-02-27T13:52:00Z">
        <w:r w:rsidR="008332BD">
          <w:rPr>
            <w:rFonts w:hint="eastAsia"/>
          </w:rPr>
          <w:t>，</w:t>
        </w:r>
      </w:ins>
    </w:p>
    <w:p w14:paraId="2963D462" w14:textId="1E5BCFF7" w:rsidR="00D60DD4" w:rsidRPr="00F6127B" w:rsidRDefault="008332BD">
      <w:pPr>
        <w:jc w:val="both"/>
        <w:pPrChange w:id="90" w:author="yj zeng" w:date="2026-02-27T21:52:00Z" w16du:dateUtc="2026-02-27T13:52:00Z">
          <w:pPr>
            <w:ind w:firstLine="360"/>
            <w:jc w:val="both"/>
          </w:pPr>
        </w:pPrChange>
      </w:pPr>
      <w:ins w:id="91" w:author="yj zeng" w:date="2026-02-27T21:52:00Z" w16du:dateUtc="2026-02-27T13:52:00Z">
        <w:r>
          <w:t>101</w:t>
        </w:r>
        <w:r>
          <w:rPr>
            <w:rFonts w:hint="eastAsia"/>
          </w:rPr>
          <w:t>为光谱编码模块，</w:t>
        </w:r>
        <w:r>
          <w:t>102</w:t>
        </w:r>
        <w:r>
          <w:rPr>
            <w:rFonts w:hint="eastAsia"/>
          </w:rPr>
          <w:t>为探测采样模块，</w:t>
        </w:r>
        <w:r>
          <w:t>103</w:t>
        </w:r>
        <w:r>
          <w:rPr>
            <w:rFonts w:hint="eastAsia"/>
          </w:rPr>
          <w:t>为解调与重建模块；</w:t>
        </w:r>
        <w:r>
          <w:t>101</w:t>
        </w:r>
        <w:r>
          <w:rPr>
            <w:rFonts w:hint="eastAsia"/>
          </w:rPr>
          <w:t>内包含</w:t>
        </w:r>
        <w:r>
          <w:t>K</w:t>
        </w:r>
        <w:proofErr w:type="gramStart"/>
        <w:r>
          <w:rPr>
            <w:rFonts w:hint="eastAsia"/>
          </w:rPr>
          <w:t>个</w:t>
        </w:r>
        <w:proofErr w:type="gramEnd"/>
        <w:r>
          <w:t>LED</w:t>
        </w:r>
        <w:r>
          <w:rPr>
            <w:rFonts w:hint="eastAsia"/>
          </w:rPr>
          <w:t>通道</w:t>
        </w:r>
        <w:r>
          <w:t xml:space="preserve"> </w:t>
        </w:r>
        <w:r>
          <w:rPr>
            <w:rFonts w:hint="eastAsia"/>
          </w:rPr>
          <w:t>（</w:t>
        </w:r>
        <w:r>
          <w:t>101a–101k</w:t>
        </w:r>
        <w:r>
          <w:rPr>
            <w:rFonts w:hint="eastAsia"/>
          </w:rPr>
          <w:t>），各通道被独</w:t>
        </w:r>
        <w:r>
          <w:rPr>
            <w:rFonts w:ascii="微软雅黑" w:eastAsia="微软雅黑" w:hAnsi="微软雅黑" w:cs="微软雅黑" w:hint="eastAsia"/>
          </w:rPr>
          <w:t>⽴</w:t>
        </w:r>
        <w:r>
          <w:rPr>
            <w:rFonts w:ascii="宋体" w:hAnsi="宋体" w:cs="宋体" w:hint="eastAsia"/>
          </w:rPr>
          <w:t>施加频率为</w:t>
        </w:r>
        <w:r>
          <w:t>f₁–fₖ</w:t>
        </w:r>
        <w:r>
          <w:rPr>
            <w:rFonts w:hint="eastAsia"/>
          </w:rPr>
          <w:t>的正弦调制；</w:t>
        </w:r>
        <w:r>
          <w:t>102</w:t>
        </w:r>
        <w:r>
          <w:rPr>
            <w:rFonts w:hint="eastAsia"/>
          </w:rPr>
          <w:t>包括光电探测器与</w:t>
        </w:r>
        <w:r>
          <w:t>ADC</w:t>
        </w:r>
        <w:r>
          <w:rPr>
            <w:rFonts w:hint="eastAsia"/>
          </w:rPr>
          <w:t>；</w:t>
        </w:r>
        <w:r>
          <w:t>103</w:t>
        </w:r>
        <w:r>
          <w:rPr>
            <w:rFonts w:hint="eastAsia"/>
          </w:rPr>
          <w:t>包括</w:t>
        </w:r>
        <w:r>
          <w:t xml:space="preserve"> FFT</w:t>
        </w:r>
        <w:r>
          <w:rPr>
            <w:rFonts w:hint="eastAsia"/>
          </w:rPr>
          <w:t>处理器与光谱复原求解器</w:t>
        </w:r>
      </w:ins>
      <w:r w:rsidR="00D60DD4" w:rsidRPr="00F6127B">
        <w:t>；</w:t>
      </w:r>
    </w:p>
    <w:p w14:paraId="248A0BA7" w14:textId="381C892A" w:rsidR="00D60DD4" w:rsidRPr="00F6127B" w:rsidRDefault="00D60DD4" w:rsidP="00D60DD4">
      <w:pPr>
        <w:ind w:firstLine="360"/>
        <w:jc w:val="both"/>
      </w:pPr>
      <w:r w:rsidRPr="00F6127B">
        <w:t>图</w:t>
      </w:r>
      <w:r w:rsidRPr="00F6127B">
        <w:t xml:space="preserve"> 2 </w:t>
      </w:r>
      <w:r w:rsidRPr="00F6127B">
        <w:t>为本申请实施例提供的在极端干扰环境下（</w:t>
      </w:r>
      <m:oMath>
        <m:r>
          <m:rPr>
            <m:nor/>
          </m:rPr>
          <w:rPr>
            <w:rFonts w:ascii="Cambria Math" w:hAnsi="Cambria Math"/>
          </w:rPr>
          <m:t>SNR</m:t>
        </m:r>
        <m:r>
          <w:rPr>
            <w:rFonts w:ascii="Cambria Math" w:hAnsi="Cambria Math"/>
          </w:rPr>
          <m:t>=-20</m:t>
        </m:r>
        <m:r>
          <m:rPr>
            <m:nor/>
          </m:rPr>
          <w:rPr>
            <w:rFonts w:ascii="Cambria Math" w:hAnsi="Cambria Math"/>
          </w:rPr>
          <m:t xml:space="preserve"> dB</m:t>
        </m:r>
      </m:oMath>
      <w:r w:rsidRPr="00F6127B">
        <w:t>）调制信号的时域响应示意图，展示了目标信号被直流背景、</w:t>
      </w:r>
      <w:r w:rsidRPr="00F6127B">
        <w:t>PWM</w:t>
      </w:r>
      <w:r w:rsidRPr="00F6127B">
        <w:t>调光及</w:t>
      </w:r>
      <w:r w:rsidRPr="00F6127B">
        <w:t>SMPS</w:t>
      </w:r>
      <w:r w:rsidRPr="00F6127B">
        <w:t>开关纹波覆盖的情况；</w:t>
      </w:r>
    </w:p>
    <w:p w14:paraId="789A29E0" w14:textId="663714D0" w:rsidR="00D60DD4" w:rsidRPr="00F6127B" w:rsidRDefault="00D60DD4" w:rsidP="00D60DD4">
      <w:pPr>
        <w:ind w:firstLine="360"/>
        <w:jc w:val="both"/>
      </w:pPr>
      <w:r w:rsidRPr="00F6127B">
        <w:t>图</w:t>
      </w:r>
      <w:r w:rsidRPr="00F6127B">
        <w:t xml:space="preserve"> 3 </w:t>
      </w:r>
      <w:r w:rsidRPr="00F6127B">
        <w:t>为本申请实施例提供的针对不同类型结构化噪声的稳健性仿真分析图，展示了重构误差（</w:t>
      </w:r>
      <w:r w:rsidRPr="00F6127B">
        <w:t>RMSE</w:t>
      </w:r>
      <w:r w:rsidRPr="00F6127B">
        <w:t>）随信噪比（</w:t>
      </w:r>
      <w:r w:rsidRPr="00F6127B">
        <w:t>SNR</w:t>
      </w:r>
      <w:r w:rsidRPr="00F6127B">
        <w:t>）变化的稳健性平台效应；</w:t>
      </w:r>
    </w:p>
    <w:p w14:paraId="7A7BB92F" w14:textId="5A42416F" w:rsidR="00D60DD4" w:rsidRPr="00F6127B" w:rsidRDefault="00D60DD4" w:rsidP="00D60DD4">
      <w:pPr>
        <w:ind w:firstLine="360"/>
        <w:jc w:val="both"/>
      </w:pPr>
      <w:r w:rsidRPr="00F6127B">
        <w:t>图</w:t>
      </w:r>
      <w:r w:rsidRPr="00F6127B">
        <w:t xml:space="preserve"> 4 </w:t>
      </w:r>
      <w:r w:rsidRPr="00F6127B">
        <w:t>为本申请实施例提供的</w:t>
      </w:r>
      <w:r w:rsidRPr="00F6127B">
        <w:t xml:space="preserve"> 24 </w:t>
      </w:r>
      <w:r w:rsidRPr="00F6127B">
        <w:t>色标准色板反射光谱的实验重构结果示意图；</w:t>
      </w:r>
    </w:p>
    <w:p w14:paraId="75A38AFD" w14:textId="281CF613" w:rsidR="00D60DD4" w:rsidRPr="00F6127B" w:rsidRDefault="00D60DD4" w:rsidP="00D60DD4">
      <w:pPr>
        <w:ind w:firstLine="360"/>
        <w:jc w:val="both"/>
      </w:pPr>
      <w:r w:rsidRPr="00F6127B">
        <w:t>图</w:t>
      </w:r>
      <w:r w:rsidRPr="00F6127B">
        <w:t xml:space="preserve"> 5 </w:t>
      </w:r>
      <w:r w:rsidRPr="00F6127B">
        <w:t>为本申请实施例提供的针对窄波段特征的光谱分辨率验证示意图；</w:t>
      </w:r>
    </w:p>
    <w:p w14:paraId="177F355C" w14:textId="572CE680" w:rsidR="00D60DD4" w:rsidRPr="00F6127B" w:rsidRDefault="00D60DD4" w:rsidP="00D60DD4">
      <w:pPr>
        <w:ind w:firstLine="360"/>
        <w:jc w:val="both"/>
      </w:pPr>
      <w:r w:rsidRPr="00F6127B">
        <w:t>图</w:t>
      </w:r>
      <w:r w:rsidRPr="00F6127B">
        <w:t xml:space="preserve"> 6 </w:t>
      </w:r>
      <w:r w:rsidRPr="00F6127B">
        <w:t>为本申请实施例提供的在强电磁干扰环境下，不同信噪比（</w:t>
      </w:r>
      <m:oMath>
        <m:r>
          <w:rPr>
            <w:rFonts w:ascii="Cambria Math" w:hAnsi="Cambria Math"/>
          </w:rPr>
          <m:t>SNR=23.11</m:t>
        </m:r>
        <m:r>
          <m:rPr>
            <m:nor/>
          </m:rPr>
          <w:rPr>
            <w:rFonts w:ascii="Cambria Math" w:hAnsi="Cambria Math"/>
          </w:rPr>
          <m:t xml:space="preserve"> dB</m:t>
        </m:r>
      </m:oMath>
      <w:r w:rsidRPr="00F6127B">
        <w:t xml:space="preserve"> </w:t>
      </w:r>
      <w:r w:rsidRPr="00F6127B">
        <w:t>与</w:t>
      </w:r>
      <w:r w:rsidRPr="00F6127B">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F6127B">
        <w:t>）下观测信号的时域对比图；</w:t>
      </w:r>
    </w:p>
    <w:p w14:paraId="7AB0FF81" w14:textId="14F34673" w:rsidR="00D60DD4" w:rsidRPr="00F6127B" w:rsidRDefault="00D60DD4" w:rsidP="00D60DD4">
      <w:pPr>
        <w:ind w:firstLine="360"/>
        <w:jc w:val="both"/>
      </w:pPr>
      <w:r w:rsidRPr="00F6127B">
        <w:t>图</w:t>
      </w:r>
      <w:r w:rsidRPr="00F6127B">
        <w:t xml:space="preserve"> 7 </w:t>
      </w:r>
      <w:r w:rsidRPr="00F6127B">
        <w:t>为对应于图</w:t>
      </w:r>
      <w:r w:rsidRPr="00F6127B">
        <w:t xml:space="preserve"> 6 </w:t>
      </w:r>
      <w:r w:rsidRPr="00F6127B">
        <w:t>中</w:t>
      </w:r>
      <w:r w:rsidRPr="00F6127B">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F6127B">
        <w:t xml:space="preserve"> </w:t>
      </w:r>
      <w:r w:rsidRPr="00F6127B">
        <w:t>条件下的信号频谱结果示意图，其中展示了调制载波频率点的分布情况；</w:t>
      </w:r>
    </w:p>
    <w:p w14:paraId="10742D48" w14:textId="12F89A36" w:rsidR="00D60DD4" w:rsidRPr="00F6127B" w:rsidRDefault="00D60DD4" w:rsidP="00D60DD4">
      <w:pPr>
        <w:ind w:firstLine="360"/>
        <w:jc w:val="both"/>
      </w:pPr>
      <w:r w:rsidRPr="00F6127B">
        <w:t>图</w:t>
      </w:r>
      <w:r w:rsidRPr="00F6127B">
        <w:t xml:space="preserve"> 8 </w:t>
      </w:r>
      <w:r w:rsidRPr="00F6127B">
        <w:t>为对应于图</w:t>
      </w:r>
      <w:r w:rsidRPr="00F6127B">
        <w:t xml:space="preserve"> 6 </w:t>
      </w:r>
      <w:r w:rsidRPr="00F6127B">
        <w:t>中</w:t>
      </w:r>
      <w:r w:rsidRPr="00F6127B">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F6127B">
        <w:t xml:space="preserve"> </w:t>
      </w:r>
      <w:r w:rsidRPr="00F6127B">
        <w:t>条件下的信号频谱图，展示了在极低信噪比下通过频率分配策略识别出的信号区域</w:t>
      </w:r>
      <w:r w:rsidRPr="00F6127B">
        <w:t xml:space="preserve"> </w:t>
      </w:r>
      <w:r w:rsidRPr="00F6127B">
        <w:t>；</w:t>
      </w:r>
    </w:p>
    <w:p w14:paraId="31F0FEEE" w14:textId="27E368F5" w:rsidR="00D60DD4" w:rsidRPr="00F6127B" w:rsidRDefault="00D60DD4" w:rsidP="00D60DD4">
      <w:pPr>
        <w:ind w:firstLine="360"/>
        <w:jc w:val="both"/>
      </w:pPr>
      <w:r w:rsidRPr="00F6127B">
        <w:t>图</w:t>
      </w:r>
      <w:r w:rsidRPr="00F6127B">
        <w:t xml:space="preserve"> 9 </w:t>
      </w:r>
      <w:r w:rsidRPr="00F6127B">
        <w:t>为本申请实施例提供的光谱重构误差（</w:t>
      </w:r>
      <w:r w:rsidRPr="00F6127B">
        <w:t>RMSE</w:t>
      </w:r>
      <w:r w:rsidRPr="00F6127B">
        <w:t>）随信噪比（</w:t>
      </w:r>
      <w:r w:rsidRPr="00F6127B">
        <w:t>SNR</w:t>
      </w:r>
      <w:r w:rsidRPr="00F6127B">
        <w:t>）连续变化的关系曲线图；</w:t>
      </w:r>
    </w:p>
    <w:p w14:paraId="52E29F95" w14:textId="5A3E5911" w:rsidR="00D60DD4" w:rsidRPr="00F6127B" w:rsidRDefault="00D60DD4" w:rsidP="00D60DD4">
      <w:pPr>
        <w:ind w:firstLine="360"/>
        <w:jc w:val="both"/>
      </w:pPr>
      <w:r w:rsidRPr="00F6127B">
        <w:lastRenderedPageBreak/>
        <w:t>图</w:t>
      </w:r>
      <w:r w:rsidRPr="00F6127B">
        <w:t xml:space="preserve"> 10 </w:t>
      </w:r>
      <w:r w:rsidRPr="00F6127B">
        <w:t>为本申请实施例提供的在不同信噪比条件下，实际重构的光谱曲线与真实光谱（</w:t>
      </w:r>
      <w:r w:rsidRPr="00F6127B">
        <w:t>GT</w:t>
      </w:r>
      <w:r w:rsidRPr="00F6127B">
        <w:t>）的对比示意图。</w:t>
      </w:r>
    </w:p>
    <w:p w14:paraId="7F64CC92" w14:textId="0D392D53" w:rsidR="00EB0086" w:rsidRPr="00FD4F25" w:rsidRDefault="00EB0086" w:rsidP="00EB0086">
      <w:pPr>
        <w:snapToGrid w:val="0"/>
        <w:spacing w:line="336" w:lineRule="auto"/>
        <w:rPr>
          <w:rFonts w:ascii="宋体" w:hAnsi="宋体" w:hint="eastAsia"/>
          <w:b/>
          <w:bCs/>
        </w:rPr>
      </w:pPr>
      <w:r>
        <w:rPr>
          <w:rFonts w:ascii="宋体" w:hAnsi="宋体" w:cs="Times New Roman" w:hint="eastAsia"/>
          <w:b/>
          <w:bCs/>
        </w:rPr>
        <w:t>具体实施方式</w:t>
      </w:r>
    </w:p>
    <w:p w14:paraId="3A8DF3EF" w14:textId="77777777" w:rsidR="00EB0086" w:rsidRPr="00EB0086" w:rsidRDefault="00EB0086" w:rsidP="00EB0086">
      <w:pPr>
        <w:ind w:firstLineChars="200" w:firstLine="480"/>
        <w:rPr>
          <w:bCs/>
          <w:szCs w:val="28"/>
        </w:rPr>
      </w:pPr>
      <w:r w:rsidRPr="00EB0086">
        <w:rPr>
          <w:rFonts w:cs="Times New Roman"/>
          <w:bCs/>
          <w:szCs w:val="28"/>
        </w:rPr>
        <w:t>下面将结合本申请实施例中的附图，对本申请实施例中的技术方案进行清楚、完整地描述，显然，所描述的实施例仅仅是本申请一部分实施例，而不是全部的实施例。基于本申请中的实施例，本领域普通技术人员在没有做出创造性劳动前提下所获得的所有其他实施例，都属于本申请保护的范围。</w:t>
      </w:r>
    </w:p>
    <w:p w14:paraId="72D3F39C" w14:textId="77777777" w:rsidR="00EB0086" w:rsidRDefault="00EB0086" w:rsidP="00EB0086">
      <w:pPr>
        <w:ind w:firstLineChars="200" w:firstLine="480"/>
        <w:rPr>
          <w:rFonts w:cs="Times New Roman"/>
          <w:bCs/>
          <w:szCs w:val="28"/>
        </w:rPr>
      </w:pPr>
      <w:r w:rsidRPr="00EB0086">
        <w:rPr>
          <w:rFonts w:cs="Times New Roman"/>
          <w:bCs/>
          <w:szCs w:val="28"/>
        </w:rPr>
        <w:t>使本</w:t>
      </w:r>
      <w:r w:rsidRPr="00B77781">
        <w:rPr>
          <w:rFonts w:cs="Times New Roman"/>
          <w:bCs/>
          <w:szCs w:val="28"/>
        </w:rPr>
        <w:t>申请的上述目的、特征和优点能够更加明显易懂，下面结合附图和具体实施方式对本申请作进一步详细的说明。</w:t>
      </w:r>
    </w:p>
    <w:p w14:paraId="02EB2565" w14:textId="0C34F1EC" w:rsidR="00D8637E" w:rsidRPr="00D8637E" w:rsidRDefault="00D8637E" w:rsidP="00EB0086">
      <w:pPr>
        <w:ind w:firstLineChars="200" w:firstLine="480"/>
        <w:rPr>
          <w:rFonts w:ascii="宋体" w:hAnsi="宋体" w:hint="eastAsia"/>
          <w:bCs/>
        </w:rPr>
      </w:pPr>
      <w:r w:rsidRPr="00D8637E">
        <w:rPr>
          <w:rFonts w:ascii="宋体" w:hAnsi="宋体" w:cs="Times New Roman" w:hint="eastAsia"/>
          <w:bCs/>
        </w:rPr>
        <w:t>实施例1</w:t>
      </w:r>
    </w:p>
    <w:p w14:paraId="21783C7D" w14:textId="751B7CB7" w:rsidR="00C114E6" w:rsidRDefault="00C114E6" w:rsidP="009221BE">
      <w:pPr>
        <w:widowControl/>
        <w:rPr>
          <w:ins w:id="92" w:author="Songhai 松海 Lin 林" w:date="2026-02-12T10:51:00Z" w16du:dateUtc="2026-02-12T02:51:00Z"/>
          <w:bCs/>
        </w:rPr>
      </w:pPr>
      <w:r w:rsidRPr="00B77781">
        <w:rPr>
          <w:bCs/>
        </w:rPr>
        <w:tab/>
      </w:r>
      <w:r w:rsidR="00D8637E" w:rsidRPr="00D8637E">
        <w:rPr>
          <w:rFonts w:ascii="宋体" w:hAnsi="宋体" w:cs="Times New Roman"/>
          <w:bCs/>
        </w:rPr>
        <w:t>在一个示例性的实施例中，</w:t>
      </w:r>
      <w:r w:rsidRPr="00D8637E">
        <w:rPr>
          <w:rFonts w:ascii="宋体" w:hAnsi="宋体"/>
          <w:bCs/>
        </w:rPr>
        <w:t>参</w:t>
      </w:r>
      <w:r w:rsidRPr="00B77781">
        <w:rPr>
          <w:bCs/>
        </w:rPr>
        <w:t>照图</w:t>
      </w:r>
      <w:r w:rsidRPr="00B77781">
        <w:rPr>
          <w:bCs/>
        </w:rPr>
        <w:t xml:space="preserve"> 1 </w:t>
      </w:r>
      <w:r w:rsidRPr="00B77781">
        <w:rPr>
          <w:bCs/>
        </w:rPr>
        <w:t>所示的结构及工作流程示意图，该系统旨在通过频域并行编码架构取代传统的时间复用串行扫描，从物理层面上解决复杂环境光干扰下重构精度低的问题。</w:t>
      </w:r>
      <w:ins w:id="93" w:author="Songhai 松海 Lin 林" w:date="2026-02-12T10:54:00Z" w16du:dateUtc="2026-02-12T02:54:00Z">
        <w:r w:rsidR="009221BE" w:rsidRPr="009221BE">
          <w:rPr>
            <w:rFonts w:hint="eastAsia"/>
            <w:bCs/>
          </w:rPr>
          <w:t>本系统核心创新在于将光谱通道编码至频域正交空间，其物理本质是将目标信号与环境噪声在频域实现‘频谱分离’。传统探测系统在时域积分时，结构化噪声与目标信号在能量上无法区分；而本系统通过将调制载波置于背景噪声能量低谷</w:t>
        </w:r>
      </w:ins>
      <w:ins w:id="94" w:author="Songhai 松海 Lin 林" w:date="2026-02-12T11:04:00Z" w16du:dateUtc="2026-02-12T03:04:00Z">
        <w:r w:rsidR="00171B33">
          <w:rPr>
            <w:rFonts w:hint="eastAsia"/>
            <w:bCs/>
          </w:rPr>
          <w:t>（</w:t>
        </w:r>
        <w:r w:rsidR="00171B33" w:rsidRPr="009221BE">
          <w:rPr>
            <w:rFonts w:hint="eastAsia"/>
            <w:bCs/>
          </w:rPr>
          <w:t>能量</w:t>
        </w:r>
        <w:r w:rsidR="00171B33">
          <w:rPr>
            <w:rFonts w:hint="eastAsia"/>
            <w:bCs/>
          </w:rPr>
          <w:t>间隙）</w:t>
        </w:r>
      </w:ins>
      <w:ins w:id="95" w:author="Songhai 松海 Lin 林" w:date="2026-02-12T10:54:00Z" w16du:dateUtc="2026-02-12T02:54:00Z">
        <w:r w:rsidR="009221BE" w:rsidRPr="009221BE">
          <w:rPr>
            <w:rFonts w:hint="eastAsia"/>
            <w:bCs/>
          </w:rPr>
          <w:t>，确保目标信号能量在频域形成孤立峰，从而在后续傅里叶解耦中被精准提取，实现对结构化噪声的主动规避。</w:t>
        </w:r>
      </w:ins>
    </w:p>
    <w:p w14:paraId="5E1C3E22" w14:textId="4E410228" w:rsidR="007A2F12" w:rsidRDefault="007A2F12" w:rsidP="007A2F12">
      <w:pPr>
        <w:widowControl/>
        <w:rPr>
          <w:ins w:id="96" w:author="Songhai 松海 Lin 林" w:date="2026-02-12T11:01:00Z" w16du:dateUtc="2026-02-12T03:01:00Z"/>
          <w:bCs/>
        </w:rPr>
      </w:pPr>
      <w:ins w:id="97" w:author="Songhai 松海 Lin 林" w:date="2026-02-12T10:51:00Z" w16du:dateUtc="2026-02-12T02:51:00Z">
        <w:r>
          <w:rPr>
            <w:rFonts w:hint="eastAsia"/>
            <w:bCs/>
          </w:rPr>
          <w:t>本例中，</w:t>
        </w:r>
        <w:r w:rsidRPr="007A2F12">
          <w:rPr>
            <w:rFonts w:hint="eastAsia"/>
            <w:bCs/>
          </w:rPr>
          <w:t>正交调制载波：指频率互不重叠、在特征域具有零交叉相关性的调制信号，用于实现光谱通道的频域解耦。</w:t>
        </w:r>
      </w:ins>
    </w:p>
    <w:p w14:paraId="49BC45AA" w14:textId="52071BBF" w:rsidR="00A255E3" w:rsidRPr="007A2F12" w:rsidRDefault="00A255E3" w:rsidP="00A255E3">
      <w:pPr>
        <w:widowControl/>
        <w:rPr>
          <w:ins w:id="98" w:author="Songhai 松海 Lin 林" w:date="2026-02-12T10:51:00Z" w16du:dateUtc="2026-02-12T02:51:00Z"/>
          <w:bCs/>
        </w:rPr>
      </w:pPr>
      <w:ins w:id="99" w:author="Songhai 松海 Lin 林" w:date="2026-02-12T11:01:00Z" w16du:dateUtc="2026-02-12T03:01:00Z">
        <w:r w:rsidRPr="00A255E3">
          <w:rPr>
            <w:rFonts w:hint="eastAsia"/>
            <w:bCs/>
          </w:rPr>
          <w:t>特征域指对时域信号进行正交变换</w:t>
        </w:r>
        <w:r w:rsidRPr="00A255E3">
          <w:rPr>
            <w:rFonts w:hint="eastAsia"/>
            <w:bCs/>
          </w:rPr>
          <w:t>(</w:t>
        </w:r>
        <w:r w:rsidRPr="00A255E3">
          <w:rPr>
            <w:rFonts w:hint="eastAsia"/>
            <w:bCs/>
          </w:rPr>
          <w:t>如傅里叶变换</w:t>
        </w:r>
        <w:r w:rsidRPr="00A255E3">
          <w:rPr>
            <w:rFonts w:hint="eastAsia"/>
            <w:bCs/>
          </w:rPr>
          <w:t>)</w:t>
        </w:r>
        <w:r w:rsidRPr="00A255E3">
          <w:rPr>
            <w:rFonts w:hint="eastAsia"/>
            <w:bCs/>
          </w:rPr>
          <w:t>后得到的频域或其它变换域，其中能够清晰区分各调制载波分量。</w:t>
        </w:r>
      </w:ins>
    </w:p>
    <w:p w14:paraId="1A5DE2A4" w14:textId="1DD55132" w:rsidR="007A2F12" w:rsidRPr="007A2F12" w:rsidRDefault="007A2F12" w:rsidP="008E3588">
      <w:pPr>
        <w:widowControl/>
        <w:rPr>
          <w:ins w:id="100" w:author="Songhai 松海 Lin 林" w:date="2026-02-12T10:51:00Z" w16du:dateUtc="2026-02-12T02:51:00Z"/>
          <w:bCs/>
        </w:rPr>
      </w:pPr>
      <w:ins w:id="101" w:author="Songhai 松海 Lin 林" w:date="2026-02-12T10:51:00Z" w16du:dateUtc="2026-02-12T02:51:00Z">
        <w:r w:rsidRPr="007A2F12">
          <w:rPr>
            <w:rFonts w:hint="eastAsia"/>
            <w:bCs/>
          </w:rPr>
          <w:t>系统矩阵</w:t>
        </w:r>
        <w:r w:rsidRPr="007A2F12">
          <w:rPr>
            <w:rFonts w:ascii="宋体" w:hAnsi="宋体" w:cs="宋体" w:hint="eastAsia"/>
            <w:bCs/>
          </w:rPr>
          <w:t>：由预标定各光谱通道在调制载波下的响应特性构成的矩阵，其第</w:t>
        </w:r>
        <w:r w:rsidRPr="007A2F12">
          <w:rPr>
            <w:bCs/>
          </w:rPr>
          <w:t>k</w:t>
        </w:r>
        <w:r w:rsidRPr="007A2F12">
          <w:rPr>
            <w:rFonts w:hint="eastAsia"/>
            <w:bCs/>
          </w:rPr>
          <w:t>列对应第</w:t>
        </w:r>
        <w:r w:rsidRPr="007A2F12">
          <w:rPr>
            <w:bCs/>
          </w:rPr>
          <w:t>k</w:t>
        </w:r>
        <w:r w:rsidRPr="007A2F12">
          <w:rPr>
            <w:rFonts w:hint="eastAsia"/>
            <w:bCs/>
          </w:rPr>
          <w:t>个通道的基函数响应</w:t>
        </w:r>
      </w:ins>
      <w:ins w:id="102" w:author="Songhai 松海 Lin 林" w:date="2026-02-12T11:02:00Z" w16du:dateUtc="2026-02-12T03:02:00Z">
        <w:r w:rsidR="008E3588" w:rsidRPr="008E3588">
          <w:rPr>
            <w:rFonts w:hint="eastAsia"/>
            <w:bCs/>
          </w:rPr>
          <w:t>，用于建立光谱信息与观测数据之间的线性映射关系。</w:t>
        </w:r>
      </w:ins>
    </w:p>
    <w:p w14:paraId="56CDCC71" w14:textId="20481D82" w:rsidR="007A2F12" w:rsidRPr="00B77781" w:rsidRDefault="007A2F12" w:rsidP="007A2F12">
      <w:pPr>
        <w:widowControl/>
        <w:rPr>
          <w:bCs/>
        </w:rPr>
      </w:pPr>
      <w:ins w:id="103" w:author="Songhai 松海 Lin 林" w:date="2026-02-12T10:51:00Z" w16du:dateUtc="2026-02-12T02:51:00Z">
        <w:r w:rsidRPr="007A2F12">
          <w:rPr>
            <w:rFonts w:hint="eastAsia"/>
            <w:bCs/>
          </w:rPr>
          <w:t>复合响应序列：探测器在单次采集时间内记录的、由所有调制通道信号与环境噪声叠加形成的时域信号。</w:t>
        </w:r>
      </w:ins>
    </w:p>
    <w:p w14:paraId="724FE93A" w14:textId="41780CD5" w:rsidR="00C114E6" w:rsidRPr="00B77781" w:rsidRDefault="00C114E6" w:rsidP="00C114E6">
      <w:pPr>
        <w:widowControl/>
        <w:ind w:firstLine="420"/>
        <w:rPr>
          <w:bCs/>
        </w:rPr>
      </w:pPr>
      <w:r w:rsidRPr="00B77781">
        <w:rPr>
          <w:bCs/>
        </w:rPr>
        <w:t>在硬件构成上，系统首先包含一个光谱编码模块（</w:t>
      </w:r>
      <w:r w:rsidRPr="00B77781">
        <w:rPr>
          <w:bCs/>
        </w:rPr>
        <w:t>Encoder</w:t>
      </w:r>
      <w:r w:rsidRPr="00B77781">
        <w:rPr>
          <w:bCs/>
        </w:rPr>
        <w:t>），该模块作为信号的主动发生源，负责对预设的</w:t>
      </w:r>
      <w:r w:rsidRPr="00B77781">
        <w:rPr>
          <w:bCs/>
        </w:rPr>
        <w:t xml:space="preserve"> 12 </w:t>
      </w:r>
      <w:r w:rsidRPr="00B77781">
        <w:rPr>
          <w:bCs/>
        </w:rPr>
        <w:t>个光谱通道分别加载正交调制载波。为满足高频调制需求，本实施例采用</w:t>
      </w:r>
      <w:r w:rsidRPr="00B77781">
        <w:rPr>
          <w:bCs/>
        </w:rPr>
        <w:t xml:space="preserve"> 12 </w:t>
      </w:r>
      <w:r w:rsidRPr="00B77781">
        <w:rPr>
          <w:bCs/>
        </w:rPr>
        <w:t>个中心波长分布在</w:t>
      </w:r>
      <w:r w:rsidRPr="00B77781">
        <w:rPr>
          <w:bCs/>
        </w:rPr>
        <w:t xml:space="preserve"> 400–700 nm </w:t>
      </w:r>
      <w:r w:rsidRPr="00B77781">
        <w:rPr>
          <w:bCs/>
        </w:rPr>
        <w:t>可见光波段的窄带</w:t>
      </w:r>
      <w:r w:rsidRPr="00B77781">
        <w:rPr>
          <w:bCs/>
        </w:rPr>
        <w:t xml:space="preserve"> LED </w:t>
      </w:r>
      <w:r w:rsidRPr="00B77781">
        <w:rPr>
          <w:bCs/>
        </w:rPr>
        <w:t>阵列，每个通道的物理光谱特性遵循高斯近似分布，为后续采样提供丰富的基函数。这些光源由具备</w:t>
      </w:r>
      <w:r w:rsidRPr="00B77781">
        <w:rPr>
          <w:bCs/>
        </w:rPr>
        <w:t xml:space="preserve"> MHz </w:t>
      </w:r>
      <w:r w:rsidRPr="00B77781">
        <w:rPr>
          <w:bCs/>
        </w:rPr>
        <w:t>级带宽的</w:t>
      </w:r>
      <w:r w:rsidRPr="00B77781">
        <w:rPr>
          <w:bCs/>
        </w:rPr>
        <w:t xml:space="preserve"> LED </w:t>
      </w:r>
      <w:r w:rsidRPr="00B77781">
        <w:rPr>
          <w:bCs/>
        </w:rPr>
        <w:t>驱动电路（如</w:t>
      </w:r>
      <w:r w:rsidRPr="00B77781">
        <w:rPr>
          <w:bCs/>
        </w:rPr>
        <w:t xml:space="preserve"> PT4115</w:t>
      </w:r>
      <w:r w:rsidRPr="00B77781">
        <w:rPr>
          <w:bCs/>
        </w:rPr>
        <w:t>）独立控制，能够产生包含多波段信息的并行编码信号。</w:t>
      </w:r>
    </w:p>
    <w:p w14:paraId="3D109A7F" w14:textId="2D49652F" w:rsidR="00C114E6" w:rsidRPr="00B77781" w:rsidRDefault="00C114E6" w:rsidP="00C114E6">
      <w:pPr>
        <w:widowControl/>
        <w:ind w:firstLine="420"/>
        <w:rPr>
          <w:bCs/>
        </w:rPr>
      </w:pPr>
      <w:r w:rsidRPr="00B77781">
        <w:rPr>
          <w:bCs/>
        </w:rPr>
        <w:t>与其协同工作的</w:t>
      </w:r>
      <w:r w:rsidR="00643D8F">
        <w:rPr>
          <w:bCs/>
        </w:rPr>
        <w:t>探测</w:t>
      </w:r>
      <w:r w:rsidRPr="00B77781">
        <w:rPr>
          <w:bCs/>
        </w:rPr>
        <w:t>采样模块（</w:t>
      </w:r>
      <w:r w:rsidRPr="00B77781">
        <w:rPr>
          <w:bCs/>
        </w:rPr>
        <w:t>Sensor</w:t>
      </w:r>
      <w:r w:rsidRPr="00B77781">
        <w:rPr>
          <w:bCs/>
        </w:rPr>
        <w:t>）负责在单次采集时间内捕获复合信号。该模块通过高带宽（</w:t>
      </w:r>
      <w:r w:rsidRPr="00B77781">
        <w:rPr>
          <w:bCs/>
        </w:rPr>
        <w:t>11 MHz</w:t>
      </w:r>
      <w:r w:rsidRPr="00B77781">
        <w:rPr>
          <w:bCs/>
        </w:rPr>
        <w:t>）的光电探测器（如</w:t>
      </w:r>
      <w:r w:rsidRPr="00B77781">
        <w:rPr>
          <w:bCs/>
        </w:rPr>
        <w:t xml:space="preserve"> Thorlabs PDA100A2</w:t>
      </w:r>
      <w:r w:rsidRPr="00B77781">
        <w:rPr>
          <w:bCs/>
        </w:rPr>
        <w:t>）感测目标物体反射的总光</w:t>
      </w:r>
      <w:r w:rsidRPr="00B77781">
        <w:rPr>
          <w:bCs/>
        </w:rPr>
        <w:lastRenderedPageBreak/>
        <w:t>子通量，并实时将其转化为时变电信号。随后，由</w:t>
      </w:r>
      <w:r w:rsidRPr="00B77781">
        <w:rPr>
          <w:bCs/>
        </w:rPr>
        <w:t xml:space="preserve"> 1 GSa/s </w:t>
      </w:r>
      <w:r w:rsidRPr="00B77781">
        <w:rPr>
          <w:bCs/>
        </w:rPr>
        <w:t>的信号数字化单元（如数字化仪）对该电信号进行离散采样，生成记录了随时间演化的复合响应序列的观测数据。</w:t>
      </w:r>
    </w:p>
    <w:p w14:paraId="492783AB" w14:textId="1ED93E39" w:rsidR="00C114E6" w:rsidRPr="00B77781" w:rsidRDefault="00C114E6" w:rsidP="00C114E6">
      <w:pPr>
        <w:widowControl/>
        <w:ind w:firstLine="420"/>
        <w:rPr>
          <w:bCs/>
        </w:rPr>
      </w:pPr>
      <w:r w:rsidRPr="00B77781">
        <w:rPr>
          <w:bCs/>
        </w:rPr>
        <w:t>最后，解调与重建模块（</w:t>
      </w:r>
      <w:r w:rsidRPr="00B77781">
        <w:rPr>
          <w:bCs/>
        </w:rPr>
        <w:t>Decoder &amp; Algorithm</w:t>
      </w:r>
      <w:r w:rsidRPr="00B77781">
        <w:rPr>
          <w:bCs/>
        </w:rPr>
        <w:t>）通过特征解耦处理器执行正交变换，并结合基于预标定系统矩阵</w:t>
      </w:r>
      <w:r w:rsidRPr="00B77781">
        <w:rPr>
          <w:bCs/>
        </w:rPr>
        <w:t xml:space="preserve"> </w:t>
      </w:r>
      <m:oMath>
        <m:r>
          <m:rPr>
            <m:sty m:val="bi"/>
          </m:rPr>
          <w:rPr>
            <w:rFonts w:ascii="Cambria Math" w:hAnsi="Cambria Math"/>
          </w:rPr>
          <m:t>W</m:t>
        </m:r>
      </m:oMath>
      <w:r w:rsidRPr="00B77781">
        <w:rPr>
          <w:bCs/>
        </w:rPr>
        <w:t xml:space="preserve"> </w:t>
      </w:r>
      <w:r w:rsidRPr="00B77781">
        <w:rPr>
          <w:bCs/>
        </w:rPr>
        <w:t>的光谱计算单元，实现对目标光谱的高保真重构。</w:t>
      </w:r>
    </w:p>
    <w:p w14:paraId="0C83CBB0" w14:textId="77777777" w:rsidR="002861AF" w:rsidRDefault="00B77781" w:rsidP="00B77781">
      <w:pPr>
        <w:widowControl/>
        <w:ind w:firstLine="420"/>
      </w:pPr>
      <w:r w:rsidRPr="00B77781">
        <w:t>在采样过程中，正交调制单元为</w:t>
      </w:r>
      <w:r w:rsidRPr="00B77781">
        <w:t xml:space="preserve"> </w:t>
      </w:r>
      <m:oMath>
        <m:r>
          <w:rPr>
            <w:rFonts w:ascii="Cambria Math" w:hAnsi="Cambria Math"/>
          </w:rPr>
          <m:t>K</m:t>
        </m:r>
      </m:oMath>
      <w:r w:rsidRPr="00B77781">
        <w:t xml:space="preserve"> </w:t>
      </w:r>
      <w:r w:rsidRPr="00B77781">
        <w:t>个光谱通道分别加载互不干扰的特征载波频率</w:t>
      </w:r>
      <w:r w:rsidRPr="00B77781">
        <w:t xml:space="preserve">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B77781">
        <w:t>。所述调制核遵循余弦调制模型：</w:t>
      </w:r>
    </w:p>
    <w:p w14:paraId="586915F9" w14:textId="77777777" w:rsidR="002861AF" w:rsidRDefault="00000000" w:rsidP="002861AF">
      <w:pPr>
        <w:widowControl/>
        <w:ind w:firstLine="420"/>
        <w:jc w:val="center"/>
      </w:pPr>
      <m:oMath>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e>
            </m:d>
          </m:e>
        </m:func>
      </m:oMath>
      <w:r w:rsidR="00B77781" w:rsidRPr="00B77781">
        <w:t>，</w:t>
      </w:r>
    </w:p>
    <w:p w14:paraId="4B580561" w14:textId="10C6DCA2" w:rsidR="002861AF" w:rsidRDefault="00B77781" w:rsidP="00B77781">
      <w:pPr>
        <w:widowControl/>
        <w:ind w:firstLine="420"/>
      </w:pPr>
      <w:r w:rsidRPr="00B77781">
        <w:t>其中</w:t>
      </w:r>
      <w:r w:rsidRPr="00B77781">
        <w:t xml:space="preserve"> </w:t>
      </w:r>
      <m:oMath>
        <m:sSub>
          <m:sSubPr>
            <m:ctrlPr>
              <w:rPr>
                <w:rFonts w:ascii="Cambria Math" w:hAnsi="Cambria Math"/>
                <w:i/>
              </w:rPr>
            </m:ctrlPr>
          </m:sSubPr>
          <m:e>
            <m:r>
              <w:rPr>
                <w:rFonts w:ascii="Cambria Math" w:hAnsi="Cambria Math"/>
              </w:rPr>
              <m:t>a</m:t>
            </m:r>
          </m:e>
          <m:sub>
            <m:r>
              <w:rPr>
                <w:rFonts w:ascii="Cambria Math" w:hAnsi="Cambria Math"/>
              </w:rPr>
              <m:t>k,0</m:t>
            </m:r>
          </m:sub>
        </m:sSub>
      </m:oMath>
      <w:r w:rsidRPr="00B77781">
        <w:t xml:space="preserve"> </w:t>
      </w:r>
      <w:r w:rsidRPr="00B77781">
        <w:t>为直流偏置，</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sidRPr="00B77781">
        <w:t xml:space="preserve"> </w:t>
      </w:r>
      <w:r w:rsidRPr="00B77781">
        <w:t>为载波振幅。探测器在单次采集时间内同步接收所有通道的混合光信号，生成的复合时域信号</w:t>
      </w:r>
      <w:r w:rsidRPr="00B77781">
        <w:t xml:space="preserve"> </w:t>
      </w: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oMath>
      <w:r w:rsidRPr="00B77781">
        <w:t xml:space="preserve"> </w:t>
      </w:r>
      <w:r w:rsidRPr="00B77781">
        <w:t>包含了所有通道的光谱投影信息以及环境干扰成分：</w:t>
      </w:r>
    </w:p>
    <w:p w14:paraId="0B440264" w14:textId="38990B50" w:rsidR="00B77781" w:rsidRPr="00FB6109" w:rsidRDefault="00000000" w:rsidP="002861AF">
      <w:pPr>
        <w:widowControl/>
        <w:ind w:firstLine="420"/>
        <w:jc w:val="center"/>
      </w:pP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z</m:t>
                </m:r>
              </m:e>
              <m:sub>
                <m:r>
                  <w:rPr>
                    <w:rFonts w:ascii="Cambria Math" w:hAnsi="Cambria Math"/>
                  </w:rPr>
                  <m:t>k</m:t>
                </m:r>
              </m:sub>
            </m:sSub>
            <m:sSub>
              <m:sSubPr>
                <m:ctrlPr>
                  <w:rPr>
                    <w:rFonts w:ascii="Cambria Math" w:hAnsi="Cambria Math"/>
                    <w:i/>
                  </w:rPr>
                </m:ctrlPr>
              </m:sSubPr>
              <m:e>
                <m:r>
                  <w:rPr>
                    <w:rFonts w:ascii="Cambria Math" w:hAnsi="Cambria Math"/>
                  </w:rPr>
                  <m:t>a</m:t>
                </m:r>
              </m:e>
              <m:sub>
                <m:r>
                  <w:rPr>
                    <w:rFonts w:ascii="Cambria Math" w:hAnsi="Cambria Math"/>
                  </w:rPr>
                  <m:t>k,0</m:t>
                </m:r>
              </m:sub>
            </m:sSub>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noise</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z</m:t>
                </m:r>
              </m:e>
              <m:sub>
                <m:r>
                  <w:rPr>
                    <w:rFonts w:ascii="Cambria Math" w:hAnsi="Cambria Math"/>
                  </w:rPr>
                  <m:t>k</m:t>
                </m:r>
              </m:sub>
            </m:sSub>
            <m:sSub>
              <m:sSubPr>
                <m:ctrlPr>
                  <w:rPr>
                    <w:rFonts w:ascii="Cambria Math" w:hAnsi="Cambria Math"/>
                    <w:i/>
                  </w:rPr>
                </m:ctrlPr>
              </m:sSubPr>
              <m:e>
                <m:r>
                  <w:rPr>
                    <w:rFonts w:ascii="Cambria Math" w:hAnsi="Cambria Math"/>
                  </w:rPr>
                  <m:t>a</m:t>
                </m:r>
              </m:e>
              <m:sub>
                <m:r>
                  <w:rPr>
                    <w:rFonts w:ascii="Cambria Math" w:hAnsi="Cambria Math"/>
                  </w:rPr>
                  <m:t>k,1</m:t>
                </m:r>
              </m:sub>
            </m:sSub>
            <m:r>
              <m:rPr>
                <m:nor/>
              </m:rPr>
              <w:rPr>
                <w:rFonts w:ascii="Cambria Math" w:hAnsi="Cambria Math"/>
              </w:rPr>
              <m:t>cos</m:t>
            </m:r>
            <m:d>
              <m:dPr>
                <m:ctrlPr>
                  <w:rPr>
                    <w:rFonts w:ascii="Cambria Math" w:hAnsi="Cambria Math"/>
                    <w:i/>
                  </w:rPr>
                </m:ctrlPr>
              </m:dPr>
              <m:e>
                <m:r>
                  <w:rPr>
                    <w:rFonts w:ascii="Cambria Math" w:hAnsi="Cambria Math"/>
                  </w:rPr>
                  <m:t>2</m:t>
                </m:r>
                <m:r>
                  <m:rPr>
                    <m:nor/>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e>
            </m:d>
            <m:ctrlPr>
              <w:rPr>
                <w:rFonts w:ascii="Cambria Math" w:hAnsi="Cambria Math"/>
                <w:i/>
              </w:rPr>
            </m:ctrlPr>
          </m:e>
        </m:nary>
      </m:oMath>
      <w:r w:rsidR="00B77781" w:rsidRPr="00FB6109">
        <w:t xml:space="preserve"> </w:t>
      </w:r>
      <w:r w:rsidR="00B77781" w:rsidRPr="00FB6109">
        <w:t>。</w:t>
      </w:r>
    </w:p>
    <w:p w14:paraId="39EA4DCE" w14:textId="320BF516" w:rsidR="002D0726" w:rsidRPr="00FB6109" w:rsidRDefault="002D0726" w:rsidP="002D0726">
      <w:pPr>
        <w:widowControl/>
        <w:ind w:firstLine="420"/>
      </w:pPr>
      <w:r w:rsidRPr="00FB6109">
        <w:t>参照图</w:t>
      </w:r>
      <w:r w:rsidRPr="00FB6109">
        <w:t xml:space="preserve"> 2</w:t>
      </w:r>
      <w:r w:rsidRPr="00FB6109">
        <w:t>，展示了本申请实施例提供的受调制的并行编码信号在不同噪声模型下的时域响应对比。图中，实线代表无噪声状态下的理想调制信号序列；其余三条虚线分别代表在极端低信噪比（</w:t>
      </w:r>
      <w:del w:id="104" w:author="Songhai 松海 Lin 林" w:date="2026-02-12T10:08:00Z" w16du:dateUtc="2026-02-12T02:08:00Z">
        <w:r w:rsidRPr="00FB6109" w:rsidDel="005C33E5">
          <w:delText>$</w:delText>
        </w:r>
      </w:del>
      <w:r w:rsidRPr="00FB6109">
        <w:t xml:space="preserve">SNR = -20 </w:t>
      </w:r>
      <w:del w:id="105" w:author="Songhai 松海 Lin 林" w:date="2026-02-12T10:08:00Z" w16du:dateUtc="2026-02-12T02:08:00Z">
        <w:r w:rsidRPr="00FB6109" w:rsidDel="005C33E5">
          <w:delText xml:space="preserve">\text{ </w:delText>
        </w:r>
      </w:del>
      <w:r w:rsidRPr="00FB6109">
        <w:t>dB</w:t>
      </w:r>
      <w:del w:id="106" w:author="Songhai 松海 Lin 林" w:date="2026-02-12T10:08:00Z" w16du:dateUtc="2026-02-12T02:08:00Z">
        <w:r w:rsidRPr="00FB6109" w:rsidDel="005C33E5">
          <w:delText>}$</w:delText>
        </w:r>
      </w:del>
      <w:r w:rsidRPr="00FB6109">
        <w:t>）条件下，目标信号被三种典型的结构化环境噪声覆盖后的时域波形</w:t>
      </w:r>
      <w:del w:id="107" w:author="Songhai 松海 Lin 林" w:date="2026-02-12T10:52:00Z" w16du:dateUtc="2026-02-12T02:52:00Z">
        <w:r w:rsidRPr="00FB6109" w:rsidDel="009221BE">
          <w:delText xml:space="preserve"> </w:delText>
        </w:r>
      </w:del>
      <w:r w:rsidRPr="00FB6109">
        <w:t>。进一步地，如图</w:t>
      </w:r>
      <w:r w:rsidRPr="00FB6109">
        <w:t xml:space="preserve"> 2 </w:t>
      </w:r>
      <w:r w:rsidRPr="00FB6109">
        <w:t>所示：</w:t>
      </w:r>
    </w:p>
    <w:p w14:paraId="6CB79E0B" w14:textId="596BB1FA" w:rsidR="002D0726" w:rsidRPr="00FB6109" w:rsidRDefault="002D0726" w:rsidP="002D0726">
      <w:pPr>
        <w:widowControl/>
        <w:ind w:firstLine="420"/>
      </w:pPr>
      <w:r w:rsidRPr="00FB6109">
        <w:t>直流背景干扰（</w:t>
      </w:r>
      <w:r w:rsidRPr="00FB6109">
        <w:t>DC ambient</w:t>
      </w:r>
      <w:r w:rsidRPr="00FB6109">
        <w:t>）表现为信号整体幅值的抬升，模拟太阳光等恒定强光背景下的探测响应；</w:t>
      </w:r>
    </w:p>
    <w:p w14:paraId="653E675A" w14:textId="761687FB" w:rsidR="002D0726" w:rsidRPr="00FB6109" w:rsidRDefault="002D0726" w:rsidP="002D0726">
      <w:pPr>
        <w:widowControl/>
        <w:ind w:firstLine="420"/>
      </w:pPr>
      <w:r w:rsidRPr="00FB6109">
        <w:t xml:space="preserve">20 kHz </w:t>
      </w:r>
      <w:r w:rsidRPr="00FB6109">
        <w:t>的</w:t>
      </w:r>
      <w:r w:rsidRPr="00FB6109">
        <w:t xml:space="preserve"> PWM </w:t>
      </w:r>
      <w:r w:rsidRPr="00FB6109">
        <w:t>调光噪声（</w:t>
      </w:r>
      <w:r w:rsidRPr="00FB6109">
        <w:t>PWM dimming</w:t>
      </w:r>
      <w:r w:rsidRPr="00FB6109">
        <w:t>）表现为周期性的高频脉冲干扰，模拟标准照明调光协议对信号的调制破坏；</w:t>
      </w:r>
    </w:p>
    <w:p w14:paraId="464C8D42" w14:textId="61470782" w:rsidR="002D0726" w:rsidRPr="00FB6109" w:rsidRDefault="002D0726" w:rsidP="002D0726">
      <w:pPr>
        <w:widowControl/>
        <w:ind w:firstLine="420"/>
      </w:pPr>
      <w:r w:rsidRPr="00FB6109">
        <w:t xml:space="preserve">100 kHz </w:t>
      </w:r>
      <w:r w:rsidRPr="00FB6109">
        <w:t>的开关电源纹波（</w:t>
      </w:r>
      <w:r w:rsidRPr="00FB6109">
        <w:t>SMPS switching</w:t>
      </w:r>
      <w:r w:rsidRPr="00FB6109">
        <w:t>）则呈现为更密集的交变振荡，模拟电子电力适配器产生的电磁谐波干扰</w:t>
      </w:r>
      <w:del w:id="108" w:author="Songhai 松海 Lin 林" w:date="2026-02-12T10:10:00Z" w16du:dateUtc="2026-02-12T02:10:00Z">
        <w:r w:rsidRPr="00FB6109" w:rsidDel="00541C0D">
          <w:delText xml:space="preserve"> </w:delText>
        </w:r>
      </w:del>
      <w:r w:rsidRPr="00FB6109">
        <w:t>。</w:t>
      </w:r>
    </w:p>
    <w:p w14:paraId="3DC449AC" w14:textId="77777777" w:rsidR="002D0726" w:rsidRPr="00FB6109" w:rsidRDefault="002D0726" w:rsidP="002D0726">
      <w:pPr>
        <w:widowControl/>
        <w:ind w:firstLine="420"/>
      </w:pPr>
      <w:r w:rsidRPr="00FB6109">
        <w:t>从图</w:t>
      </w:r>
      <w:r w:rsidRPr="00FB6109">
        <w:t xml:space="preserve"> 2 </w:t>
      </w:r>
      <w:r w:rsidRPr="00FB6109">
        <w:t>可以直观地看出，在如此低信噪比的工况下，目标信号在时域上已完全被噪声淹没，变得不可辨识。这证明了在传统时域积分或直流耦合探测方案下，光谱信息将由于严重的信噪比恶化而无法提取，从而体现出本申请采用正交频率编码策略并在频域执行解调的必要性</w:t>
      </w:r>
      <w:del w:id="109" w:author="Songhai 松海 Lin 林" w:date="2026-02-12T10:11:00Z" w16du:dateUtc="2026-02-12T02:11:00Z">
        <w:r w:rsidRPr="00FB6109" w:rsidDel="00541C0D">
          <w:delText xml:space="preserve"> </w:delText>
        </w:r>
      </w:del>
      <w:r w:rsidRPr="00FB6109">
        <w:t>。</w:t>
      </w:r>
    </w:p>
    <w:p w14:paraId="20B4597A" w14:textId="1F3F14D4" w:rsidR="002D0726" w:rsidRPr="00FB6109" w:rsidRDefault="002D0726" w:rsidP="00FB6109">
      <w:pPr>
        <w:widowControl/>
        <w:ind w:firstLine="420"/>
      </w:pPr>
      <w:r w:rsidRPr="00FB6109">
        <w:t>参照图</w:t>
      </w:r>
      <w:r w:rsidRPr="00FB6109">
        <w:t xml:space="preserve"> 3</w:t>
      </w:r>
      <w:r w:rsidRPr="00FB6109">
        <w:t>，其展示了本申请实施例提供的光谱重构误差（</w:t>
      </w:r>
      <w:r w:rsidRPr="00FB6109">
        <w:t>RMSE</w:t>
      </w:r>
      <w:r w:rsidRPr="00FB6109">
        <w:t>）随信噪比（</w:t>
      </w:r>
      <w:r w:rsidRPr="00FB6109">
        <w:t>SNR</w:t>
      </w:r>
      <w:r w:rsidRPr="00FB6109">
        <w:t>）变化的定量分析结果。实验结果揭示了本框架的一个核心优势：即针对结构化环境噪声（如直流背景</w:t>
      </w:r>
      <w:r w:rsidRPr="00FB6109">
        <w:t xml:space="preserve"> DC</w:t>
      </w:r>
      <w:r w:rsidRPr="00FB6109">
        <w:t>、</w:t>
      </w:r>
      <w:r w:rsidRPr="00FB6109">
        <w:t xml:space="preserve">20 kHz PWM </w:t>
      </w:r>
      <w:r w:rsidRPr="00FB6109">
        <w:t>调光及</w:t>
      </w:r>
      <w:r w:rsidRPr="00FB6109">
        <w:t xml:space="preserve"> 100 kHz SMPS </w:t>
      </w:r>
      <w:r w:rsidRPr="00FB6109">
        <w:t>纹波）表现出独特的稳健性（</w:t>
      </w:r>
      <w:r w:rsidRPr="00FB6109">
        <w:t>Robustness</w:t>
      </w:r>
      <w:r w:rsidRPr="00FB6109">
        <w:rPr>
          <w:rFonts w:hint="eastAsia"/>
        </w:rPr>
        <w:t>）</w:t>
      </w:r>
      <w:r w:rsidRPr="00FB6109">
        <w:t>特征。与随随机噪声线性退化的传统方案不同，本系统在</w:t>
      </w:r>
      <w:r w:rsidRPr="00FB6109">
        <w:t xml:space="preserve"> SNR </w:t>
      </w:r>
      <w:r w:rsidRPr="00FB6109">
        <w:t>从</w:t>
      </w:r>
      <w:r w:rsidRPr="00FB6109">
        <w:t xml:space="preserve"> 40 dB </w:t>
      </w:r>
      <w:r w:rsidRPr="00FB6109">
        <w:t>剧烈下降至</w:t>
      </w:r>
      <w:r w:rsidRPr="00FB6109">
        <w:t xml:space="preserve"> -20 dB </w:t>
      </w:r>
      <w:r w:rsidRPr="00FB6109">
        <w:t>的极端过程中，重构误差曲线保持极其平滑且接近于零（</w:t>
      </w:r>
      <m:oMath>
        <m:r>
          <m:rPr>
            <m:nor/>
          </m:rPr>
          <w:rPr>
            <w:rFonts w:ascii="Cambria Math" w:hAnsi="Cambria Math"/>
          </w:rPr>
          <m:t>RMSE</m:t>
        </m:r>
        <m:r>
          <w:rPr>
            <w:rFonts w:ascii="Cambria Math" w:hAnsi="Cambria Math"/>
          </w:rPr>
          <m:t>&lt;</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FB6109">
        <w:t>）。这种光谱免疫力验证了基函数频率的正交性允许系统完全绕过特定的干扰频段，实现了在恶劣环境下对信号的近乎无损提取。</w:t>
      </w:r>
    </w:p>
    <w:p w14:paraId="1429FD8A" w14:textId="702F5FA0" w:rsidR="00526D9F" w:rsidRDefault="002861AF" w:rsidP="002861AF">
      <w:pPr>
        <w:widowControl/>
        <w:ind w:firstLine="420"/>
      </w:pPr>
      <w:r w:rsidRPr="002861AF">
        <w:lastRenderedPageBreak/>
        <w:t>参照图</w:t>
      </w:r>
      <w:r w:rsidRPr="002861AF">
        <w:t xml:space="preserve"> 4</w:t>
      </w:r>
      <w:r w:rsidR="002C4247">
        <w:rPr>
          <w:rFonts w:hint="eastAsia"/>
        </w:rPr>
        <w:t>，</w:t>
      </w:r>
      <w:r w:rsidR="00FB6109" w:rsidRPr="00FB6109">
        <w:t>本实施例通过对标准反射色卡的</w:t>
      </w:r>
      <w:r w:rsidR="00FB6109" w:rsidRPr="00FB6109">
        <w:t xml:space="preserve"> 24 </w:t>
      </w:r>
      <w:r w:rsidR="00FB6109" w:rsidRPr="00FB6109">
        <w:t>个色块进行重构，全方位展示了系统的高保真性能。</w:t>
      </w:r>
      <w:r w:rsidRPr="002861AF">
        <w:t>系统以</w:t>
      </w:r>
      <w:r w:rsidRPr="002861AF">
        <w:t xml:space="preserve"> 250 </w:t>
      </w:r>
      <m:oMath>
        <m:r>
          <m:rPr>
            <m:nor/>
          </m:rPr>
          <w:rPr>
            <w:rFonts w:ascii="Cambria Math" w:hAnsi="Cambria Math"/>
          </w:rPr>
          <m:t>μ</m:t>
        </m:r>
      </m:oMath>
      <w:r w:rsidRPr="002861AF">
        <w:t xml:space="preserve">s </w:t>
      </w:r>
      <w:r w:rsidRPr="002861AF">
        <w:t>的极短快照时间完成单次采集。解调与重建模块通过傅里叶变换提取特征频点</w:t>
      </w:r>
      <w:r w:rsidRPr="002861AF">
        <w:t xml:space="preserve"> </w:t>
      </w:r>
      <m:oMath>
        <m:d>
          <m:dPr>
            <m:begChr m:val="|"/>
            <m:endChr m:val="|"/>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d>
      </m:oMath>
      <w:r w:rsidRPr="002861AF">
        <w:t xml:space="preserve"> </w:t>
      </w:r>
      <w:r w:rsidRPr="002861AF">
        <w:t>的幅值构建测量向量，并结合预标定的系统矩阵</w:t>
      </w:r>
      <w:r w:rsidRPr="002861AF">
        <w:t xml:space="preserve"> </w:t>
      </w:r>
      <m:oMath>
        <m:r>
          <m:rPr>
            <m:sty m:val="bi"/>
          </m:rPr>
          <w:rPr>
            <w:rFonts w:ascii="Cambria Math" w:hAnsi="Cambria Math"/>
          </w:rPr>
          <m:t>W</m:t>
        </m:r>
      </m:oMath>
      <w:r w:rsidRPr="002861AF">
        <w:t xml:space="preserve"> </w:t>
      </w:r>
      <w:r w:rsidRPr="002861AF">
        <w:t>完成重构。</w:t>
      </w:r>
      <w:r w:rsidR="00FB6109" w:rsidRPr="00FB6109">
        <w:t>尽管单次快照采集时间短至</w:t>
      </w:r>
      <w:r w:rsidR="00FB6109" w:rsidRPr="00FB6109">
        <w:t xml:space="preserve"> 250 μs</w:t>
      </w:r>
      <w:r w:rsidR="00FB6109" w:rsidRPr="00FB6109">
        <w:t>，系统在涵盖</w:t>
      </w:r>
      <w:r w:rsidR="00FB6109">
        <w:rPr>
          <w:rFonts w:hint="eastAsia"/>
        </w:rPr>
        <w:t>光谱特性</w:t>
      </w:r>
      <w:r w:rsidR="00FB6109" w:rsidRPr="00FB6109">
        <w:t>各异的</w:t>
      </w:r>
      <w:r w:rsidR="00FB6109">
        <w:rPr>
          <w:rFonts w:hint="eastAsia"/>
        </w:rPr>
        <w:t>数据</w:t>
      </w:r>
      <w:r w:rsidR="00FB6109" w:rsidRPr="00FB6109">
        <w:t>时，均表现出与真实光谱（</w:t>
      </w:r>
      <w:r w:rsidR="00FB6109" w:rsidRPr="00FB6109">
        <w:t>GT</w:t>
      </w:r>
      <w:r w:rsidR="00FB6109" w:rsidRPr="00FB6109">
        <w:t>）极高的一致性，全色块平均重构</w:t>
      </w:r>
      <w:r w:rsidR="00FB6109" w:rsidRPr="00FB6109">
        <w:t xml:space="preserve"> RMSE </w:t>
      </w:r>
      <w:r w:rsidR="00FB6109" w:rsidRPr="00FB6109">
        <w:t>仅为</w:t>
      </w:r>
      <w:r w:rsidR="00FB6109" w:rsidRPr="00FB6109">
        <w:t xml:space="preserve"> 0.0422</w:t>
      </w:r>
      <w:r w:rsidR="00FB6109" w:rsidRPr="00FB6109">
        <w:t>。观察图中各子图的插入框可以发现，基于重构光谱生成的</w:t>
      </w:r>
      <w:r w:rsidR="00FB6109" w:rsidRPr="00FB6109">
        <w:t xml:space="preserve"> sRGB </w:t>
      </w:r>
      <w:r w:rsidR="00FB6109" w:rsidRPr="00FB6109">
        <w:t>渲染颜色与真实色块在视觉上几乎不可分辨，充分证明了本系统对宽带光谱轮廓捕获的精确度。</w:t>
      </w:r>
    </w:p>
    <w:p w14:paraId="4648A0D1" w14:textId="04FFC700" w:rsidR="00FB6109" w:rsidRDefault="00FB6109" w:rsidP="002861AF">
      <w:pPr>
        <w:widowControl/>
        <w:ind w:firstLine="420"/>
      </w:pPr>
      <w:r w:rsidRPr="00FB6109">
        <w:t>参照图</w:t>
      </w:r>
      <w:r w:rsidRPr="00FB6109">
        <w:t xml:space="preserve"> 5</w:t>
      </w:r>
      <w:r w:rsidRPr="00FB6109">
        <w:t>，本实施例利用一系列具有</w:t>
      </w:r>
      <w:r w:rsidRPr="00FB6109">
        <w:t xml:space="preserve"> 10 nm </w:t>
      </w:r>
      <w:r w:rsidRPr="00FB6109">
        <w:t>半高全宽（</w:t>
      </w:r>
      <w:r w:rsidRPr="00FB6109">
        <w:t>FWHM</w:t>
      </w:r>
      <w:r w:rsidRPr="00FB6109">
        <w:t>）的窄带光谱峰进一步挑战了系统的解析极限。实验结果清晰地显示，重构得到的离散谱点（由空心圆圈标识）完美契合了锐利的光谱峰形特征。这一极其优异的重构效果证实了本申请的框架成功解耦了采集速度与光谱分辨率：即使在超高速</w:t>
      </w:r>
      <w:r w:rsidR="00643D8F">
        <w:t>探测</w:t>
      </w:r>
      <w:r w:rsidRPr="00FB6109">
        <w:t>过程中，也完全避免了传统计算</w:t>
      </w:r>
      <w:r w:rsidR="00643D8F">
        <w:t>探测</w:t>
      </w:r>
      <w:r w:rsidRPr="00FB6109">
        <w:t>中常见的信号展宽伪影，确保了对精细光谱结构的高精度还原能力。</w:t>
      </w:r>
    </w:p>
    <w:p w14:paraId="018BE09F" w14:textId="05EE36C6" w:rsidR="00477933" w:rsidRPr="00477933" w:rsidRDefault="00477933" w:rsidP="00124185">
      <w:pPr>
        <w:widowControl/>
        <w:ind w:firstLine="420"/>
      </w:pPr>
      <w:r w:rsidRPr="00477933">
        <w:t>参照图</w:t>
      </w:r>
      <w:r w:rsidRPr="00477933">
        <w:t xml:space="preserve"> 6</w:t>
      </w:r>
      <w:r w:rsidRPr="00477933">
        <w:t>，其详细展示了系统在强电磁干扰环境下，观测信号在时域上的极端对比情况。图中通过两条电压随时间变化的曲线，分别反映了高信噪比（</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477933">
        <w:t>）与极低信噪比（</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477933">
        <w:t>）下的信号特征。进一步地，如图</w:t>
      </w:r>
      <w:r w:rsidRPr="00477933">
        <w:t xml:space="preserve"> 6 </w:t>
      </w:r>
      <w:r w:rsidRPr="00477933">
        <w:t>所示：在</w:t>
      </w:r>
      <w:r w:rsidRPr="00477933">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477933">
        <w:t xml:space="preserve"> </w:t>
      </w:r>
      <w:r w:rsidRPr="00477933">
        <w:t>的条件下，虽然存在一定的基线波动，但信号的调制纹波清晰可见，代表了系统在较好工况下的标准采样状态；在</w:t>
      </w:r>
      <w:r w:rsidRPr="00477933">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477933">
        <w:t xml:space="preserve"> </w:t>
      </w:r>
      <w:r w:rsidRPr="00477933">
        <w:t>的极端工况下，由于受到高能开关电源（</w:t>
      </w:r>
      <w:r w:rsidRPr="00477933">
        <w:t>SMPS</w:t>
      </w:r>
      <w:r w:rsidRPr="00477933">
        <w:t>）开关纹波的剧烈干扰，目标信号在时域上已经完全被巨大的背景干扰脉冲所淹没</w:t>
      </w:r>
      <w:r w:rsidRPr="00477933">
        <w:t xml:space="preserve"> </w:t>
      </w:r>
      <w:r w:rsidRPr="00477933">
        <w:t>。</w:t>
      </w:r>
    </w:p>
    <w:p w14:paraId="7BAB8BF9" w14:textId="6709EA3F" w:rsidR="00932781" w:rsidRDefault="00932781" w:rsidP="00932781">
      <w:pPr>
        <w:widowControl/>
        <w:ind w:firstLine="420"/>
      </w:pPr>
      <w:r w:rsidRPr="002861AF">
        <w:t>针对非受控环境中的结构化噪声（如</w:t>
      </w:r>
      <w:r>
        <w:rPr>
          <w:rFonts w:hint="eastAsia"/>
        </w:rPr>
        <w:t>直流光、</w:t>
      </w:r>
      <w:r w:rsidRPr="002861AF">
        <w:t xml:space="preserve">20 kHz PWM </w:t>
      </w:r>
      <w:r w:rsidRPr="002861AF">
        <w:t>调光噪声及</w:t>
      </w:r>
      <w:r w:rsidRPr="002861AF">
        <w:t xml:space="preserve"> 100 kHz </w:t>
      </w:r>
      <w:r w:rsidRPr="002861AF">
        <w:t>开关电源</w:t>
      </w:r>
      <w:r w:rsidRPr="002861AF">
        <w:t xml:space="preserve"> SMPS </w:t>
      </w:r>
      <w:r w:rsidRPr="002861AF">
        <w:t>纹波），本实施例执行特定的频率分配策略。参照图</w:t>
      </w:r>
      <w:r w:rsidRPr="002861AF">
        <w:t xml:space="preserve"> 7 </w:t>
      </w:r>
      <w:r w:rsidRPr="002861AF">
        <w:t>和图</w:t>
      </w:r>
      <w:r w:rsidRPr="002861AF">
        <w:t xml:space="preserve"> 8</w:t>
      </w:r>
      <w:r w:rsidRPr="002861AF">
        <w:t>，系统通过获取环境背景噪声的频谱分布，将各通道的载波频率（由红色三角标识）战略性地配置在噪声频谱的能量间隙中。进一步地，通过将调制载波群整体迁移至高频段（如</w:t>
      </w:r>
      <w:r w:rsidRPr="002861AF">
        <w:t xml:space="preserve"> 390 kHz </w:t>
      </w:r>
      <w:r w:rsidRPr="002861AF">
        <w:t>至</w:t>
      </w:r>
      <w:r w:rsidRPr="002861AF">
        <w:t xml:space="preserve"> 500 kHz </w:t>
      </w:r>
      <w:r w:rsidRPr="002861AF">
        <w:t>之间），实现信号与背景噪声在频域的严密隔离，确保在复杂电磁环境下的数据纯净度。</w:t>
      </w:r>
    </w:p>
    <w:p w14:paraId="3018E728" w14:textId="0D7C7AF4" w:rsidR="00540737" w:rsidRPr="00540737" w:rsidRDefault="00540737" w:rsidP="00540737">
      <w:pPr>
        <w:widowControl/>
        <w:ind w:firstLine="420"/>
      </w:pPr>
      <w:r w:rsidRPr="00540737">
        <w:t>参照图</w:t>
      </w:r>
      <w:r w:rsidRPr="00540737">
        <w:t xml:space="preserve"> 7</w:t>
      </w:r>
      <w:r w:rsidRPr="00540737">
        <w:t>，其展示了在较高信噪比环境（如</w:t>
      </w:r>
      <w:r w:rsidRPr="00540737">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540737">
        <w:t>）下，</w:t>
      </w:r>
      <w:r w:rsidR="00643D8F">
        <w:t>探测</w:t>
      </w:r>
      <w:r w:rsidRPr="00540737">
        <w:t>采样模块获取的信号经傅里叶变换后的频率域响应结果。图中通过红色倒三角清晰地标注了对应于各光谱通道的调制载波中心频率点。从图中可以观察到，在干扰较小的状态下，各载波分量的幅值显著高于背景噪声基</w:t>
      </w:r>
      <w:r w:rsidR="00244C0A">
        <w:rPr>
          <w:rFonts w:hint="eastAsia"/>
        </w:rPr>
        <w:t>。</w:t>
      </w:r>
      <w:r w:rsidRPr="00540737">
        <w:t>这证明了本系统在标准工作环境下能够实现对多波段信息的高精度解耦，为后续光谱投影值的提取和高保真光谱重构提供了纯净的特征域观测数据</w:t>
      </w:r>
      <w:del w:id="110" w:author="Songhai 松海 Lin 林" w:date="2026-02-12T10:32:00Z" w16du:dateUtc="2026-02-12T02:32:00Z">
        <w:r w:rsidRPr="00540737" w:rsidDel="00896BE0">
          <w:delText xml:space="preserve"> </w:delText>
        </w:r>
      </w:del>
      <w:r w:rsidRPr="00540737">
        <w:t>。</w:t>
      </w:r>
    </w:p>
    <w:p w14:paraId="13D2AB13" w14:textId="4DB4BBE4" w:rsidR="00350714" w:rsidRPr="00540737" w:rsidRDefault="00350714" w:rsidP="00540737">
      <w:pPr>
        <w:widowControl/>
        <w:ind w:firstLine="420"/>
      </w:pPr>
      <w:r w:rsidRPr="00350714">
        <w:t>参照图</w:t>
      </w:r>
      <w:r w:rsidRPr="00350714">
        <w:t xml:space="preserve"> 8</w:t>
      </w:r>
      <w:r w:rsidRPr="00350714">
        <w:t>，其展示了在极端干扰环境（</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350714">
        <w:t>）下，</w:t>
      </w:r>
      <w:r w:rsidR="00643D8F">
        <w:t>探测</w:t>
      </w:r>
      <w:r w:rsidRPr="00350714">
        <w:t>采样模块获取的信号经解调后的频率域响应示意图，该图直观揭示了本申请正交频率编码框架实现</w:t>
      </w:r>
      <w:r w:rsidRPr="00350714">
        <w:t>“</w:t>
      </w:r>
      <w:r w:rsidRPr="00350714">
        <w:t>噪声免疫</w:t>
      </w:r>
      <w:r w:rsidRPr="00350714">
        <w:t>”</w:t>
      </w:r>
      <w:r w:rsidRPr="00350714">
        <w:t>的核心物理机制。进一步地，结合图</w:t>
      </w:r>
      <w:r w:rsidRPr="00350714">
        <w:t xml:space="preserve"> 6 </w:t>
      </w:r>
      <w:r w:rsidRPr="00350714">
        <w:t>的时域对比可知，尽管在时域上目标信号已被高能噪声完全淹没，但在图</w:t>
      </w:r>
      <w:r w:rsidRPr="00350714">
        <w:t xml:space="preserve"> 8 </w:t>
      </w:r>
      <w:r w:rsidRPr="00350714">
        <w:t>的频率域中，环境噪声表现为一系列离散且具有极高幅值的谐波尖峰。</w:t>
      </w:r>
    </w:p>
    <w:p w14:paraId="10EF0E12" w14:textId="6A948CB0" w:rsidR="00124185" w:rsidRPr="00244C0A" w:rsidRDefault="00124185" w:rsidP="00124185">
      <w:pPr>
        <w:widowControl/>
        <w:ind w:firstLine="420"/>
      </w:pPr>
      <w:r w:rsidRPr="00124185">
        <w:lastRenderedPageBreak/>
        <w:t>参照图</w:t>
      </w:r>
      <w:r w:rsidRPr="00124185">
        <w:t xml:space="preserve"> 9</w:t>
      </w:r>
      <w:r w:rsidRPr="00124185">
        <w:t>，其展示了系统光谱重构误差（</w:t>
      </w:r>
      <w:r w:rsidRPr="00124185">
        <w:t>RMSE</w:t>
      </w:r>
      <w:r w:rsidRPr="00124185">
        <w:t>）随信噪比（</w:t>
      </w:r>
      <w:r w:rsidRPr="00124185">
        <w:t>SNR</w:t>
      </w:r>
      <w:r w:rsidRPr="00124185">
        <w:t>）连续变化的实验分析曲线，定量揭示了本正交频率编码框架的性能边界。在信噪比从较高的</w:t>
      </w:r>
      <w:r w:rsidRPr="00124185">
        <w:t xml:space="preserve"> </w:t>
      </w:r>
      <m:oMath>
        <m:r>
          <w:rPr>
            <w:rFonts w:ascii="Cambria Math" w:hAnsi="Cambria Math"/>
          </w:rPr>
          <m:t>23.11</m:t>
        </m:r>
        <m:r>
          <m:rPr>
            <m:nor/>
          </m:rPr>
          <w:rPr>
            <w:rFonts w:ascii="Cambria Math" w:hAnsi="Cambria Math"/>
          </w:rPr>
          <m:t xml:space="preserve"> dB</m:t>
        </m:r>
      </m:oMath>
      <w:r w:rsidRPr="00124185">
        <w:t xml:space="preserve"> </w:t>
      </w:r>
      <w:r w:rsidRPr="00124185">
        <w:t>剧烈下降至约</w:t>
      </w:r>
      <w:r w:rsidRPr="00124185">
        <w:t xml:space="preserve"> </w:t>
      </w:r>
      <m:oMath>
        <m:r>
          <w:rPr>
            <w:rFonts w:ascii="Cambria Math" w:hAnsi="Cambria Math"/>
          </w:rPr>
          <m:t>-11.77</m:t>
        </m:r>
        <m:r>
          <m:rPr>
            <m:nor/>
          </m:rPr>
          <w:rPr>
            <w:rFonts w:ascii="Cambria Math" w:hAnsi="Cambria Math"/>
          </w:rPr>
          <m:t xml:space="preserve"> dB</m:t>
        </m:r>
      </m:oMath>
      <w:r w:rsidRPr="00124185">
        <w:t xml:space="preserve"> </w:t>
      </w:r>
      <w:r w:rsidRPr="00124185">
        <w:t>的宽广范围内，重构误差</w:t>
      </w:r>
      <w:r w:rsidRPr="00124185">
        <w:t xml:space="preserve"> RMSE </w:t>
      </w:r>
      <w:r w:rsidRPr="00124185">
        <w:t>始终保持在极低水平（约</w:t>
      </w:r>
      <w:r w:rsidRPr="00124185">
        <w:t xml:space="preserve"> </w:t>
      </w:r>
      <m:oMath>
        <m:r>
          <w:rPr>
            <w:rFonts w:ascii="Cambria Math" w:hAnsi="Cambria Math"/>
          </w:rPr>
          <m:t>0.0261</m:t>
        </m:r>
      </m:oMath>
      <w:r w:rsidRPr="00124185">
        <w:t xml:space="preserve"> </w:t>
      </w:r>
      <w:r w:rsidRPr="00124185">
        <w:t>至</w:t>
      </w:r>
      <w:r w:rsidRPr="00124185">
        <w:t xml:space="preserve"> </w:t>
      </w:r>
      <m:oMath>
        <m:r>
          <w:rPr>
            <w:rFonts w:ascii="Cambria Math" w:hAnsi="Cambria Math"/>
          </w:rPr>
          <m:t>0.03</m:t>
        </m:r>
      </m:oMath>
      <w:r w:rsidRPr="00124185">
        <w:t xml:space="preserve"> </w:t>
      </w:r>
      <w:r w:rsidRPr="00124185">
        <w:t>之间），几乎不随噪声强度的增加而发生波动。这种特性表明，只要调制载波被策略性地分配在环境噪声的能量间隙中，系统就能保持对干扰的免疫力。直至信噪比突破约</w:t>
      </w:r>
      <w:r w:rsidRPr="00124185">
        <w:t xml:space="preserve"> </w:t>
      </w:r>
      <m:oMath>
        <m:r>
          <w:rPr>
            <w:rFonts w:ascii="Cambria Math" w:hAnsi="Cambria Math"/>
          </w:rPr>
          <m:t>-12</m:t>
        </m:r>
        <m:r>
          <m:rPr>
            <m:nor/>
          </m:rPr>
          <w:rPr>
            <w:rFonts w:ascii="Cambria Math" w:hAnsi="Cambria Math"/>
          </w:rPr>
          <m:t xml:space="preserve"> dB</m:t>
        </m:r>
      </m:oMath>
      <w:r w:rsidRPr="00124185">
        <w:t xml:space="preserve"> </w:t>
      </w:r>
      <w:r w:rsidRPr="00124185">
        <w:t>的临界阈值时，由于噪声谐波开始全面淹没信号载波，</w:t>
      </w:r>
      <w:r w:rsidRPr="00124185">
        <w:t xml:space="preserve">RMSE </w:t>
      </w:r>
      <w:r w:rsidRPr="00124185">
        <w:t>才表现出明显的上升趋势。图</w:t>
      </w:r>
      <w:r w:rsidRPr="00124185">
        <w:t xml:space="preserve"> 9 </w:t>
      </w:r>
      <w:r w:rsidRPr="00124185">
        <w:t>的结果有力地支撑了本申请关于</w:t>
      </w:r>
      <w:r w:rsidR="00C5694E">
        <w:rPr>
          <w:rFonts w:hint="eastAsia"/>
        </w:rPr>
        <w:t>“</w:t>
      </w:r>
      <w:r w:rsidR="00C5694E" w:rsidRPr="00124185">
        <w:t>解耦信噪比与重构精度</w:t>
      </w:r>
      <w:r w:rsidR="00C5694E">
        <w:rPr>
          <w:rFonts w:hint="eastAsia"/>
        </w:rPr>
        <w:t>”</w:t>
      </w:r>
      <w:r w:rsidRPr="00124185">
        <w:t>的技术主张，</w:t>
      </w:r>
      <w:r w:rsidRPr="00244C0A">
        <w:t>证明了系统在极端恶劣电磁环境下依然具备获取可靠光谱数据的能力。</w:t>
      </w:r>
    </w:p>
    <w:p w14:paraId="7CAAC702" w14:textId="1DABB372" w:rsidR="00244C0A" w:rsidRPr="00124185" w:rsidRDefault="00244C0A" w:rsidP="00124185">
      <w:pPr>
        <w:widowControl/>
        <w:ind w:firstLine="420"/>
      </w:pPr>
      <w:r w:rsidRPr="00244C0A">
        <w:t>参照图</w:t>
      </w:r>
      <w:r w:rsidRPr="00244C0A">
        <w:t>10</w:t>
      </w:r>
      <w:r w:rsidRPr="00244C0A">
        <w:t>，其展示了在不同信噪比（</w:t>
      </w:r>
      <w:r w:rsidRPr="00244C0A">
        <w:t>SNR</w:t>
      </w:r>
      <w:r w:rsidRPr="00244C0A">
        <w:t>）条件下（</w:t>
      </w:r>
      <w:r w:rsidRPr="00244C0A">
        <w:t>23.11 dB</w:t>
      </w:r>
      <w:r w:rsidRPr="00244C0A">
        <w:t>至</w:t>
      </w:r>
      <w:r w:rsidRPr="00244C0A">
        <w:t>-11.77 dB</w:t>
      </w:r>
      <w:r w:rsidRPr="00244C0A">
        <w:t>）重构光谱曲线与真实光谱（</w:t>
      </w:r>
      <w:r w:rsidRPr="00244C0A">
        <w:t>GT</w:t>
      </w:r>
      <w:r w:rsidRPr="00244C0A">
        <w:t>）的对比</w:t>
      </w:r>
      <w:r w:rsidRPr="00244C0A">
        <w:t xml:space="preserve"> </w:t>
      </w:r>
      <w:r w:rsidRPr="00244C0A">
        <w:t>。实验结果显示，即使在</w:t>
      </w:r>
      <w:r w:rsidRPr="00244C0A">
        <w:t>SNR</w:t>
      </w:r>
      <w:r w:rsidRPr="00244C0A">
        <w:t>低至</w:t>
      </w:r>
      <w:r w:rsidRPr="00244C0A">
        <w:t>-11.77 dB</w:t>
      </w:r>
      <w:r w:rsidRPr="00244C0A">
        <w:t>的极端物理极限下（此时噪声幅度超过信号近四倍），重构光谱仍能高保真地还原目标物体的特征形状</w:t>
      </w:r>
      <w:del w:id="111" w:author="Songhai 松海 Lin 林" w:date="2026-02-12T10:32:00Z" w16du:dateUtc="2026-02-12T02:32:00Z">
        <w:r w:rsidRPr="00244C0A" w:rsidDel="00896BE0">
          <w:delText xml:space="preserve"> </w:delText>
        </w:r>
      </w:del>
      <w:r w:rsidRPr="00244C0A">
        <w:t>，重构</w:t>
      </w:r>
      <w:r w:rsidRPr="00244C0A">
        <w:t>RMSE</w:t>
      </w:r>
      <w:r w:rsidRPr="00244C0A">
        <w:t>仅为</w:t>
      </w:r>
      <w:r w:rsidRPr="00244C0A">
        <w:t xml:space="preserve">0.0261 </w:t>
      </w:r>
      <w:r w:rsidRPr="00244C0A">
        <w:t>。这有力地证明了本系统在极端干扰环境下依然具备获取可靠光谱数据的能力</w:t>
      </w:r>
      <w:del w:id="112" w:author="Songhai 松海 Lin 林" w:date="2026-02-12T10:32:00Z" w16du:dateUtc="2026-02-12T02:32:00Z">
        <w:r w:rsidRPr="00244C0A" w:rsidDel="00896BE0">
          <w:delText xml:space="preserve"> </w:delText>
        </w:r>
      </w:del>
      <w:r w:rsidRPr="00244C0A">
        <w:t>。</w:t>
      </w:r>
    </w:p>
    <w:p w14:paraId="3274FD63" w14:textId="3E8D8D7C" w:rsidR="002861AF" w:rsidRDefault="008A0271" w:rsidP="00C114E6">
      <w:pPr>
        <w:widowControl/>
        <w:ind w:firstLine="420"/>
      </w:pPr>
      <w:r w:rsidRPr="008A0271">
        <w:t>进一步地，本实施例的架构可通过更换辐射源与探测器，扩展至紫外或红外波段。当所述</w:t>
      </w:r>
      <w:r w:rsidR="00643D8F">
        <w:t>探测</w:t>
      </w:r>
      <w:r w:rsidRPr="008A0271">
        <w:t>采样模块采用面阵图像</w:t>
      </w:r>
      <w:r w:rsidR="00643D8F">
        <w:t>探测</w:t>
      </w:r>
      <w:r w:rsidRPr="008A0271">
        <w:t>器、事件相机或</w:t>
      </w:r>
      <w:r w:rsidRPr="008A0271">
        <w:t xml:space="preserve"> SPAD </w:t>
      </w:r>
      <w:r w:rsidRPr="008A0271">
        <w:t>阵列时，系统通过并行获取空间各像素点的复合响应序列，实现具有高噪声免疫力的计算高光谱成像。</w:t>
      </w:r>
      <w:del w:id="113" w:author="yj zeng" w:date="2026-02-27T21:50:00Z" w16du:dateUtc="2026-02-27T13:50:00Z">
        <w:r w:rsidRPr="008A0271" w:rsidDel="008B03B6">
          <w:delText>此外，系统支持基于初步测量结果实时优化载波分配方案的闭环自适应</w:delText>
        </w:r>
        <w:r w:rsidR="00643D8F" w:rsidDel="008B03B6">
          <w:delText>探测</w:delText>
        </w:r>
        <w:r w:rsidRPr="008A0271" w:rsidDel="008B03B6">
          <w:delText>模式。</w:delText>
        </w:r>
      </w:del>
      <w:ins w:id="114" w:author="Songhai 松海 Lin 林" w:date="2026-02-12T11:28:00Z" w16du:dateUtc="2026-02-12T03:28:00Z">
        <w:del w:id="115" w:author="yj zeng" w:date="2026-02-27T21:50:00Z" w16du:dateUtc="2026-02-27T13:50:00Z">
          <w:r w:rsidR="004C2B05" w:rsidRPr="004C2B05" w:rsidDel="008B03B6">
            <w:rPr>
              <w:rFonts w:hint="eastAsia"/>
              <w:highlight w:val="yellow"/>
              <w:rPrChange w:id="116" w:author="Songhai 松海 Lin 林" w:date="2026-02-12T11:28:00Z" w16du:dateUtc="2026-02-12T03:28:00Z">
                <w:rPr>
                  <w:rFonts w:hint="eastAsia"/>
                </w:rPr>
              </w:rPrChange>
            </w:rPr>
            <w:delText>（闭环自适应探测模式在权利要求中体现出来了吗）</w:delText>
          </w:r>
        </w:del>
      </w:ins>
    </w:p>
    <w:p w14:paraId="15DE136A" w14:textId="2341DE87" w:rsidR="001332D6" w:rsidRDefault="001332D6" w:rsidP="00C114E6">
      <w:pPr>
        <w:widowControl/>
        <w:ind w:firstLine="420"/>
      </w:pPr>
      <w:r>
        <w:rPr>
          <w:rFonts w:hint="eastAsia"/>
        </w:rPr>
        <w:t>实施例</w:t>
      </w:r>
      <w:r>
        <w:rPr>
          <w:rFonts w:hint="eastAsia"/>
        </w:rPr>
        <w:t>2</w:t>
      </w:r>
    </w:p>
    <w:p w14:paraId="78B1EEE4" w14:textId="4B5EA05F" w:rsidR="001332D6" w:rsidRPr="001332D6" w:rsidRDefault="001332D6" w:rsidP="001332D6">
      <w:pPr>
        <w:widowControl/>
        <w:ind w:firstLine="420"/>
      </w:pPr>
      <w:r w:rsidRPr="001332D6">
        <w:t>基于同样的发明构思，本申请实施例还提供了一种基于前述频率编码计算光谱</w:t>
      </w:r>
      <w:r w:rsidR="00643D8F">
        <w:t>探测</w:t>
      </w:r>
      <w:r w:rsidRPr="001332D6">
        <w:t>系统的频率编码计算光谱</w:t>
      </w:r>
      <w:r w:rsidR="00643D8F">
        <w:t>探测</w:t>
      </w:r>
      <w:r w:rsidRPr="001332D6">
        <w:t>方法。该方法所提供的解决问题的实现方案与上述系统中所记载的实现方案相似，故下面所提供的频率编码计算光谱</w:t>
      </w:r>
      <w:r w:rsidR="00643D8F">
        <w:t>探测</w:t>
      </w:r>
      <w:r w:rsidRPr="001332D6">
        <w:t>方法实施例中的具体限定可以参见上文中对于频率编码计算光谱</w:t>
      </w:r>
      <w:r w:rsidR="00643D8F">
        <w:t>探测</w:t>
      </w:r>
      <w:r w:rsidRPr="001332D6">
        <w:t>系统的限定，在此不再赘述。</w:t>
      </w:r>
    </w:p>
    <w:p w14:paraId="2CDA2ECB" w14:textId="631C86CE" w:rsidR="001332D6" w:rsidRPr="000D7EDF" w:rsidRDefault="001332D6" w:rsidP="001332D6">
      <w:pPr>
        <w:widowControl/>
        <w:ind w:firstLine="420"/>
      </w:pPr>
      <w:r w:rsidRPr="000D7EDF">
        <w:t>在一个示例性的实施例中，提供了一种频率编码计算光谱</w:t>
      </w:r>
      <w:r w:rsidR="00643D8F">
        <w:t>探测</w:t>
      </w:r>
      <w:r w:rsidRPr="000D7EDF">
        <w:t>方法，包括以下步骤：</w:t>
      </w:r>
    </w:p>
    <w:p w14:paraId="4941DCF0" w14:textId="3EA8D131" w:rsidR="001332D6" w:rsidRPr="000D7EDF" w:rsidRDefault="001332D6" w:rsidP="001332D6">
      <w:pPr>
        <w:widowControl/>
        <w:ind w:firstLine="420"/>
      </w:pPr>
      <w:r w:rsidRPr="000D7EDF">
        <w:t>策略配置步骤：分析待测环境的干扰频谱分布，分析并识别结构化背景噪声（如</w:t>
      </w:r>
      <w:r w:rsidRPr="000D7EDF">
        <w:rPr>
          <w:rFonts w:hint="eastAsia"/>
        </w:rPr>
        <w:t>直流光</w:t>
      </w:r>
      <w:r w:rsidRPr="000D7EDF">
        <w:t>、</w:t>
      </w:r>
      <w:r w:rsidRPr="000D7EDF">
        <w:t xml:space="preserve">PWM </w:t>
      </w:r>
      <w:r w:rsidRPr="000D7EDF">
        <w:t>调光噪声及开关电源纹波）的频率范围；随后根据分析结果配置各光谱通道对应的正交调制载波方案，将其载波频率战略性地配置在所述环境噪声频谱的能量间隙中。</w:t>
      </w:r>
    </w:p>
    <w:p w14:paraId="05CBA65F" w14:textId="77777777" w:rsidR="001332D6" w:rsidRPr="000D7EDF" w:rsidRDefault="001332D6" w:rsidP="001332D6">
      <w:pPr>
        <w:widowControl/>
        <w:ind w:firstLine="420"/>
      </w:pPr>
      <w:r w:rsidRPr="000D7EDF">
        <w:t>编码调制步骤：利用生成的并行编码信号对目标光谱的不同波段分量进行强度调制，使各分量携带互不干扰的正交频率信息，并投影至目标物体</w:t>
      </w:r>
      <w:del w:id="117" w:author="Songhai 松海 Lin 林" w:date="2026-02-12T10:33:00Z" w16du:dateUtc="2026-02-12T02:33:00Z">
        <w:r w:rsidRPr="000D7EDF" w:rsidDel="0021541F">
          <w:delText xml:space="preserve"> </w:delText>
        </w:r>
      </w:del>
      <w:r w:rsidRPr="000D7EDF">
        <w:t>。</w:t>
      </w:r>
    </w:p>
    <w:p w14:paraId="3233F83E" w14:textId="580C2EAE" w:rsidR="001332D6" w:rsidRPr="000D7EDF" w:rsidRDefault="001332D6" w:rsidP="001332D6">
      <w:pPr>
        <w:widowControl/>
        <w:ind w:firstLine="420"/>
      </w:pPr>
      <w:r w:rsidRPr="000D7EDF">
        <w:t>并行采集步骤：在预设的单次采集时间内（如</w:t>
      </w:r>
      <w:r w:rsidRPr="000D7EDF">
        <w:t xml:space="preserve"> 250 </w:t>
      </w:r>
      <m:oMath>
        <m:r>
          <m:rPr>
            <m:sty m:val="p"/>
          </m:rPr>
          <w:rPr>
            <w:rFonts w:ascii="Cambria Math" w:hAnsi="Cambria Math"/>
          </w:rPr>
          <m:t>μ</m:t>
        </m:r>
      </m:oMath>
      <w:r w:rsidRPr="000D7EDF">
        <w:t xml:space="preserve">s </w:t>
      </w:r>
      <w:r w:rsidRPr="000D7EDF">
        <w:t>或</w:t>
      </w:r>
      <w:r w:rsidRPr="000D7EDF">
        <w:t xml:space="preserve"> 1000 </w:t>
      </w:r>
      <m:oMath>
        <m:r>
          <m:rPr>
            <m:nor/>
          </m:rPr>
          <w:rPr>
            <w:rFonts w:ascii="Cambria Math" w:hAnsi="Cambria Math"/>
          </w:rPr>
          <m:t>μ</m:t>
        </m:r>
      </m:oMath>
      <w:r w:rsidRPr="000D7EDF">
        <w:t>s</w:t>
      </w:r>
      <w:r w:rsidRPr="000D7EDF">
        <w:t>），利用探测器同步采集叠加后的混合时域特征信号</w:t>
      </w:r>
      <w:r w:rsidRPr="000D7EDF">
        <w:t xml:space="preserve"> </w:t>
      </w: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oMath>
      <w:r w:rsidRPr="000D7EDF">
        <w:t>，该信号包含所有编码通道的投影信息及环境噪声</w:t>
      </w:r>
      <w:r w:rsidRPr="000D7EDF">
        <w:t xml:space="preserve"> </w:t>
      </w:r>
      <w:r w:rsidRPr="000D7EDF">
        <w:t>。</w:t>
      </w:r>
    </w:p>
    <w:p w14:paraId="087B3A77" w14:textId="419CD614" w:rsidR="001332D6" w:rsidRDefault="001332D6" w:rsidP="001332D6">
      <w:pPr>
        <w:widowControl/>
        <w:ind w:firstLine="420"/>
      </w:pPr>
      <w:r w:rsidRPr="000D7EDF">
        <w:t>反解重建步骤：将采集的混合信号通过正交变换（如傅里叶变换）映射至频率域，在对应的特征载波频点处提取幅值以构建测量向量</w:t>
      </w:r>
      <w:r w:rsidRPr="000D7EDF">
        <w:t xml:space="preserve"> </w:t>
      </w:r>
      <m:oMath>
        <m:r>
          <m:rPr>
            <m:sty m:val="bi"/>
          </m:rPr>
          <w:rPr>
            <w:rFonts w:ascii="Cambria Math" w:hAnsi="Cambria Math"/>
          </w:rPr>
          <m:t>z</m:t>
        </m:r>
      </m:oMath>
      <w:r w:rsidRPr="000D7EDF">
        <w:t xml:space="preserve"> </w:t>
      </w:r>
      <w:r w:rsidRPr="000D7EDF">
        <w:t>；随后结合预先标定的系统矩阵</w:t>
      </w:r>
      <w:r w:rsidRPr="000D7EDF">
        <w:t xml:space="preserve"> </w:t>
      </w:r>
      <m:oMath>
        <m:r>
          <m:rPr>
            <m:sty m:val="bi"/>
          </m:rPr>
          <w:rPr>
            <w:rFonts w:ascii="Cambria Math" w:hAnsi="Cambria Math"/>
          </w:rPr>
          <m:t>W</m:t>
        </m:r>
      </m:oMath>
      <w:r w:rsidRPr="000D7EDF">
        <w:t>，通过求解如下目标函数的最优解</w:t>
      </w:r>
      <w:r w:rsidRPr="000D7EDF">
        <w:t xml:space="preserve"> </w:t>
      </w:r>
      <m:oMath>
        <m:r>
          <m:rPr>
            <m:sty m:val="bi"/>
          </m:rPr>
          <w:rPr>
            <w:rFonts w:ascii="Cambria Math" w:hAnsi="Cambria Math"/>
          </w:rPr>
          <m:t>r</m:t>
        </m:r>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sSubSup>
              <m:sSubSupPr>
                <m:ctrlPr>
                  <w:rPr>
                    <w:rFonts w:ascii="Cambria Math" w:hAnsi="Cambria Math"/>
                    <w:i/>
                  </w:rPr>
                </m:ctrlPr>
              </m:sSubSup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r</m:t>
                        </m:r>
                        <m:ctrlPr>
                          <w:rPr>
                            <w:rFonts w:ascii="Cambria Math" w:hAnsi="Cambria Math"/>
                          </w:rPr>
                        </m:ctrlPr>
                      </m:lim>
                    </m:limLow>
                  </m:fName>
                  <m:e>
                    <m:d>
                      <m:dPr>
                        <m:begChr m:val="|"/>
                        <m:endChr m:val="|"/>
                        <m:ctrlPr>
                          <w:rPr>
                            <w:rFonts w:ascii="Cambria Math" w:hAnsi="Cambria Math"/>
                            <w:i/>
                          </w:rPr>
                        </m:ctrlPr>
                      </m:dPr>
                      <m:e>
                        <m:d>
                          <m:dPr>
                            <m:begChr m:val="|"/>
                            <m:endChr m:val="|"/>
                            <m:ctrlPr>
                              <w:rPr>
                                <w:rFonts w:ascii="Cambria Math" w:hAnsi="Cambria Math"/>
                                <w:i/>
                              </w:rPr>
                            </m:ctrlPr>
                          </m:dPr>
                          <m:e>
                            <m:r>
                              <m:rPr>
                                <m:sty m:val="bi"/>
                              </m:rPr>
                              <w:rPr>
                                <w:rFonts w:ascii="Cambria Math" w:hAnsi="Cambria Math"/>
                              </w:rPr>
                              <m:t>z-Wr</m:t>
                            </m:r>
                          </m:e>
                        </m:d>
                      </m:e>
                    </m:d>
                    <m:ctrlPr>
                      <w:rPr>
                        <w:rFonts w:ascii="Cambria Math" w:hAnsi="Cambria Math"/>
                        <w:i/>
                      </w:rPr>
                    </m:ctrlPr>
                  </m:e>
                </m:func>
                <m:ctrlPr>
                  <w:rPr>
                    <w:rFonts w:ascii="Cambria Math" w:hAnsi="Cambria Math"/>
                  </w:rPr>
                </m:ctrlPr>
              </m:e>
              <m:sub>
                <m:r>
                  <w:rPr>
                    <w:rFonts w:ascii="Cambria Math" w:hAnsi="Cambria Math"/>
                  </w:rPr>
                  <m:t>2</m:t>
                </m:r>
              </m:sub>
              <m:sup>
                <m:r>
                  <w:rPr>
                    <w:rFonts w:ascii="Cambria Math" w:hAnsi="Cambria Math"/>
                  </w:rPr>
                  <m:t>2</m:t>
                </m:r>
              </m:sup>
            </m:sSubSup>
          </m:e>
        </m:func>
      </m:oMath>
      <w:r w:rsidRPr="000D7EDF">
        <w:t xml:space="preserve"> </w:t>
      </w:r>
      <w:r w:rsidRPr="000D7EDF">
        <w:t>来重建得到目标物体的高保真光谱数据</w:t>
      </w:r>
      <w:r w:rsidRPr="000D7EDF">
        <w:t xml:space="preserve"> </w:t>
      </w:r>
      <m:oMath>
        <m:r>
          <m:rPr>
            <m:sty m:val="bi"/>
          </m:rPr>
          <w:rPr>
            <w:rFonts w:ascii="Cambria Math" w:hAnsi="Cambria Math"/>
          </w:rPr>
          <m:t>r</m:t>
        </m:r>
      </m:oMath>
      <w:r w:rsidRPr="000D7EDF">
        <w:t xml:space="preserve"> </w:t>
      </w:r>
      <w:r w:rsidRPr="000D7EDF">
        <w:t>。</w:t>
      </w:r>
    </w:p>
    <w:p w14:paraId="3C143832" w14:textId="1B01EABC" w:rsidR="00120A36" w:rsidDel="0030150C" w:rsidRDefault="00120A36" w:rsidP="001332D6">
      <w:pPr>
        <w:widowControl/>
        <w:ind w:firstLine="420"/>
        <w:rPr>
          <w:del w:id="118" w:author="yj zeng" w:date="2026-02-27T21:21:00Z" w16du:dateUtc="2026-02-27T13:21:00Z"/>
        </w:rPr>
      </w:pPr>
    </w:p>
    <w:p w14:paraId="0D7429AC" w14:textId="3396F807" w:rsidR="00120A36" w:rsidDel="0030150C" w:rsidRDefault="00120A36" w:rsidP="001332D6">
      <w:pPr>
        <w:widowControl/>
        <w:ind w:firstLine="420"/>
        <w:rPr>
          <w:del w:id="119" w:author="yj zeng" w:date="2026-02-27T21:21:00Z" w16du:dateUtc="2026-02-27T13:21:00Z"/>
        </w:rPr>
      </w:pPr>
    </w:p>
    <w:p w14:paraId="321B679B" w14:textId="29A58223" w:rsidR="00120A36" w:rsidRPr="00120A36" w:rsidDel="0030150C" w:rsidRDefault="00120A36" w:rsidP="00120A36">
      <w:pPr>
        <w:widowControl/>
        <w:ind w:firstLine="420"/>
        <w:rPr>
          <w:del w:id="120" w:author="yj zeng" w:date="2026-02-27T21:21:00Z" w16du:dateUtc="2026-02-27T13:21:00Z"/>
          <w:rFonts w:ascii="宋体" w:hAnsi="宋体" w:cs="宋体" w:hint="eastAsia"/>
          <w:color w:val="EE0000"/>
        </w:rPr>
      </w:pPr>
      <w:del w:id="121" w:author="yj zeng" w:date="2026-02-27T21:21:00Z" w16du:dateUtc="2026-02-27T13:21:00Z">
        <w:r w:rsidRPr="00120A36" w:rsidDel="0030150C">
          <w:rPr>
            <w:rFonts w:hint="eastAsia"/>
            <w:color w:val="EE0000"/>
            <w:highlight w:val="yellow"/>
          </w:rPr>
          <w:delText>（本申请具备极强商业化潜</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业</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动化、智能</w:delText>
        </w:r>
        <w:r w:rsidRPr="00120A36" w:rsidDel="0030150C">
          <w:rPr>
            <w:rFonts w:hint="eastAsia"/>
            <w:color w:val="EE0000"/>
            <w:highlight w:val="yellow"/>
          </w:rPr>
          <w:delText>农业、医疗诊断），</w:delText>
        </w:r>
        <w:r w:rsidDel="0030150C">
          <w:rPr>
            <w:rFonts w:hint="eastAsia"/>
            <w:color w:val="EE0000"/>
            <w:highlight w:val="yellow"/>
          </w:rPr>
          <w:delText>如果方便的话，</w:delText>
        </w:r>
        <w:r w:rsidRPr="00120A36" w:rsidDel="0030150C">
          <w:rPr>
            <w:rFonts w:hint="eastAsia"/>
            <w:color w:val="EE0000"/>
            <w:highlight w:val="yellow"/>
          </w:rPr>
          <w:delText>建议在实施例中增加</w:delText>
        </w:r>
        <w:r w:rsidRPr="00120A36" w:rsidDel="0030150C">
          <w:rPr>
            <w:color w:val="EE0000"/>
            <w:highlight w:val="yellow"/>
          </w:rPr>
          <w:delText>“</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于</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机载光谱遥感</w:delText>
        </w:r>
        <w:r w:rsidRPr="00120A36" w:rsidDel="0030150C">
          <w:rPr>
            <w:color w:val="EE0000"/>
            <w:highlight w:val="yellow"/>
          </w:rPr>
          <w:delText>”“</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持式环境检测仪</w:delText>
        </w:r>
        <w:r w:rsidRPr="00120A36" w:rsidDel="0030150C">
          <w:rPr>
            <w:color w:val="EE0000"/>
            <w:highlight w:val="yellow"/>
          </w:rPr>
          <w:delText xml:space="preserve">” </w:delText>
        </w:r>
        <w:r w:rsidRPr="00120A36" w:rsidDel="0030150C">
          <w:rPr>
            <w:rFonts w:hint="eastAsia"/>
            <w:color w:val="EE0000"/>
            <w:highlight w:val="yellow"/>
          </w:rPr>
          <w:delText>等应</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场景，说明数据来源与实验条件（如样本、光源、噪声模拟方式等）</w:delText>
        </w:r>
        <w:r w:rsidRPr="00120A36" w:rsidDel="0030150C">
          <w:rPr>
            <w:rFonts w:hint="eastAsia"/>
            <w:color w:val="EE0000"/>
            <w:highlight w:val="yellow"/>
          </w:rPr>
          <w:delText>）</w:delText>
        </w:r>
      </w:del>
    </w:p>
    <w:p w14:paraId="2DECBF6B" w14:textId="41B5F431" w:rsidR="00120A36" w:rsidRPr="000D7EDF" w:rsidDel="0030150C" w:rsidRDefault="00120A36" w:rsidP="001332D6">
      <w:pPr>
        <w:widowControl/>
        <w:ind w:firstLine="420"/>
        <w:rPr>
          <w:del w:id="122" w:author="yj zeng" w:date="2026-02-27T21:21:00Z" w16du:dateUtc="2026-02-27T13:21:00Z"/>
        </w:rPr>
      </w:pPr>
    </w:p>
    <w:p w14:paraId="68240ADA" w14:textId="77777777" w:rsidR="001332D6" w:rsidRPr="001332D6" w:rsidRDefault="001332D6" w:rsidP="001332D6">
      <w:pPr>
        <w:widowControl/>
        <w:ind w:firstLine="420"/>
      </w:pPr>
      <w:r w:rsidRPr="001332D6">
        <w:t>以上实施例的各技术特征可以进行任意的组合，为使描述简洁，未对上述实施例中的</w:t>
      </w:r>
      <w:proofErr w:type="gramStart"/>
      <w:r w:rsidRPr="001332D6">
        <w:t>各个技术</w:t>
      </w:r>
      <w:proofErr w:type="gramEnd"/>
      <w:r w:rsidRPr="001332D6">
        <w:t>特征所有可能的组合都进行描述，然而，只要这些技术特征的组合不存在矛盾，都应当认为是本说明书记载的范围。</w:t>
      </w:r>
    </w:p>
    <w:p w14:paraId="49C13D36" w14:textId="77777777" w:rsidR="001332D6" w:rsidRPr="001332D6" w:rsidRDefault="001332D6" w:rsidP="001332D6">
      <w:pPr>
        <w:widowControl/>
        <w:ind w:firstLine="420"/>
      </w:pPr>
      <w:r w:rsidRPr="001332D6">
        <w:t>本文中应用了具体个例对本申请的原理及实施方式进行了阐述，以上实施例说明只是用于帮助理解本申请的方法及其核心思想；同时，对于本领域的一般技术人员，依据本申请的思想，在具体实施方式及应用范围上均会有改变之处。综上所述，本说明书内容不应理解为对本申请的限制。</w:t>
      </w:r>
    </w:p>
    <w:p w14:paraId="4EBA3971" w14:textId="77777777" w:rsidR="001332D6" w:rsidRPr="001332D6" w:rsidRDefault="001332D6" w:rsidP="00C114E6">
      <w:pPr>
        <w:widowControl/>
        <w:ind w:firstLine="420"/>
      </w:pPr>
    </w:p>
    <w:p w14:paraId="7FBF1586" w14:textId="0BF30739" w:rsidR="00FD4F25" w:rsidRDefault="00FD4F25">
      <w:pPr>
        <w:widowControl/>
      </w:pPr>
      <w:r>
        <w:br w:type="page"/>
      </w:r>
    </w:p>
    <w:p w14:paraId="7CDB9ED7" w14:textId="29B4FFF4" w:rsidR="002E2629" w:rsidRPr="00C34532" w:rsidRDefault="0067137F" w:rsidP="00440F44">
      <w:pPr>
        <w:jc w:val="center"/>
        <w:rPr>
          <w:b/>
          <w:bCs/>
        </w:rPr>
      </w:pPr>
      <w:r w:rsidRPr="00C34532">
        <w:rPr>
          <w:rFonts w:hint="eastAsia"/>
          <w:b/>
          <w:bCs/>
        </w:rPr>
        <w:lastRenderedPageBreak/>
        <w:t>说明书附图</w:t>
      </w:r>
    </w:p>
    <w:p w14:paraId="4F7BF86A" w14:textId="65148E53" w:rsidR="0067137F" w:rsidRDefault="008332BD" w:rsidP="00C34532">
      <w:pPr>
        <w:jc w:val="center"/>
        <w:rPr>
          <w:ins w:id="123" w:author="yj zeng" w:date="2026-02-27T21:55:00Z" w16du:dateUtc="2026-02-27T13:55:00Z"/>
        </w:rPr>
      </w:pPr>
      <w:ins w:id="124" w:author="yj zeng" w:date="2026-02-27T21:52:00Z" w16du:dateUtc="2026-02-27T13:52:00Z">
        <w:r>
          <w:rPr>
            <w:noProof/>
          </w:rPr>
          <w:drawing>
            <wp:inline distT="0" distB="0" distL="0" distR="0" wp14:anchorId="60A50022" wp14:editId="4757485D">
              <wp:extent cx="6119495" cy="2277745"/>
              <wp:effectExtent l="0" t="0" r="0" b="0"/>
              <wp:docPr id="1455666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6668" name="图片 1455666668"/>
                      <pic:cNvPicPr/>
                    </pic:nvPicPr>
                    <pic:blipFill>
                      <a:blip r:embed="rId8"/>
                      <a:stretch>
                        <a:fillRect/>
                      </a:stretch>
                    </pic:blipFill>
                    <pic:spPr>
                      <a:xfrm>
                        <a:off x="0" y="0"/>
                        <a:ext cx="6119495" cy="2277745"/>
                      </a:xfrm>
                      <a:prstGeom prst="rect">
                        <a:avLst/>
                      </a:prstGeom>
                    </pic:spPr>
                  </pic:pic>
                </a:graphicData>
              </a:graphic>
            </wp:inline>
          </w:drawing>
        </w:r>
      </w:ins>
      <w:del w:id="125" w:author="yj zeng" w:date="2026-02-27T21:29:00Z" w16du:dateUtc="2026-02-27T13:29:00Z">
        <w:r w:rsidR="0067137F" w:rsidDel="0030150C">
          <w:rPr>
            <w:noProof/>
          </w:rPr>
          <w:drawing>
            <wp:inline distT="0" distB="0" distL="0" distR="0" wp14:anchorId="4B17B906" wp14:editId="5B9888C5">
              <wp:extent cx="6120000" cy="2206800"/>
              <wp:effectExtent l="0" t="0" r="0" b="0"/>
              <wp:docPr id="23249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000" cy="2206800"/>
                      </a:xfrm>
                      <a:prstGeom prst="rect">
                        <a:avLst/>
                      </a:prstGeom>
                      <a:noFill/>
                    </pic:spPr>
                  </pic:pic>
                </a:graphicData>
              </a:graphic>
            </wp:inline>
          </w:drawing>
        </w:r>
      </w:del>
    </w:p>
    <w:p w14:paraId="699EA38A" w14:textId="75E577A8" w:rsidR="00513EFB" w:rsidRPr="00C34532" w:rsidRDefault="00513EFB" w:rsidP="00513EFB">
      <w:pPr>
        <w:pStyle w:val="a3"/>
        <w:jc w:val="center"/>
        <w:rPr>
          <w:ins w:id="126" w:author="yj zeng" w:date="2026-02-27T21:56:00Z" w16du:dateUtc="2026-02-27T13:56:00Z"/>
          <w:rFonts w:ascii="Times New Roman" w:hAnsi="Times New Roman"/>
        </w:rPr>
      </w:pPr>
      <w:ins w:id="127" w:author="yj zeng" w:date="2026-02-27T21:56:00Z" w16du:dateUtc="2026-02-27T13:56:00Z">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Pr>
            <w:rFonts w:ascii="Times New Roman" w:eastAsia="宋体" w:hAnsi="Times New Roman"/>
            <w:noProof/>
            <w:sz w:val="24"/>
            <w:szCs w:val="24"/>
          </w:rPr>
          <w:t>1</w:t>
        </w:r>
        <w:r w:rsidRPr="002D19C2">
          <w:rPr>
            <w:rFonts w:ascii="Times New Roman" w:eastAsia="宋体" w:hAnsi="Times New Roman"/>
            <w:sz w:val="24"/>
            <w:szCs w:val="24"/>
          </w:rPr>
          <w:fldChar w:fldCharType="end"/>
        </w:r>
      </w:ins>
    </w:p>
    <w:p w14:paraId="47ED19DA" w14:textId="3B3E8C71" w:rsidR="00513EFB" w:rsidRPr="00513EFB" w:rsidDel="00513EFB" w:rsidRDefault="00513EFB">
      <w:pPr>
        <w:pStyle w:val="a3"/>
        <w:jc w:val="center"/>
        <w:rPr>
          <w:del w:id="128" w:author="yj zeng" w:date="2026-02-27T21:56:00Z" w16du:dateUtc="2026-02-27T13:56:00Z"/>
        </w:rPr>
        <w:pPrChange w:id="129" w:author="yj zeng" w:date="2026-02-27T21:56:00Z" w16du:dateUtc="2026-02-27T13:56:00Z">
          <w:pPr>
            <w:jc w:val="center"/>
          </w:pPr>
        </w:pPrChange>
      </w:pPr>
    </w:p>
    <w:p w14:paraId="0FA1DE26" w14:textId="480E4B0D" w:rsidR="00DF6E76" w:rsidDel="008332BD" w:rsidRDefault="002D19C2" w:rsidP="00C34532">
      <w:pPr>
        <w:pStyle w:val="a3"/>
        <w:jc w:val="center"/>
        <w:rPr>
          <w:ins w:id="130" w:author="Songhai 松海 Lin 林" w:date="2026-02-12T11:30:00Z" w16du:dateUtc="2026-02-12T03:30:00Z"/>
          <w:del w:id="131" w:author="yj zeng" w:date="2026-02-27T21:52:00Z" w16du:dateUtc="2026-02-27T13:52:00Z"/>
          <w:rFonts w:ascii="Times New Roman" w:eastAsia="宋体" w:hAnsi="Times New Roman"/>
          <w:b/>
          <w:bCs/>
          <w:sz w:val="24"/>
          <w:szCs w:val="24"/>
        </w:rPr>
      </w:pPr>
      <w:del w:id="132" w:author="yj zeng" w:date="2026-02-27T21:52:00Z" w16du:dateUtc="2026-02-27T13:52:00Z">
        <w:r w:rsidRPr="002D19C2" w:rsidDel="008332BD">
          <w:rPr>
            <w:rFonts w:ascii="Times New Roman" w:eastAsia="宋体" w:hAnsi="Times New Roman" w:hint="eastAsia"/>
            <w:sz w:val="24"/>
            <w:szCs w:val="24"/>
          </w:rPr>
          <w:delText>图</w:delText>
        </w:r>
        <w:r w:rsidRPr="002D19C2" w:rsidDel="008332BD">
          <w:rPr>
            <w:rFonts w:ascii="Times New Roman" w:eastAsia="宋体" w:hAnsi="Times New Roman" w:hint="eastAsia"/>
            <w:sz w:val="24"/>
            <w:szCs w:val="24"/>
          </w:rPr>
          <w:delText xml:space="preserve"> </w:delText>
        </w:r>
        <w:r w:rsidRPr="002D19C2" w:rsidDel="008332BD">
          <w:fldChar w:fldCharType="begin"/>
        </w:r>
        <w:r w:rsidRPr="002D19C2" w:rsidDel="008332BD">
          <w:rPr>
            <w:rFonts w:ascii="Times New Roman" w:eastAsia="宋体" w:hAnsi="Times New Roman"/>
            <w:sz w:val="24"/>
            <w:szCs w:val="24"/>
          </w:rPr>
          <w:delInstrText xml:space="preserve"> </w:delInstrText>
        </w:r>
        <w:r w:rsidRPr="002D19C2" w:rsidDel="008332BD">
          <w:rPr>
            <w:rFonts w:ascii="Times New Roman" w:eastAsia="宋体" w:hAnsi="Times New Roman" w:hint="eastAsia"/>
            <w:sz w:val="24"/>
            <w:szCs w:val="24"/>
          </w:rPr>
          <w:delInstrText xml:space="preserve">SEQ </w:delInstrText>
        </w:r>
        <w:r w:rsidRPr="002D19C2" w:rsidDel="008332BD">
          <w:rPr>
            <w:rFonts w:ascii="Times New Roman" w:eastAsia="宋体" w:hAnsi="Times New Roman" w:hint="eastAsia"/>
            <w:sz w:val="24"/>
            <w:szCs w:val="24"/>
          </w:rPr>
          <w:delInstrText>图</w:delInstrText>
        </w:r>
        <w:r w:rsidRPr="002D19C2" w:rsidDel="008332BD">
          <w:rPr>
            <w:rFonts w:ascii="Times New Roman" w:eastAsia="宋体" w:hAnsi="Times New Roman" w:hint="eastAsia"/>
            <w:sz w:val="24"/>
            <w:szCs w:val="24"/>
          </w:rPr>
          <w:delInstrText xml:space="preserve"> \* ARABIC</w:delInstrText>
        </w:r>
        <w:r w:rsidRPr="002D19C2" w:rsidDel="008332BD">
          <w:rPr>
            <w:rFonts w:ascii="Times New Roman" w:eastAsia="宋体" w:hAnsi="Times New Roman"/>
            <w:sz w:val="24"/>
            <w:szCs w:val="24"/>
          </w:rPr>
          <w:delInstrText xml:space="preserve"> </w:delInstrText>
        </w:r>
        <w:r w:rsidRPr="002D19C2" w:rsidDel="008332BD">
          <w:fldChar w:fldCharType="separate"/>
        </w:r>
        <w:r w:rsidR="00A97BFD" w:rsidDel="008332BD">
          <w:rPr>
            <w:rFonts w:ascii="Times New Roman" w:eastAsia="宋体" w:hAnsi="Times New Roman"/>
            <w:noProof/>
            <w:sz w:val="24"/>
            <w:szCs w:val="24"/>
          </w:rPr>
          <w:delText>1</w:delText>
        </w:r>
        <w:r w:rsidRPr="002D19C2" w:rsidDel="008332BD">
          <w:fldChar w:fldCharType="end"/>
        </w:r>
      </w:del>
      <w:ins w:id="133" w:author="Songhai 松海 Lin 林" w:date="2026-02-12T11:29:00Z" w16du:dateUtc="2026-02-12T03:29:00Z">
        <w:del w:id="134" w:author="yj zeng" w:date="2026-02-27T21:52:00Z" w16du:dateUtc="2026-02-27T13:52:00Z">
          <w:r w:rsidR="00DF6E76" w:rsidRPr="002138FB" w:rsidDel="008332BD">
            <w:rPr>
              <w:rFonts w:hint="eastAsia"/>
              <w:highlight w:val="yellow"/>
              <w:rPrChange w:id="135" w:author="Songhai 松海 Lin 林" w:date="2026-02-12T11:31:00Z" w16du:dateUtc="2026-02-12T03:31:00Z">
                <w:rPr>
                  <w:rFonts w:hint="eastAsia"/>
                </w:rPr>
              </w:rPrChange>
            </w:rPr>
            <w:delText>（最好用中文</w:delText>
          </w:r>
        </w:del>
      </w:ins>
      <w:ins w:id="136" w:author="Songhai 松海 Lin 林" w:date="2026-02-12T11:31:00Z" w16du:dateUtc="2026-02-12T03:31:00Z">
        <w:del w:id="137" w:author="yj zeng" w:date="2026-02-27T21:52:00Z" w16du:dateUtc="2026-02-27T13:52:00Z">
          <w:r w:rsidR="00DF6E76" w:rsidRPr="002138FB" w:rsidDel="008332BD">
            <w:rPr>
              <w:rFonts w:hint="eastAsia"/>
              <w:highlight w:val="yellow"/>
              <w:rPrChange w:id="138" w:author="Songhai 松海 Lin 林" w:date="2026-02-12T11:31:00Z" w16du:dateUtc="2026-02-12T03:31:00Z">
                <w:rPr>
                  <w:rFonts w:hint="eastAsia"/>
                </w:rPr>
              </w:rPrChange>
            </w:rPr>
            <w:delText>标注流程</w:delText>
          </w:r>
        </w:del>
      </w:ins>
      <w:ins w:id="139" w:author="Songhai 松海 Lin 林" w:date="2026-02-12T11:29:00Z" w16du:dateUtc="2026-02-12T03:29:00Z">
        <w:del w:id="140" w:author="yj zeng" w:date="2026-02-27T21:52:00Z" w16du:dateUtc="2026-02-27T13:52:00Z">
          <w:r w:rsidR="00DF6E76" w:rsidRPr="002138FB" w:rsidDel="008332BD">
            <w:rPr>
              <w:rFonts w:hint="eastAsia"/>
              <w:highlight w:val="yellow"/>
              <w:rPrChange w:id="141" w:author="Songhai 松海 Lin 林" w:date="2026-02-12T11:31:00Z" w16du:dateUtc="2026-02-12T03:31:00Z">
                <w:rPr>
                  <w:rFonts w:hint="eastAsia"/>
                </w:rPr>
              </w:rPrChange>
            </w:rPr>
            <w:delText>，</w:delText>
          </w:r>
        </w:del>
      </w:ins>
      <w:ins w:id="142" w:author="Songhai 松海 Lin 林" w:date="2026-02-12T11:31:00Z" w16du:dateUtc="2026-02-12T03:31:00Z">
        <w:del w:id="143" w:author="yj zeng" w:date="2026-02-27T21:52:00Z" w16du:dateUtc="2026-02-27T13:52:00Z">
          <w:r w:rsidR="002C55FA" w:rsidRPr="002138FB" w:rsidDel="008332BD">
            <w:rPr>
              <w:rFonts w:hint="eastAsia"/>
              <w:highlight w:val="yellow"/>
              <w:rPrChange w:id="144" w:author="Songhai 松海 Lin 林" w:date="2026-02-12T11:31:00Z" w16du:dateUtc="2026-02-12T03:31:00Z">
                <w:rPr>
                  <w:rFonts w:hint="eastAsia"/>
                </w:rPr>
              </w:rPrChange>
            </w:rPr>
            <w:delText>如：</w:delText>
          </w:r>
        </w:del>
      </w:ins>
    </w:p>
    <w:p w14:paraId="5AAE3A4A" w14:textId="13B8FF12" w:rsidR="002D19C2" w:rsidRPr="002D19C2" w:rsidDel="008332BD" w:rsidRDefault="00DF6E76" w:rsidP="00C34532">
      <w:pPr>
        <w:pStyle w:val="a3"/>
        <w:jc w:val="center"/>
        <w:rPr>
          <w:del w:id="145" w:author="yj zeng" w:date="2026-02-27T21:52:00Z" w16du:dateUtc="2026-02-27T13:52:00Z"/>
          <w:rFonts w:ascii="Times New Roman" w:hAnsi="Times New Roman"/>
        </w:rPr>
      </w:pPr>
      <w:ins w:id="146" w:author="Songhai 松海 Lin 林" w:date="2026-02-12T11:30:00Z">
        <w:del w:id="147" w:author="yj zeng" w:date="2026-02-27T21:52:00Z" w16du:dateUtc="2026-02-27T13:52:00Z">
          <w:r w:rsidRPr="00DF6E76" w:rsidDel="008332BD">
            <w:rPr>
              <w:rFonts w:ascii="Times New Roman" w:eastAsia="宋体" w:hAnsi="Times New Roman"/>
              <w:b/>
              <w:bCs/>
              <w:sz w:val="24"/>
              <w:szCs w:val="24"/>
            </w:rPr>
            <w:delText>101</w:delText>
          </w:r>
          <w:r w:rsidRPr="00DF6E76" w:rsidDel="008332BD">
            <w:rPr>
              <w:rFonts w:ascii="Times New Roman" w:eastAsia="宋体" w:hAnsi="Times New Roman" w:hint="eastAsia"/>
              <w:b/>
              <w:bCs/>
              <w:sz w:val="24"/>
              <w:szCs w:val="24"/>
            </w:rPr>
            <w:delText>为光谱编码模块，</w:delText>
          </w:r>
          <w:r w:rsidRPr="00DF6E76" w:rsidDel="008332BD">
            <w:rPr>
              <w:rFonts w:ascii="Times New Roman" w:eastAsia="宋体" w:hAnsi="Times New Roman"/>
              <w:b/>
              <w:bCs/>
              <w:sz w:val="24"/>
              <w:szCs w:val="24"/>
            </w:rPr>
            <w:delText>102</w:delText>
          </w:r>
          <w:r w:rsidRPr="00DF6E76" w:rsidDel="008332BD">
            <w:rPr>
              <w:rFonts w:ascii="Times New Roman" w:eastAsia="宋体" w:hAnsi="Times New Roman" w:hint="eastAsia"/>
              <w:b/>
              <w:bCs/>
              <w:sz w:val="24"/>
              <w:szCs w:val="24"/>
            </w:rPr>
            <w:delText>为探测采样模块，</w:delText>
          </w:r>
          <w:r w:rsidRPr="00DF6E76" w:rsidDel="008332BD">
            <w:rPr>
              <w:rFonts w:ascii="Times New Roman" w:eastAsia="宋体" w:hAnsi="Times New Roman"/>
              <w:b/>
              <w:bCs/>
              <w:sz w:val="24"/>
              <w:szCs w:val="24"/>
            </w:rPr>
            <w:delText>103</w:delText>
          </w:r>
          <w:r w:rsidRPr="00DF6E76" w:rsidDel="008332BD">
            <w:rPr>
              <w:rFonts w:ascii="Times New Roman" w:eastAsia="宋体" w:hAnsi="Times New Roman" w:hint="eastAsia"/>
              <w:b/>
              <w:bCs/>
              <w:sz w:val="24"/>
              <w:szCs w:val="24"/>
            </w:rPr>
            <w:delText>为解调与重建模块；</w:delText>
          </w:r>
          <w:r w:rsidRPr="00DF6E76" w:rsidDel="008332BD">
            <w:rPr>
              <w:rFonts w:ascii="Times New Roman" w:eastAsia="宋体" w:hAnsi="Times New Roman"/>
              <w:b/>
              <w:bCs/>
              <w:sz w:val="24"/>
              <w:szCs w:val="24"/>
            </w:rPr>
            <w:delText>101</w:delText>
          </w:r>
          <w:r w:rsidRPr="00DF6E76" w:rsidDel="008332BD">
            <w:rPr>
              <w:rFonts w:ascii="Times New Roman" w:eastAsia="宋体" w:hAnsi="Times New Roman" w:hint="eastAsia"/>
              <w:b/>
              <w:bCs/>
              <w:sz w:val="24"/>
              <w:szCs w:val="24"/>
            </w:rPr>
            <w:delText>内包含</w:delText>
          </w:r>
          <w:r w:rsidRPr="00DF6E76" w:rsidDel="008332BD">
            <w:rPr>
              <w:rFonts w:ascii="Times New Roman" w:eastAsia="宋体" w:hAnsi="Times New Roman"/>
              <w:b/>
              <w:bCs/>
              <w:sz w:val="24"/>
              <w:szCs w:val="24"/>
            </w:rPr>
            <w:delText>K</w:delText>
          </w:r>
          <w:r w:rsidRPr="00DF6E76" w:rsidDel="008332BD">
            <w:rPr>
              <w:rFonts w:ascii="Times New Roman" w:eastAsia="宋体" w:hAnsi="Times New Roman" w:hint="eastAsia"/>
              <w:b/>
              <w:bCs/>
              <w:sz w:val="24"/>
              <w:szCs w:val="24"/>
            </w:rPr>
            <w:delText>个</w:delText>
          </w:r>
          <w:r w:rsidRPr="00DF6E76" w:rsidDel="008332BD">
            <w:rPr>
              <w:rFonts w:ascii="Times New Roman" w:eastAsia="宋体" w:hAnsi="Times New Roman"/>
              <w:b/>
              <w:bCs/>
              <w:sz w:val="24"/>
              <w:szCs w:val="24"/>
            </w:rPr>
            <w:delText>LED</w:delText>
          </w:r>
          <w:r w:rsidRPr="00DF6E76" w:rsidDel="008332BD">
            <w:rPr>
              <w:rFonts w:ascii="Times New Roman" w:eastAsia="宋体" w:hAnsi="Times New Roman" w:hint="eastAsia"/>
              <w:b/>
              <w:bCs/>
              <w:sz w:val="24"/>
              <w:szCs w:val="24"/>
            </w:rPr>
            <w:delText>通道</w:delText>
          </w:r>
          <w:r w:rsidRPr="00DF6E76" w:rsidDel="008332BD">
            <w:rPr>
              <w:rFonts w:ascii="Times New Roman" w:eastAsia="宋体" w:hAnsi="Times New Roman"/>
              <w:b/>
              <w:bCs/>
              <w:sz w:val="24"/>
              <w:szCs w:val="24"/>
            </w:rPr>
            <w:delText xml:space="preserve"> </w:delText>
          </w:r>
          <w:r w:rsidRPr="00DF6E76" w:rsidDel="008332BD">
            <w:rPr>
              <w:rFonts w:ascii="Times New Roman" w:eastAsia="宋体" w:hAnsi="Times New Roman" w:hint="eastAsia"/>
              <w:b/>
              <w:bCs/>
              <w:sz w:val="24"/>
              <w:szCs w:val="24"/>
            </w:rPr>
            <w:delText>（</w:delText>
          </w:r>
          <w:r w:rsidRPr="00DF6E76" w:rsidDel="008332BD">
            <w:rPr>
              <w:rFonts w:ascii="Times New Roman" w:eastAsia="宋体" w:hAnsi="Times New Roman"/>
              <w:b/>
              <w:bCs/>
              <w:sz w:val="24"/>
              <w:szCs w:val="24"/>
            </w:rPr>
            <w:delText>101a–101k</w:delText>
          </w:r>
          <w:r w:rsidRPr="00DF6E76" w:rsidDel="008332BD">
            <w:rPr>
              <w:rFonts w:ascii="Times New Roman" w:eastAsia="宋体" w:hAnsi="Times New Roman" w:hint="eastAsia"/>
              <w:b/>
              <w:bCs/>
              <w:sz w:val="24"/>
              <w:szCs w:val="24"/>
            </w:rPr>
            <w:delText>），各通道被独</w:delText>
          </w:r>
          <w:r w:rsidRPr="00DF6E76" w:rsidDel="008332BD">
            <w:rPr>
              <w:rFonts w:ascii="微软雅黑" w:eastAsia="微软雅黑" w:hAnsi="微软雅黑" w:cs="微软雅黑" w:hint="eastAsia"/>
              <w:b/>
              <w:bCs/>
              <w:sz w:val="24"/>
              <w:szCs w:val="24"/>
            </w:rPr>
            <w:delText>⽴</w:delText>
          </w:r>
          <w:r w:rsidRPr="00DF6E76" w:rsidDel="008332BD">
            <w:rPr>
              <w:rFonts w:ascii="宋体" w:eastAsia="宋体" w:hAnsi="宋体" w:cs="宋体" w:hint="eastAsia"/>
              <w:b/>
              <w:bCs/>
              <w:sz w:val="24"/>
              <w:szCs w:val="24"/>
            </w:rPr>
            <w:delText>施加频率为</w:delText>
          </w:r>
          <w:r w:rsidRPr="00DF6E76" w:rsidDel="008332BD">
            <w:rPr>
              <w:rFonts w:ascii="Times New Roman" w:eastAsia="宋体" w:hAnsi="Times New Roman"/>
              <w:b/>
              <w:bCs/>
              <w:sz w:val="24"/>
              <w:szCs w:val="24"/>
            </w:rPr>
            <w:delText>f</w:delText>
          </w:r>
          <w:r w:rsidRPr="00DF6E76" w:rsidDel="008332BD">
            <w:rPr>
              <w:rFonts w:ascii="Cambria Math" w:eastAsia="宋体" w:hAnsi="Cambria Math" w:cs="Cambria Math"/>
              <w:b/>
              <w:bCs/>
              <w:sz w:val="24"/>
              <w:szCs w:val="24"/>
            </w:rPr>
            <w:delText>₁</w:delText>
          </w:r>
          <w:r w:rsidRPr="00DF6E76" w:rsidDel="008332BD">
            <w:rPr>
              <w:rFonts w:ascii="Times New Roman" w:eastAsia="宋体" w:hAnsi="Times New Roman"/>
              <w:b/>
              <w:bCs/>
              <w:sz w:val="24"/>
              <w:szCs w:val="24"/>
            </w:rPr>
            <w:delText>–f</w:delText>
          </w:r>
          <w:r w:rsidRPr="00DF6E76" w:rsidDel="008332BD">
            <w:rPr>
              <w:rFonts w:ascii="Cambria Math" w:eastAsia="宋体" w:hAnsi="Cambria Math" w:cs="Cambria Math"/>
              <w:b/>
              <w:bCs/>
              <w:i/>
              <w:iCs/>
              <w:sz w:val="24"/>
              <w:szCs w:val="24"/>
            </w:rPr>
            <w:delText>ₖ</w:delText>
          </w:r>
          <w:r w:rsidRPr="00DF6E76" w:rsidDel="008332BD">
            <w:rPr>
              <w:rFonts w:ascii="Times New Roman" w:eastAsia="宋体" w:hAnsi="Times New Roman" w:hint="eastAsia"/>
              <w:b/>
              <w:bCs/>
              <w:sz w:val="24"/>
              <w:szCs w:val="24"/>
            </w:rPr>
            <w:delText>的正弦调制；</w:delText>
          </w:r>
          <w:r w:rsidRPr="00DF6E76" w:rsidDel="008332BD">
            <w:rPr>
              <w:rFonts w:ascii="Times New Roman" w:eastAsia="宋体" w:hAnsi="Times New Roman"/>
              <w:b/>
              <w:bCs/>
              <w:sz w:val="24"/>
              <w:szCs w:val="24"/>
            </w:rPr>
            <w:delText>102</w:delText>
          </w:r>
          <w:r w:rsidRPr="00DF6E76" w:rsidDel="008332BD">
            <w:rPr>
              <w:rFonts w:ascii="Times New Roman" w:eastAsia="宋体" w:hAnsi="Times New Roman" w:hint="eastAsia"/>
              <w:b/>
              <w:bCs/>
              <w:sz w:val="24"/>
              <w:szCs w:val="24"/>
            </w:rPr>
            <w:delText>包括光电探测器与</w:delText>
          </w:r>
          <w:r w:rsidRPr="00DF6E76" w:rsidDel="008332BD">
            <w:rPr>
              <w:rFonts w:ascii="Times New Roman" w:eastAsia="宋体" w:hAnsi="Times New Roman"/>
              <w:b/>
              <w:bCs/>
              <w:sz w:val="24"/>
              <w:szCs w:val="24"/>
            </w:rPr>
            <w:delText>ADC</w:delText>
          </w:r>
          <w:r w:rsidRPr="00DF6E76" w:rsidDel="008332BD">
            <w:rPr>
              <w:rFonts w:ascii="Times New Roman" w:eastAsia="宋体" w:hAnsi="Times New Roman" w:hint="eastAsia"/>
              <w:b/>
              <w:bCs/>
              <w:sz w:val="24"/>
              <w:szCs w:val="24"/>
            </w:rPr>
            <w:delText>；</w:delText>
          </w:r>
          <w:r w:rsidRPr="00DF6E76" w:rsidDel="008332BD">
            <w:rPr>
              <w:rFonts w:ascii="Times New Roman" w:eastAsia="宋体" w:hAnsi="Times New Roman"/>
              <w:b/>
              <w:bCs/>
              <w:sz w:val="24"/>
              <w:szCs w:val="24"/>
            </w:rPr>
            <w:delText>103</w:delText>
          </w:r>
          <w:r w:rsidRPr="00DF6E76" w:rsidDel="008332BD">
            <w:rPr>
              <w:rFonts w:ascii="Times New Roman" w:eastAsia="宋体" w:hAnsi="Times New Roman" w:hint="eastAsia"/>
              <w:b/>
              <w:bCs/>
              <w:sz w:val="24"/>
              <w:szCs w:val="24"/>
            </w:rPr>
            <w:delText>包括</w:delText>
          </w:r>
          <w:r w:rsidRPr="00DF6E76" w:rsidDel="008332BD">
            <w:rPr>
              <w:rFonts w:ascii="Times New Roman" w:eastAsia="宋体" w:hAnsi="Times New Roman"/>
              <w:b/>
              <w:bCs/>
              <w:sz w:val="24"/>
              <w:szCs w:val="24"/>
            </w:rPr>
            <w:delText xml:space="preserve"> FFT</w:delText>
          </w:r>
          <w:r w:rsidRPr="00DF6E76" w:rsidDel="008332BD">
            <w:rPr>
              <w:rFonts w:ascii="Times New Roman" w:eastAsia="宋体" w:hAnsi="Times New Roman" w:hint="eastAsia"/>
              <w:b/>
              <w:bCs/>
              <w:sz w:val="24"/>
              <w:szCs w:val="24"/>
            </w:rPr>
            <w:delText>处理器与</w:delText>
          </w:r>
          <w:r w:rsidRPr="00DF6E76" w:rsidDel="008332BD">
            <w:rPr>
              <w:rFonts w:ascii="Times New Roman" w:eastAsia="宋体" w:hAnsi="Times New Roman"/>
              <w:b/>
              <w:bCs/>
              <w:sz w:val="24"/>
              <w:szCs w:val="24"/>
            </w:rPr>
            <w:delText>LSQ</w:delText>
          </w:r>
          <w:r w:rsidRPr="00DF6E76" w:rsidDel="008332BD">
            <w:rPr>
              <w:rFonts w:ascii="Times New Roman" w:eastAsia="宋体" w:hAnsi="Times New Roman" w:hint="eastAsia"/>
              <w:b/>
              <w:bCs/>
              <w:sz w:val="24"/>
              <w:szCs w:val="24"/>
            </w:rPr>
            <w:delText>求解器。</w:delText>
          </w:r>
        </w:del>
      </w:ins>
      <w:ins w:id="148" w:author="Songhai 松海 Lin 林" w:date="2026-02-12T11:29:00Z" w16du:dateUtc="2026-02-12T03:29:00Z">
        <w:del w:id="149" w:author="yj zeng" w:date="2026-02-27T21:52:00Z" w16du:dateUtc="2026-02-27T13:52:00Z">
          <w:r w:rsidDel="008332BD">
            <w:rPr>
              <w:rFonts w:ascii="Times New Roman" w:eastAsia="宋体" w:hAnsi="Times New Roman" w:hint="eastAsia"/>
              <w:sz w:val="24"/>
              <w:szCs w:val="24"/>
            </w:rPr>
            <w:delText>）</w:delText>
          </w:r>
        </w:del>
      </w:ins>
    </w:p>
    <w:p w14:paraId="7C286B8D" w14:textId="56176426" w:rsidR="002D19C2" w:rsidRDefault="002D19C2" w:rsidP="00C34532">
      <w:pPr>
        <w:jc w:val="center"/>
      </w:pPr>
      <w:r w:rsidRPr="002D19C2">
        <w:rPr>
          <w:noProof/>
        </w:rPr>
        <w:drawing>
          <wp:inline distT="0" distB="0" distL="0" distR="0" wp14:anchorId="277BD184" wp14:editId="113FEF45">
            <wp:extent cx="4963955" cy="5057029"/>
            <wp:effectExtent l="0" t="0" r="8255" b="0"/>
            <wp:docPr id="3" name="图片 2">
              <a:extLst xmlns:a="http://schemas.openxmlformats.org/drawingml/2006/main">
                <a:ext uri="{FF2B5EF4-FFF2-40B4-BE49-F238E27FC236}">
                  <a16:creationId xmlns:a16="http://schemas.microsoft.com/office/drawing/2014/main" id="{E6F60252-004E-4D26-948C-42C95C5F26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6F60252-004E-4D26-948C-42C95C5F26E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66343" cy="5059462"/>
                    </a:xfrm>
                    <a:prstGeom prst="rect">
                      <a:avLst/>
                    </a:prstGeom>
                  </pic:spPr>
                </pic:pic>
              </a:graphicData>
            </a:graphic>
          </wp:inline>
        </w:drawing>
      </w:r>
    </w:p>
    <w:p w14:paraId="19ADE9AB" w14:textId="6800BAA9" w:rsidR="002D19C2" w:rsidRPr="00C3453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2</w:t>
      </w:r>
      <w:r w:rsidRPr="002D19C2">
        <w:rPr>
          <w:rFonts w:ascii="Times New Roman" w:eastAsia="宋体" w:hAnsi="Times New Roman"/>
          <w:sz w:val="24"/>
          <w:szCs w:val="24"/>
        </w:rPr>
        <w:fldChar w:fldCharType="end"/>
      </w:r>
    </w:p>
    <w:p w14:paraId="712E24DD" w14:textId="649F945C" w:rsidR="0067137F" w:rsidRDefault="002D19C2" w:rsidP="00C34532">
      <w:pPr>
        <w:jc w:val="center"/>
      </w:pPr>
      <w:r>
        <w:rPr>
          <w:noProof/>
        </w:rPr>
        <w:lastRenderedPageBreak/>
        <w:drawing>
          <wp:inline distT="0" distB="0" distL="0" distR="0" wp14:anchorId="590B8AB3" wp14:editId="4349EC81">
            <wp:extent cx="5760000" cy="4039200"/>
            <wp:effectExtent l="0" t="0" r="0" b="0"/>
            <wp:docPr id="2477894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89484" name="图片 247789484"/>
                    <pic:cNvPicPr/>
                  </pic:nvPicPr>
                  <pic:blipFill>
                    <a:blip r:embed="rId11"/>
                    <a:stretch>
                      <a:fillRect/>
                    </a:stretch>
                  </pic:blipFill>
                  <pic:spPr>
                    <a:xfrm>
                      <a:off x="0" y="0"/>
                      <a:ext cx="5760000" cy="4039200"/>
                    </a:xfrm>
                    <a:prstGeom prst="rect">
                      <a:avLst/>
                    </a:prstGeom>
                  </pic:spPr>
                </pic:pic>
              </a:graphicData>
            </a:graphic>
          </wp:inline>
        </w:drawing>
      </w:r>
    </w:p>
    <w:p w14:paraId="7CD67487" w14:textId="3E3FCEAB" w:rsidR="002D19C2" w:rsidRPr="002D19C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3</w:t>
      </w:r>
      <w:r w:rsidRPr="002D19C2">
        <w:rPr>
          <w:rFonts w:ascii="Times New Roman" w:eastAsia="宋体" w:hAnsi="Times New Roman"/>
          <w:sz w:val="24"/>
          <w:szCs w:val="24"/>
        </w:rPr>
        <w:fldChar w:fldCharType="end"/>
      </w:r>
    </w:p>
    <w:p w14:paraId="0346A6C8" w14:textId="3DEE9F01" w:rsidR="0067137F" w:rsidRDefault="00072EE7" w:rsidP="00C34532">
      <w:pPr>
        <w:jc w:val="center"/>
      </w:pPr>
      <w:ins w:id="150" w:author="yj zeng" w:date="2026-02-27T21:36:00Z" w16du:dateUtc="2026-02-27T13:36:00Z">
        <w:r>
          <w:rPr>
            <w:rFonts w:hint="eastAsia"/>
            <w:noProof/>
          </w:rPr>
          <w:lastRenderedPageBreak/>
          <w:drawing>
            <wp:inline distT="0" distB="0" distL="0" distR="0" wp14:anchorId="0656BBCA" wp14:editId="54D4FC68">
              <wp:extent cx="6119495" cy="7784465"/>
              <wp:effectExtent l="0" t="0" r="0" b="6985"/>
              <wp:docPr id="100789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934" name="图片 100789934"/>
                      <pic:cNvPicPr/>
                    </pic:nvPicPr>
                    <pic:blipFill>
                      <a:blip r:embed="rId12"/>
                      <a:stretch>
                        <a:fillRect/>
                      </a:stretch>
                    </pic:blipFill>
                    <pic:spPr>
                      <a:xfrm>
                        <a:off x="0" y="0"/>
                        <a:ext cx="6119495" cy="7784465"/>
                      </a:xfrm>
                      <a:prstGeom prst="rect">
                        <a:avLst/>
                      </a:prstGeom>
                    </pic:spPr>
                  </pic:pic>
                </a:graphicData>
              </a:graphic>
            </wp:inline>
          </w:drawing>
        </w:r>
      </w:ins>
      <w:del w:id="151" w:author="yj zeng" w:date="2026-02-27T21:36:00Z" w16du:dateUtc="2026-02-27T13:36:00Z">
        <w:r w:rsidR="00C34532" w:rsidDel="00072EE7">
          <w:rPr>
            <w:rFonts w:hint="eastAsia"/>
            <w:noProof/>
          </w:rPr>
          <w:drawing>
            <wp:inline distT="0" distB="0" distL="0" distR="0" wp14:anchorId="49D90FBB" wp14:editId="0602EC81">
              <wp:extent cx="6120000" cy="3466800"/>
              <wp:effectExtent l="0" t="0" r="0" b="635"/>
              <wp:docPr id="853507287" name="图片 7" descr="多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7287" name="图片 7" descr="多边形&#10;&#10;AI 生成的内容可能不正确。"/>
                      <pic:cNvPicPr/>
                    </pic:nvPicPr>
                    <pic:blipFill>
                      <a:blip r:embed="rId13"/>
                      <a:stretch>
                        <a:fillRect/>
                      </a:stretch>
                    </pic:blipFill>
                    <pic:spPr>
                      <a:xfrm>
                        <a:off x="0" y="0"/>
                        <a:ext cx="6120000" cy="3466800"/>
                      </a:xfrm>
                      <a:prstGeom prst="rect">
                        <a:avLst/>
                      </a:prstGeom>
                    </pic:spPr>
                  </pic:pic>
                </a:graphicData>
              </a:graphic>
            </wp:inline>
          </w:drawing>
        </w:r>
      </w:del>
    </w:p>
    <w:p w14:paraId="49BBDC87" w14:textId="16E0A23A"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4</w:t>
      </w:r>
      <w:r w:rsidRPr="002D19C2">
        <w:rPr>
          <w:rFonts w:ascii="Times New Roman" w:eastAsia="宋体" w:hAnsi="Times New Roman"/>
          <w:sz w:val="24"/>
          <w:szCs w:val="24"/>
        </w:rPr>
        <w:fldChar w:fldCharType="end"/>
      </w:r>
      <w:ins w:id="152" w:author="Songhai 松海 Lin 林" w:date="2026-02-12T10:14:00Z" w16du:dateUtc="2026-02-12T02:14:00Z">
        <w:del w:id="153" w:author="yj zeng" w:date="2026-02-27T21:36:00Z" w16du:dateUtc="2026-02-27T13:36:00Z">
          <w:r w:rsidR="00541C0D" w:rsidRPr="00541C0D" w:rsidDel="00072EE7">
            <w:rPr>
              <w:rFonts w:ascii="Times New Roman" w:eastAsia="宋体" w:hAnsi="Times New Roman" w:hint="eastAsia"/>
              <w:sz w:val="24"/>
              <w:szCs w:val="24"/>
              <w:highlight w:val="yellow"/>
              <w:rPrChange w:id="154" w:author="Songhai 松海 Lin 林" w:date="2026-02-12T10:14:00Z" w16du:dateUtc="2026-02-12T02:14:00Z">
                <w:rPr>
                  <w:rFonts w:ascii="Times New Roman" w:eastAsia="宋体" w:hAnsi="Times New Roman" w:hint="eastAsia"/>
                  <w:sz w:val="24"/>
                  <w:szCs w:val="24"/>
                </w:rPr>
              </w:rPrChange>
            </w:rPr>
            <w:delText>（目前太小，</w:delText>
          </w:r>
          <w:r w:rsidR="00541C0D" w:rsidRPr="00541C0D" w:rsidDel="00072EE7">
            <w:rPr>
              <w:rFonts w:ascii="Times New Roman" w:eastAsia="宋体" w:hAnsi="Times New Roman"/>
              <w:sz w:val="24"/>
              <w:szCs w:val="24"/>
              <w:highlight w:val="yellow"/>
              <w:rPrChange w:id="155" w:author="Songhai 松海 Lin 林" w:date="2026-02-12T10:14:00Z" w16du:dateUtc="2026-02-12T02:14:00Z">
                <w:rPr>
                  <w:rFonts w:ascii="Times New Roman" w:eastAsia="宋体" w:hAnsi="Times New Roman"/>
                  <w:sz w:val="24"/>
                  <w:szCs w:val="24"/>
                </w:rPr>
              </w:rPrChange>
            </w:rPr>
            <w:delText>100%</w:delText>
          </w:r>
          <w:r w:rsidR="00541C0D" w:rsidRPr="00541C0D" w:rsidDel="00072EE7">
            <w:rPr>
              <w:rFonts w:ascii="Times New Roman" w:eastAsia="宋体" w:hAnsi="Times New Roman" w:hint="eastAsia"/>
              <w:sz w:val="24"/>
              <w:szCs w:val="24"/>
              <w:highlight w:val="yellow"/>
              <w:rPrChange w:id="156" w:author="Songhai 松海 Lin 林" w:date="2026-02-12T10:14:00Z" w16du:dateUtc="2026-02-12T02:14:00Z">
                <w:rPr>
                  <w:rFonts w:ascii="Times New Roman" w:eastAsia="宋体" w:hAnsi="Times New Roman" w:hint="eastAsia"/>
                  <w:sz w:val="24"/>
                  <w:szCs w:val="24"/>
                </w:rPr>
              </w:rPrChange>
            </w:rPr>
            <w:delText>页面下看不清楚</w:delText>
          </w:r>
          <w:r w:rsidR="00541C0D" w:rsidDel="00072EE7">
            <w:rPr>
              <w:rFonts w:ascii="Times New Roman" w:eastAsia="宋体" w:hAnsi="Times New Roman" w:hint="eastAsia"/>
              <w:sz w:val="24"/>
              <w:szCs w:val="24"/>
              <w:highlight w:val="yellow"/>
            </w:rPr>
            <w:delText>，建议横向</w:delText>
          </w:r>
          <w:r w:rsidR="00541C0D" w:rsidDel="00072EE7">
            <w:rPr>
              <w:rFonts w:ascii="Times New Roman" w:eastAsia="宋体" w:hAnsi="Times New Roman" w:hint="eastAsia"/>
              <w:sz w:val="24"/>
              <w:szCs w:val="24"/>
              <w:highlight w:val="yellow"/>
            </w:rPr>
            <w:delText>3</w:delText>
          </w:r>
        </w:del>
      </w:ins>
      <w:ins w:id="157" w:author="Songhai 松海 Lin 林" w:date="2026-02-12T10:15:00Z" w16du:dateUtc="2026-02-12T02:15:00Z">
        <w:del w:id="158" w:author="yj zeng" w:date="2026-02-27T21:36:00Z" w16du:dateUtc="2026-02-27T13:36:00Z">
          <w:r w:rsidR="00541C0D" w:rsidDel="00072EE7">
            <w:rPr>
              <w:rFonts w:ascii="Times New Roman" w:eastAsia="宋体" w:hAnsi="Times New Roman" w:hint="eastAsia"/>
              <w:sz w:val="24"/>
              <w:szCs w:val="24"/>
              <w:highlight w:val="yellow"/>
            </w:rPr>
            <w:delText>列，纵向</w:delText>
          </w:r>
          <w:r w:rsidR="00541C0D" w:rsidDel="00072EE7">
            <w:rPr>
              <w:rFonts w:ascii="Times New Roman" w:eastAsia="宋体" w:hAnsi="Times New Roman" w:hint="eastAsia"/>
              <w:sz w:val="24"/>
              <w:szCs w:val="24"/>
              <w:highlight w:val="yellow"/>
            </w:rPr>
            <w:delText>8</w:delText>
          </w:r>
          <w:r w:rsidR="00541C0D" w:rsidDel="00072EE7">
            <w:rPr>
              <w:rFonts w:ascii="Times New Roman" w:eastAsia="宋体" w:hAnsi="Times New Roman" w:hint="eastAsia"/>
              <w:sz w:val="24"/>
              <w:szCs w:val="24"/>
              <w:highlight w:val="yellow"/>
            </w:rPr>
            <w:delText>行</w:delText>
          </w:r>
        </w:del>
      </w:ins>
      <w:ins w:id="159" w:author="Songhai 松海 Lin 林" w:date="2026-02-12T10:14:00Z" w16du:dateUtc="2026-02-12T02:14:00Z">
        <w:del w:id="160" w:author="yj zeng" w:date="2026-02-27T21:36:00Z" w16du:dateUtc="2026-02-27T13:36:00Z">
          <w:r w:rsidR="00541C0D" w:rsidRPr="00541C0D" w:rsidDel="00072EE7">
            <w:rPr>
              <w:rFonts w:ascii="Times New Roman" w:eastAsia="宋体" w:hAnsi="Times New Roman" w:hint="eastAsia"/>
              <w:sz w:val="24"/>
              <w:szCs w:val="24"/>
              <w:highlight w:val="yellow"/>
              <w:rPrChange w:id="161" w:author="Songhai 松海 Lin 林" w:date="2026-02-12T10:14:00Z" w16du:dateUtc="2026-02-12T02:14:00Z">
                <w:rPr>
                  <w:rFonts w:ascii="Times New Roman" w:eastAsia="宋体" w:hAnsi="Times New Roman" w:hint="eastAsia"/>
                  <w:sz w:val="24"/>
                  <w:szCs w:val="24"/>
                </w:rPr>
              </w:rPrChange>
            </w:rPr>
            <w:delText>）</w:delText>
          </w:r>
        </w:del>
      </w:ins>
    </w:p>
    <w:p w14:paraId="37B342DF" w14:textId="411D388B" w:rsidR="007A0CC9" w:rsidRPr="007A0CC9" w:rsidRDefault="00A855AF" w:rsidP="00C34532">
      <w:pPr>
        <w:jc w:val="center"/>
      </w:pPr>
      <w:ins w:id="162" w:author="yj zeng" w:date="2026-02-27T21:49:00Z" w16du:dateUtc="2026-02-27T13:49:00Z">
        <w:r>
          <w:rPr>
            <w:noProof/>
          </w:rPr>
          <w:lastRenderedPageBreak/>
          <w:drawing>
            <wp:inline distT="0" distB="0" distL="0" distR="0" wp14:anchorId="190EFC73" wp14:editId="3BF8E813">
              <wp:extent cx="6119495" cy="1867535"/>
              <wp:effectExtent l="0" t="0" r="0" b="0"/>
              <wp:docPr id="3246165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16556" name="图片 324616556"/>
                      <pic:cNvPicPr/>
                    </pic:nvPicPr>
                    <pic:blipFill>
                      <a:blip r:embed="rId14"/>
                      <a:stretch>
                        <a:fillRect/>
                      </a:stretch>
                    </pic:blipFill>
                    <pic:spPr>
                      <a:xfrm>
                        <a:off x="0" y="0"/>
                        <a:ext cx="6119495" cy="1867535"/>
                      </a:xfrm>
                      <a:prstGeom prst="rect">
                        <a:avLst/>
                      </a:prstGeom>
                    </pic:spPr>
                  </pic:pic>
                </a:graphicData>
              </a:graphic>
            </wp:inline>
          </w:drawing>
        </w:r>
      </w:ins>
      <w:del w:id="163" w:author="yj zeng" w:date="2026-02-27T21:48:00Z" w16du:dateUtc="2026-02-27T13:48:00Z">
        <w:r w:rsidR="007A0CC9" w:rsidRPr="007A0CC9" w:rsidDel="00A855AF">
          <w:rPr>
            <w:noProof/>
          </w:rPr>
          <w:drawing>
            <wp:inline distT="0" distB="0" distL="0" distR="0" wp14:anchorId="37626010" wp14:editId="3937C9F6">
              <wp:extent cx="6120000" cy="1357200"/>
              <wp:effectExtent l="0" t="0" r="0" b="0"/>
              <wp:docPr id="10" name="图片 9" descr="图表, 散点图&#10;&#10;AI 生成的内容可能不正确。">
                <a:extLst xmlns:a="http://schemas.openxmlformats.org/drawingml/2006/main">
                  <a:ext uri="{FF2B5EF4-FFF2-40B4-BE49-F238E27FC236}">
                    <a16:creationId xmlns:a16="http://schemas.microsoft.com/office/drawing/2014/main" id="{8D0DBFF5-174F-41CD-8BCF-B94ACF835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表, 散点图&#10;&#10;AI 生成的内容可能不正确。">
                        <a:extLst>
                          <a:ext uri="{FF2B5EF4-FFF2-40B4-BE49-F238E27FC236}">
                            <a16:creationId xmlns:a16="http://schemas.microsoft.com/office/drawing/2014/main" id="{8D0DBFF5-174F-41CD-8BCF-B94ACF83522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20000" cy="1357200"/>
                      </a:xfrm>
                      <a:prstGeom prst="rect">
                        <a:avLst/>
                      </a:prstGeom>
                    </pic:spPr>
                  </pic:pic>
                </a:graphicData>
              </a:graphic>
            </wp:inline>
          </w:drawing>
        </w:r>
      </w:del>
    </w:p>
    <w:p w14:paraId="4707F651" w14:textId="3F672A45"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5</w:t>
      </w:r>
      <w:r w:rsidRPr="002D19C2">
        <w:rPr>
          <w:rFonts w:ascii="Times New Roman" w:eastAsia="宋体" w:hAnsi="Times New Roman"/>
          <w:sz w:val="24"/>
          <w:szCs w:val="24"/>
        </w:rPr>
        <w:fldChar w:fldCharType="end"/>
      </w:r>
      <w:ins w:id="164" w:author="Songhai 松海 Lin 林" w:date="2026-02-12T10:15:00Z" w16du:dateUtc="2026-02-12T02:15:00Z">
        <w:del w:id="165" w:author="yj zeng" w:date="2026-02-27T21:50:00Z" w16du:dateUtc="2026-02-27T13:50:00Z">
          <w:r w:rsidR="00541C0D" w:rsidRPr="00B924D6" w:rsidDel="00894D26">
            <w:rPr>
              <w:rFonts w:ascii="Times New Roman" w:eastAsia="宋体" w:hAnsi="Times New Roman" w:hint="eastAsia"/>
              <w:sz w:val="24"/>
              <w:szCs w:val="24"/>
              <w:highlight w:val="yellow"/>
            </w:rPr>
            <w:delText>（目前太小，</w:delText>
          </w:r>
          <w:r w:rsidR="00541C0D" w:rsidRPr="00B924D6" w:rsidDel="00894D26">
            <w:rPr>
              <w:rFonts w:ascii="Times New Roman" w:eastAsia="宋体" w:hAnsi="Times New Roman" w:hint="eastAsia"/>
              <w:sz w:val="24"/>
              <w:szCs w:val="24"/>
              <w:highlight w:val="yellow"/>
            </w:rPr>
            <w:delText>100%</w:delText>
          </w:r>
          <w:r w:rsidR="00541C0D" w:rsidRPr="00B924D6" w:rsidDel="00894D26">
            <w:rPr>
              <w:rFonts w:ascii="Times New Roman" w:eastAsia="宋体" w:hAnsi="Times New Roman" w:hint="eastAsia"/>
              <w:sz w:val="24"/>
              <w:szCs w:val="24"/>
              <w:highlight w:val="yellow"/>
            </w:rPr>
            <w:delText>页面下看不清楚</w:delText>
          </w:r>
          <w:r w:rsidR="00541C0D" w:rsidDel="00894D26">
            <w:rPr>
              <w:rFonts w:ascii="Times New Roman" w:eastAsia="宋体" w:hAnsi="Times New Roman" w:hint="eastAsia"/>
              <w:sz w:val="24"/>
              <w:szCs w:val="24"/>
              <w:highlight w:val="yellow"/>
            </w:rPr>
            <w:delText>，建议选取部分波长</w:delText>
          </w:r>
          <w:r w:rsidR="00541C0D" w:rsidRPr="00B924D6" w:rsidDel="00894D26">
            <w:rPr>
              <w:rFonts w:ascii="Times New Roman" w:eastAsia="宋体" w:hAnsi="Times New Roman" w:hint="eastAsia"/>
              <w:sz w:val="24"/>
              <w:szCs w:val="24"/>
              <w:highlight w:val="yellow"/>
            </w:rPr>
            <w:delText>）</w:delText>
          </w:r>
        </w:del>
      </w:ins>
    </w:p>
    <w:p w14:paraId="6623EE39" w14:textId="6EC12E22" w:rsidR="007A0CC9" w:rsidRPr="007A0CC9" w:rsidRDefault="007A0CC9" w:rsidP="00C34532">
      <w:pPr>
        <w:jc w:val="center"/>
      </w:pPr>
      <w:r w:rsidRPr="007A0CC9">
        <w:rPr>
          <w:noProof/>
        </w:rPr>
        <w:drawing>
          <wp:inline distT="0" distB="0" distL="0" distR="0" wp14:anchorId="0413C484" wp14:editId="2C4BA594">
            <wp:extent cx="6120000" cy="4525200"/>
            <wp:effectExtent l="0" t="0" r="0" b="8890"/>
            <wp:docPr id="1359705520" name="图片 9">
              <a:extLst xmlns:a="http://schemas.openxmlformats.org/drawingml/2006/main">
                <a:ext uri="{FF2B5EF4-FFF2-40B4-BE49-F238E27FC236}">
                  <a16:creationId xmlns:a16="http://schemas.microsoft.com/office/drawing/2014/main" id="{5B997EDA-28EB-482F-AF99-6EDF4474A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5B997EDA-28EB-482F-AF99-6EDF4474AFE3}"/>
                        </a:ext>
                      </a:extLst>
                    </pic:cNvPr>
                    <pic:cNvPicPr>
                      <a:picLocks noChangeAspect="1"/>
                    </pic:cNvPicPr>
                  </pic:nvPicPr>
                  <pic:blipFill>
                    <a:blip r:embed="rId16">
                      <a:clrChange>
                        <a:clrFrom>
                          <a:srgbClr val="FFFFFF"/>
                        </a:clrFrom>
                        <a:clrTo>
                          <a:srgbClr val="FFFFFF">
                            <a:alpha val="0"/>
                          </a:srgbClr>
                        </a:clrTo>
                      </a:clrChange>
                    </a:blip>
                    <a:stretch>
                      <a:fillRect/>
                    </a:stretch>
                  </pic:blipFill>
                  <pic:spPr>
                    <a:xfrm>
                      <a:off x="0" y="0"/>
                      <a:ext cx="6120000" cy="4525200"/>
                    </a:xfrm>
                    <a:prstGeom prst="rect">
                      <a:avLst/>
                    </a:prstGeom>
                  </pic:spPr>
                </pic:pic>
              </a:graphicData>
            </a:graphic>
          </wp:inline>
        </w:drawing>
      </w:r>
    </w:p>
    <w:p w14:paraId="17816203" w14:textId="1AF83070"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6</w:t>
      </w:r>
      <w:r w:rsidRPr="002D19C2">
        <w:rPr>
          <w:rFonts w:ascii="Times New Roman" w:eastAsia="宋体" w:hAnsi="Times New Roman"/>
          <w:sz w:val="24"/>
          <w:szCs w:val="24"/>
        </w:rPr>
        <w:fldChar w:fldCharType="end"/>
      </w:r>
    </w:p>
    <w:p w14:paraId="7619381F" w14:textId="7ADA84C0" w:rsidR="007A0CC9" w:rsidRPr="007A0CC9" w:rsidRDefault="007A0CC9" w:rsidP="00C34532">
      <w:pPr>
        <w:jc w:val="center"/>
      </w:pPr>
      <w:r w:rsidRPr="007A0CC9">
        <w:rPr>
          <w:noProof/>
        </w:rPr>
        <w:lastRenderedPageBreak/>
        <w:drawing>
          <wp:inline distT="0" distB="0" distL="0" distR="0" wp14:anchorId="2C23AC77" wp14:editId="6D1BF5FB">
            <wp:extent cx="6120000" cy="4464000"/>
            <wp:effectExtent l="0" t="0" r="0" b="0"/>
            <wp:docPr id="9" name="图片 8" descr="图表&#10;&#10;AI 生成的内容可能不正确。">
              <a:extLst xmlns:a="http://schemas.openxmlformats.org/drawingml/2006/main">
                <a:ext uri="{FF2B5EF4-FFF2-40B4-BE49-F238E27FC236}">
                  <a16:creationId xmlns:a16="http://schemas.microsoft.com/office/drawing/2014/main" id="{18EC4BB9-2F04-4321-AA03-9FF74510C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表&#10;&#10;AI 生成的内容可能不正确。">
                      <a:extLst>
                        <a:ext uri="{FF2B5EF4-FFF2-40B4-BE49-F238E27FC236}">
                          <a16:creationId xmlns:a16="http://schemas.microsoft.com/office/drawing/2014/main" id="{18EC4BB9-2F04-4321-AA03-9FF74510CE90}"/>
                        </a:ext>
                      </a:extLst>
                    </pic:cNvPr>
                    <pic:cNvPicPr>
                      <a:picLocks noChangeAspect="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120000" cy="4464000"/>
                    </a:xfrm>
                    <a:prstGeom prst="rect">
                      <a:avLst/>
                    </a:prstGeom>
                  </pic:spPr>
                </pic:pic>
              </a:graphicData>
            </a:graphic>
          </wp:inline>
        </w:drawing>
      </w:r>
    </w:p>
    <w:p w14:paraId="5999C5BC" w14:textId="1CFC7FFB"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7</w:t>
      </w:r>
      <w:r w:rsidRPr="002D19C2">
        <w:rPr>
          <w:rFonts w:ascii="Times New Roman" w:eastAsia="宋体" w:hAnsi="Times New Roman"/>
          <w:sz w:val="24"/>
          <w:szCs w:val="24"/>
        </w:rPr>
        <w:fldChar w:fldCharType="end"/>
      </w:r>
    </w:p>
    <w:p w14:paraId="48A5A1B2" w14:textId="730C9437" w:rsidR="007A0CC9" w:rsidRPr="007A0CC9" w:rsidRDefault="00A97BFD" w:rsidP="00C34532">
      <w:pPr>
        <w:jc w:val="center"/>
      </w:pPr>
      <w:r>
        <w:rPr>
          <w:noProof/>
        </w:rPr>
        <w:lastRenderedPageBreak/>
        <w:drawing>
          <wp:inline distT="0" distB="0" distL="0" distR="0" wp14:anchorId="78736C7D" wp14:editId="64B88881">
            <wp:extent cx="6120000" cy="4413600"/>
            <wp:effectExtent l="0" t="0" r="0" b="6350"/>
            <wp:docPr id="709000824" name="图片 5"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00824" name="图片 5" descr="图表, 直方图&#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000" cy="4413600"/>
                    </a:xfrm>
                    <a:prstGeom prst="rect">
                      <a:avLst/>
                    </a:prstGeom>
                    <a:noFill/>
                    <a:ln>
                      <a:noFill/>
                    </a:ln>
                  </pic:spPr>
                </pic:pic>
              </a:graphicData>
            </a:graphic>
          </wp:inline>
        </w:drawing>
      </w:r>
    </w:p>
    <w:p w14:paraId="7B43A36C" w14:textId="610997C8"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8</w:t>
      </w:r>
      <w:r w:rsidRPr="002D19C2">
        <w:rPr>
          <w:rFonts w:ascii="Times New Roman" w:eastAsia="宋体" w:hAnsi="Times New Roman"/>
          <w:sz w:val="24"/>
          <w:szCs w:val="24"/>
        </w:rPr>
        <w:fldChar w:fldCharType="end"/>
      </w:r>
    </w:p>
    <w:p w14:paraId="35459AE9" w14:textId="3956F772" w:rsidR="00BB6379" w:rsidRPr="00BB6379" w:rsidRDefault="00BB6379" w:rsidP="00C34532">
      <w:pPr>
        <w:jc w:val="center"/>
      </w:pPr>
      <w:r w:rsidRPr="00BB6379">
        <w:rPr>
          <w:noProof/>
        </w:rPr>
        <w:lastRenderedPageBreak/>
        <w:drawing>
          <wp:inline distT="0" distB="0" distL="0" distR="0" wp14:anchorId="585FAADA" wp14:editId="1659B37A">
            <wp:extent cx="6120000" cy="4939200"/>
            <wp:effectExtent l="0" t="0" r="0" b="0"/>
            <wp:docPr id="6" name="图片 5" descr="图表, 折线图&#10;&#10;AI 生成的内容可能不正确。">
              <a:extLst xmlns:a="http://schemas.openxmlformats.org/drawingml/2006/main">
                <a:ext uri="{FF2B5EF4-FFF2-40B4-BE49-F238E27FC236}">
                  <a16:creationId xmlns:a16="http://schemas.microsoft.com/office/drawing/2014/main" id="{5CA70656-2E95-45D8-AF32-C09FA64D8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表, 折线图&#10;&#10;AI 生成的内容可能不正确。">
                      <a:extLst>
                        <a:ext uri="{FF2B5EF4-FFF2-40B4-BE49-F238E27FC236}">
                          <a16:creationId xmlns:a16="http://schemas.microsoft.com/office/drawing/2014/main" id="{5CA70656-2E95-45D8-AF32-C09FA64D889F}"/>
                        </a:ext>
                      </a:extLst>
                    </pic:cNvPr>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6120000" cy="4939200"/>
                    </a:xfrm>
                    <a:prstGeom prst="rect">
                      <a:avLst/>
                    </a:prstGeom>
                  </pic:spPr>
                </pic:pic>
              </a:graphicData>
            </a:graphic>
          </wp:inline>
        </w:drawing>
      </w:r>
    </w:p>
    <w:p w14:paraId="6897AFB7" w14:textId="0F78FC5B" w:rsidR="007A0CC9" w:rsidRDefault="007A0CC9"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9</w:t>
      </w:r>
      <w:r w:rsidRPr="002D19C2">
        <w:rPr>
          <w:rFonts w:ascii="Times New Roman" w:eastAsia="宋体" w:hAnsi="Times New Roman"/>
          <w:sz w:val="24"/>
          <w:szCs w:val="24"/>
        </w:rPr>
        <w:fldChar w:fldCharType="end"/>
      </w:r>
    </w:p>
    <w:p w14:paraId="0F048520" w14:textId="3B73D6C5" w:rsidR="00BB6379" w:rsidRPr="00BB6379" w:rsidRDefault="00BB6379" w:rsidP="006E0CE4">
      <w:pPr>
        <w:jc w:val="center"/>
      </w:pPr>
      <w:r w:rsidRPr="00BB6379">
        <w:rPr>
          <w:noProof/>
        </w:rPr>
        <w:lastRenderedPageBreak/>
        <w:drawing>
          <wp:inline distT="0" distB="0" distL="0" distR="0" wp14:anchorId="66031B9B" wp14:editId="0A471768">
            <wp:extent cx="6120000" cy="4964400"/>
            <wp:effectExtent l="0" t="0" r="0" b="8255"/>
            <wp:docPr id="4" name="图片 3" descr="图片包含 图表&#10;&#10;AI 生成的内容可能不正确。">
              <a:extLst xmlns:a="http://schemas.openxmlformats.org/drawingml/2006/main">
                <a:ext uri="{FF2B5EF4-FFF2-40B4-BE49-F238E27FC236}">
                  <a16:creationId xmlns:a16="http://schemas.microsoft.com/office/drawing/2014/main" id="{CC0A4780-4200-4190-97C6-242904F9E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包含 图表&#10;&#10;AI 生成的内容可能不正确。">
                      <a:extLst>
                        <a:ext uri="{FF2B5EF4-FFF2-40B4-BE49-F238E27FC236}">
                          <a16:creationId xmlns:a16="http://schemas.microsoft.com/office/drawing/2014/main" id="{CC0A4780-4200-4190-97C6-242904F9E659}"/>
                        </a:ext>
                      </a:extLst>
                    </pic:cNvPr>
                    <pic:cNvPicPr>
                      <a:picLocks noChangeAspect="1"/>
                    </pic:cNvPicPr>
                  </pic:nvPicPr>
                  <pic:blipFill>
                    <a:blip r:embed="rId20">
                      <a:clrChange>
                        <a:clrFrom>
                          <a:srgbClr val="FFFFFF"/>
                        </a:clrFrom>
                        <a:clrTo>
                          <a:srgbClr val="FFFFFF">
                            <a:alpha val="0"/>
                          </a:srgbClr>
                        </a:clrTo>
                      </a:clrChange>
                    </a:blip>
                    <a:stretch>
                      <a:fillRect/>
                    </a:stretch>
                  </pic:blipFill>
                  <pic:spPr>
                    <a:xfrm>
                      <a:off x="0" y="0"/>
                      <a:ext cx="6120000" cy="4964400"/>
                    </a:xfrm>
                    <a:prstGeom prst="rect">
                      <a:avLst/>
                    </a:prstGeom>
                  </pic:spPr>
                </pic:pic>
              </a:graphicData>
            </a:graphic>
          </wp:inline>
        </w:drawing>
      </w:r>
    </w:p>
    <w:p w14:paraId="01760EB9" w14:textId="1EF029D4" w:rsidR="0067137F" w:rsidRPr="00C34532" w:rsidRDefault="007A0CC9" w:rsidP="006E0CE4">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513EFB">
        <w:rPr>
          <w:rFonts w:ascii="Times New Roman" w:eastAsia="宋体" w:hAnsi="Times New Roman"/>
          <w:noProof/>
          <w:sz w:val="24"/>
          <w:szCs w:val="24"/>
        </w:rPr>
        <w:t>10</w:t>
      </w:r>
      <w:r w:rsidRPr="002D19C2">
        <w:rPr>
          <w:rFonts w:ascii="Times New Roman" w:eastAsia="宋体" w:hAnsi="Times New Roman"/>
          <w:sz w:val="24"/>
          <w:szCs w:val="24"/>
        </w:rPr>
        <w:fldChar w:fldCharType="end"/>
      </w:r>
    </w:p>
    <w:sectPr w:rsidR="0067137F" w:rsidRPr="00C34532" w:rsidSect="00D26F84">
      <w:pgSz w:w="11906" w:h="16838"/>
      <w:pgMar w:top="1418" w:right="851" w:bottom="851"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F93B5" w14:textId="77777777" w:rsidR="00C23EF7" w:rsidRDefault="00C23EF7" w:rsidP="00244C0A">
      <w:pPr>
        <w:spacing w:after="0" w:line="240" w:lineRule="auto"/>
      </w:pPr>
      <w:r>
        <w:separator/>
      </w:r>
    </w:p>
  </w:endnote>
  <w:endnote w:type="continuationSeparator" w:id="0">
    <w:p w14:paraId="7CC4DA32" w14:textId="77777777" w:rsidR="00C23EF7" w:rsidRDefault="00C23EF7" w:rsidP="00244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C4A3" w14:textId="77777777" w:rsidR="00C23EF7" w:rsidRDefault="00C23EF7" w:rsidP="00244C0A">
      <w:pPr>
        <w:spacing w:after="0" w:line="240" w:lineRule="auto"/>
      </w:pPr>
      <w:r>
        <w:separator/>
      </w:r>
    </w:p>
  </w:footnote>
  <w:footnote w:type="continuationSeparator" w:id="0">
    <w:p w14:paraId="21C92F07" w14:textId="77777777" w:rsidR="00C23EF7" w:rsidRDefault="00C23EF7" w:rsidP="00244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D6B"/>
    <w:multiLevelType w:val="multilevel"/>
    <w:tmpl w:val="B730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2E7"/>
    <w:multiLevelType w:val="multilevel"/>
    <w:tmpl w:val="81B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6DA2"/>
    <w:multiLevelType w:val="multilevel"/>
    <w:tmpl w:val="6EA0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12D11"/>
    <w:multiLevelType w:val="multilevel"/>
    <w:tmpl w:val="34A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B173F"/>
    <w:multiLevelType w:val="multilevel"/>
    <w:tmpl w:val="1DC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1609D"/>
    <w:multiLevelType w:val="multilevel"/>
    <w:tmpl w:val="747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6965"/>
    <w:multiLevelType w:val="multilevel"/>
    <w:tmpl w:val="0AC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25930"/>
    <w:multiLevelType w:val="multilevel"/>
    <w:tmpl w:val="85D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B6C97"/>
    <w:multiLevelType w:val="multilevel"/>
    <w:tmpl w:val="31D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600F3"/>
    <w:multiLevelType w:val="multilevel"/>
    <w:tmpl w:val="4B0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C47"/>
    <w:multiLevelType w:val="multilevel"/>
    <w:tmpl w:val="CE7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65BE3"/>
    <w:multiLevelType w:val="multilevel"/>
    <w:tmpl w:val="DEA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433BF"/>
    <w:multiLevelType w:val="multilevel"/>
    <w:tmpl w:val="D88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63512"/>
    <w:multiLevelType w:val="multilevel"/>
    <w:tmpl w:val="58B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C4CE3"/>
    <w:multiLevelType w:val="multilevel"/>
    <w:tmpl w:val="E88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675D1"/>
    <w:multiLevelType w:val="multilevel"/>
    <w:tmpl w:val="3C8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6608B"/>
    <w:multiLevelType w:val="multilevel"/>
    <w:tmpl w:val="DC3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56AE2"/>
    <w:multiLevelType w:val="multilevel"/>
    <w:tmpl w:val="6C2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51ED2"/>
    <w:multiLevelType w:val="multilevel"/>
    <w:tmpl w:val="3AA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5100"/>
    <w:multiLevelType w:val="multilevel"/>
    <w:tmpl w:val="543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1295D"/>
    <w:multiLevelType w:val="multilevel"/>
    <w:tmpl w:val="09DC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DC5775"/>
    <w:multiLevelType w:val="multilevel"/>
    <w:tmpl w:val="FAC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3262F"/>
    <w:multiLevelType w:val="multilevel"/>
    <w:tmpl w:val="309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E789D"/>
    <w:multiLevelType w:val="multilevel"/>
    <w:tmpl w:val="FFF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42C5F"/>
    <w:multiLevelType w:val="multilevel"/>
    <w:tmpl w:val="0C7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C2798"/>
    <w:multiLevelType w:val="multilevel"/>
    <w:tmpl w:val="7BE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473431">
    <w:abstractNumId w:val="7"/>
  </w:num>
  <w:num w:numId="2" w16cid:durableId="582029915">
    <w:abstractNumId w:val="9"/>
  </w:num>
  <w:num w:numId="3" w16cid:durableId="858543433">
    <w:abstractNumId w:val="24"/>
  </w:num>
  <w:num w:numId="4" w16cid:durableId="786968903">
    <w:abstractNumId w:val="6"/>
  </w:num>
  <w:num w:numId="5" w16cid:durableId="809519352">
    <w:abstractNumId w:val="11"/>
  </w:num>
  <w:num w:numId="6" w16cid:durableId="1534885656">
    <w:abstractNumId w:val="12"/>
  </w:num>
  <w:num w:numId="7" w16cid:durableId="1406762860">
    <w:abstractNumId w:val="0"/>
  </w:num>
  <w:num w:numId="8" w16cid:durableId="2062513924">
    <w:abstractNumId w:val="13"/>
  </w:num>
  <w:num w:numId="9" w16cid:durableId="263878360">
    <w:abstractNumId w:val="10"/>
  </w:num>
  <w:num w:numId="10" w16cid:durableId="398938088">
    <w:abstractNumId w:val="25"/>
  </w:num>
  <w:num w:numId="11" w16cid:durableId="1059330658">
    <w:abstractNumId w:val="14"/>
  </w:num>
  <w:num w:numId="12" w16cid:durableId="730857787">
    <w:abstractNumId w:val="18"/>
  </w:num>
  <w:num w:numId="13" w16cid:durableId="663703471">
    <w:abstractNumId w:val="19"/>
  </w:num>
  <w:num w:numId="14" w16cid:durableId="420637753">
    <w:abstractNumId w:val="16"/>
  </w:num>
  <w:num w:numId="15" w16cid:durableId="1807237177">
    <w:abstractNumId w:val="8"/>
  </w:num>
  <w:num w:numId="16" w16cid:durableId="1659574740">
    <w:abstractNumId w:val="1"/>
  </w:num>
  <w:num w:numId="17" w16cid:durableId="2004773187">
    <w:abstractNumId w:val="3"/>
  </w:num>
  <w:num w:numId="18" w16cid:durableId="2065058133">
    <w:abstractNumId w:val="5"/>
  </w:num>
  <w:num w:numId="19" w16cid:durableId="140393254">
    <w:abstractNumId w:val="4"/>
  </w:num>
  <w:num w:numId="20" w16cid:durableId="2070690504">
    <w:abstractNumId w:val="21"/>
  </w:num>
  <w:num w:numId="21" w16cid:durableId="1240019000">
    <w:abstractNumId w:val="20"/>
  </w:num>
  <w:num w:numId="22" w16cid:durableId="516500547">
    <w:abstractNumId w:val="2"/>
  </w:num>
  <w:num w:numId="23" w16cid:durableId="1535924993">
    <w:abstractNumId w:val="15"/>
  </w:num>
  <w:num w:numId="24" w16cid:durableId="847015741">
    <w:abstractNumId w:val="23"/>
  </w:num>
  <w:num w:numId="25" w16cid:durableId="1902402326">
    <w:abstractNumId w:val="22"/>
  </w:num>
  <w:num w:numId="26" w16cid:durableId="163266275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ghai 松海 Lin 林">
    <w15:presenceInfo w15:providerId="Windows Live" w15:userId="fcac37400c16a62f"/>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wNzUwMrU0NLEwNzZW0lEKTi0uzszPAykwrAUAXOVrwiwAAAA="/>
  </w:docVars>
  <w:rsids>
    <w:rsidRoot w:val="00E96B73"/>
    <w:rsid w:val="000245F9"/>
    <w:rsid w:val="00042C77"/>
    <w:rsid w:val="00072EE7"/>
    <w:rsid w:val="0008094A"/>
    <w:rsid w:val="000818E6"/>
    <w:rsid w:val="00083DB5"/>
    <w:rsid w:val="0008560F"/>
    <w:rsid w:val="000947BE"/>
    <w:rsid w:val="000A7F82"/>
    <w:rsid w:val="000C53A5"/>
    <w:rsid w:val="000D1AEE"/>
    <w:rsid w:val="000D6F8C"/>
    <w:rsid w:val="000D7EDF"/>
    <w:rsid w:val="000F271C"/>
    <w:rsid w:val="00120A36"/>
    <w:rsid w:val="00124185"/>
    <w:rsid w:val="00125651"/>
    <w:rsid w:val="0013308F"/>
    <w:rsid w:val="001332D6"/>
    <w:rsid w:val="00143E5F"/>
    <w:rsid w:val="00144011"/>
    <w:rsid w:val="00151D33"/>
    <w:rsid w:val="00166016"/>
    <w:rsid w:val="00171B33"/>
    <w:rsid w:val="00192E6D"/>
    <w:rsid w:val="001B5E5C"/>
    <w:rsid w:val="001B7AD8"/>
    <w:rsid w:val="001F3CB5"/>
    <w:rsid w:val="002027FB"/>
    <w:rsid w:val="002138FB"/>
    <w:rsid w:val="0021541F"/>
    <w:rsid w:val="0023055E"/>
    <w:rsid w:val="00244C0A"/>
    <w:rsid w:val="0025165C"/>
    <w:rsid w:val="002657F0"/>
    <w:rsid w:val="0027689A"/>
    <w:rsid w:val="0028083D"/>
    <w:rsid w:val="00284761"/>
    <w:rsid w:val="002861AF"/>
    <w:rsid w:val="002B7B42"/>
    <w:rsid w:val="002C4247"/>
    <w:rsid w:val="002C55FA"/>
    <w:rsid w:val="002D0616"/>
    <w:rsid w:val="002D0726"/>
    <w:rsid w:val="002D19C2"/>
    <w:rsid w:val="002E2629"/>
    <w:rsid w:val="002F4CD6"/>
    <w:rsid w:val="0030150C"/>
    <w:rsid w:val="003060FE"/>
    <w:rsid w:val="00306482"/>
    <w:rsid w:val="003220DB"/>
    <w:rsid w:val="00350714"/>
    <w:rsid w:val="0041279B"/>
    <w:rsid w:val="004252FD"/>
    <w:rsid w:val="00440F44"/>
    <w:rsid w:val="00443CF7"/>
    <w:rsid w:val="004776D5"/>
    <w:rsid w:val="00477933"/>
    <w:rsid w:val="004A0CF9"/>
    <w:rsid w:val="004A112F"/>
    <w:rsid w:val="004A2C3D"/>
    <w:rsid w:val="004C2B05"/>
    <w:rsid w:val="004C6F0B"/>
    <w:rsid w:val="004E37D0"/>
    <w:rsid w:val="004F55F8"/>
    <w:rsid w:val="005072FC"/>
    <w:rsid w:val="00510C03"/>
    <w:rsid w:val="00513EFB"/>
    <w:rsid w:val="00526D9F"/>
    <w:rsid w:val="0053097F"/>
    <w:rsid w:val="00535B86"/>
    <w:rsid w:val="00540737"/>
    <w:rsid w:val="00541C0D"/>
    <w:rsid w:val="0055028C"/>
    <w:rsid w:val="00583A48"/>
    <w:rsid w:val="00587E76"/>
    <w:rsid w:val="005A38BB"/>
    <w:rsid w:val="005A615F"/>
    <w:rsid w:val="005C33E5"/>
    <w:rsid w:val="005D67F3"/>
    <w:rsid w:val="005E0FB9"/>
    <w:rsid w:val="005E6070"/>
    <w:rsid w:val="005F2CCD"/>
    <w:rsid w:val="00643D8F"/>
    <w:rsid w:val="006473BF"/>
    <w:rsid w:val="0067137F"/>
    <w:rsid w:val="006B5C3B"/>
    <w:rsid w:val="006D1B2F"/>
    <w:rsid w:val="006E0CE4"/>
    <w:rsid w:val="006F62EC"/>
    <w:rsid w:val="006F6795"/>
    <w:rsid w:val="00702064"/>
    <w:rsid w:val="00702B7B"/>
    <w:rsid w:val="0072348B"/>
    <w:rsid w:val="007655B4"/>
    <w:rsid w:val="007666CB"/>
    <w:rsid w:val="0078198D"/>
    <w:rsid w:val="0078516C"/>
    <w:rsid w:val="00791D6E"/>
    <w:rsid w:val="0079785F"/>
    <w:rsid w:val="007A0CC9"/>
    <w:rsid w:val="007A2F12"/>
    <w:rsid w:val="007C382D"/>
    <w:rsid w:val="007D49D6"/>
    <w:rsid w:val="00806246"/>
    <w:rsid w:val="00831A71"/>
    <w:rsid w:val="008332BD"/>
    <w:rsid w:val="00836BB0"/>
    <w:rsid w:val="00844C79"/>
    <w:rsid w:val="00847666"/>
    <w:rsid w:val="00894D26"/>
    <w:rsid w:val="00896BE0"/>
    <w:rsid w:val="008A0271"/>
    <w:rsid w:val="008B03B6"/>
    <w:rsid w:val="008C41FE"/>
    <w:rsid w:val="008D00F3"/>
    <w:rsid w:val="008D06B2"/>
    <w:rsid w:val="008D17C3"/>
    <w:rsid w:val="008E0CD1"/>
    <w:rsid w:val="008E19F9"/>
    <w:rsid w:val="008E3588"/>
    <w:rsid w:val="008F038D"/>
    <w:rsid w:val="008F0B7F"/>
    <w:rsid w:val="00915918"/>
    <w:rsid w:val="009221BE"/>
    <w:rsid w:val="00932781"/>
    <w:rsid w:val="0095433F"/>
    <w:rsid w:val="0095748B"/>
    <w:rsid w:val="00975854"/>
    <w:rsid w:val="009864F5"/>
    <w:rsid w:val="009E37D4"/>
    <w:rsid w:val="009E730C"/>
    <w:rsid w:val="009F1BD4"/>
    <w:rsid w:val="00A04EFC"/>
    <w:rsid w:val="00A23FA4"/>
    <w:rsid w:val="00A255E3"/>
    <w:rsid w:val="00A342FE"/>
    <w:rsid w:val="00A424EE"/>
    <w:rsid w:val="00A469A4"/>
    <w:rsid w:val="00A855AF"/>
    <w:rsid w:val="00A861E6"/>
    <w:rsid w:val="00A86FC7"/>
    <w:rsid w:val="00A903C4"/>
    <w:rsid w:val="00A97BFD"/>
    <w:rsid w:val="00AD1A56"/>
    <w:rsid w:val="00AE3A7F"/>
    <w:rsid w:val="00B07725"/>
    <w:rsid w:val="00B13F05"/>
    <w:rsid w:val="00B25C54"/>
    <w:rsid w:val="00B65CDB"/>
    <w:rsid w:val="00B77781"/>
    <w:rsid w:val="00BB6379"/>
    <w:rsid w:val="00BF22AF"/>
    <w:rsid w:val="00C114E6"/>
    <w:rsid w:val="00C23EF7"/>
    <w:rsid w:val="00C23FAB"/>
    <w:rsid w:val="00C34532"/>
    <w:rsid w:val="00C4417D"/>
    <w:rsid w:val="00C53D44"/>
    <w:rsid w:val="00C5694E"/>
    <w:rsid w:val="00C909A2"/>
    <w:rsid w:val="00C90C3F"/>
    <w:rsid w:val="00CB46F5"/>
    <w:rsid w:val="00CC39AB"/>
    <w:rsid w:val="00CC6824"/>
    <w:rsid w:val="00CD0057"/>
    <w:rsid w:val="00CD5850"/>
    <w:rsid w:val="00CE1976"/>
    <w:rsid w:val="00D11EC7"/>
    <w:rsid w:val="00D26F84"/>
    <w:rsid w:val="00D37F46"/>
    <w:rsid w:val="00D426B3"/>
    <w:rsid w:val="00D50102"/>
    <w:rsid w:val="00D60DD4"/>
    <w:rsid w:val="00D75039"/>
    <w:rsid w:val="00D8637E"/>
    <w:rsid w:val="00D948F3"/>
    <w:rsid w:val="00DA489B"/>
    <w:rsid w:val="00DA7625"/>
    <w:rsid w:val="00DB548F"/>
    <w:rsid w:val="00DC4DBB"/>
    <w:rsid w:val="00DC6C22"/>
    <w:rsid w:val="00DD7CC6"/>
    <w:rsid w:val="00DF2239"/>
    <w:rsid w:val="00DF6E76"/>
    <w:rsid w:val="00E16AC1"/>
    <w:rsid w:val="00E3750D"/>
    <w:rsid w:val="00E51014"/>
    <w:rsid w:val="00E534E0"/>
    <w:rsid w:val="00E66844"/>
    <w:rsid w:val="00E76993"/>
    <w:rsid w:val="00E81359"/>
    <w:rsid w:val="00E96B73"/>
    <w:rsid w:val="00E96D15"/>
    <w:rsid w:val="00E96D9E"/>
    <w:rsid w:val="00EA331B"/>
    <w:rsid w:val="00EB0086"/>
    <w:rsid w:val="00EB6A39"/>
    <w:rsid w:val="00EE180B"/>
    <w:rsid w:val="00EF4929"/>
    <w:rsid w:val="00F053C2"/>
    <w:rsid w:val="00F54EDD"/>
    <w:rsid w:val="00F6127B"/>
    <w:rsid w:val="00F77AB7"/>
    <w:rsid w:val="00FB6109"/>
    <w:rsid w:val="00FB61C7"/>
    <w:rsid w:val="00FC79D4"/>
    <w:rsid w:val="00FD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B39C11"/>
  <w14:defaultImageDpi w14:val="32767"/>
  <w15:chartTrackingRefBased/>
  <w15:docId w15:val="{EBD557E8-606D-4608-A596-CC812B43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2D19C2"/>
    <w:rPr>
      <w:rFonts w:asciiTheme="majorHAnsi" w:eastAsia="黑体" w:hAnsiTheme="majorHAnsi" w:cstheme="majorBidi"/>
      <w:sz w:val="20"/>
      <w:szCs w:val="20"/>
    </w:rPr>
  </w:style>
  <w:style w:type="paragraph" w:styleId="a4">
    <w:name w:val="Normal (Web)"/>
    <w:basedOn w:val="a"/>
    <w:uiPriority w:val="99"/>
    <w:semiHidden/>
    <w:unhideWhenUsed/>
    <w:rsid w:val="00C114E6"/>
    <w:rPr>
      <w:rFonts w:cs="Times New Roman"/>
    </w:rPr>
  </w:style>
  <w:style w:type="paragraph" w:styleId="a5">
    <w:name w:val="header"/>
    <w:basedOn w:val="a"/>
    <w:link w:val="a6"/>
    <w:uiPriority w:val="99"/>
    <w:unhideWhenUsed/>
    <w:rsid w:val="00244C0A"/>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244C0A"/>
    <w:rPr>
      <w:sz w:val="18"/>
      <w:szCs w:val="18"/>
    </w:rPr>
  </w:style>
  <w:style w:type="paragraph" w:styleId="a7">
    <w:name w:val="footer"/>
    <w:basedOn w:val="a"/>
    <w:link w:val="a8"/>
    <w:uiPriority w:val="99"/>
    <w:unhideWhenUsed/>
    <w:rsid w:val="00244C0A"/>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244C0A"/>
    <w:rPr>
      <w:sz w:val="18"/>
      <w:szCs w:val="18"/>
    </w:rPr>
  </w:style>
  <w:style w:type="paragraph" w:styleId="a9">
    <w:name w:val="Revision"/>
    <w:hidden/>
    <w:uiPriority w:val="99"/>
    <w:semiHidden/>
    <w:rsid w:val="005C33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54CAF-440D-4D94-9525-E227BE30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9157</Words>
  <Characters>9941</Characters>
  <Application>Microsoft Office Word</Application>
  <DocSecurity>0</DocSecurity>
  <Lines>350</Lines>
  <Paragraphs>152</Paragraphs>
  <ScaleCrop>false</ScaleCrop>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5</cp:revision>
  <dcterms:created xsi:type="dcterms:W3CDTF">2026-02-27T13:54:00Z</dcterms:created>
  <dcterms:modified xsi:type="dcterms:W3CDTF">2026-02-28T08:41:00Z</dcterms:modified>
</cp:coreProperties>
</file>