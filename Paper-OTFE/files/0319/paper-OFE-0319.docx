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420CDA45" w:rsidR="004D0289" w:rsidRPr="003C7438" w:rsidRDefault="003C7438" w:rsidP="00AA1D08">
      <w:pPr>
        <w:jc w:val="center"/>
        <w:rPr>
          <w:rFonts w:eastAsiaTheme="minorEastAsia" w:cstheme="minorBidi"/>
          <w:spacing w:val="0"/>
          <w:kern w:val="2"/>
          <w:sz w:val="22"/>
          <w:szCs w:val="22"/>
          <w:lang w:eastAsia="zh-CN"/>
          <w:rPrChange w:id="0" w:author="tbguo" w:date="2026-03-12T13:44:00Z" w16du:dateUtc="2026-03-12T05:44:00Z">
            <w:rPr>
              <w:rFonts w:eastAsia="宋体" w:cs="宋体"/>
              <w:spacing w:val="0"/>
              <w:sz w:val="21"/>
              <w:szCs w:val="21"/>
              <w:lang w:eastAsia="zh-CN"/>
            </w:rPr>
          </w:rPrChange>
        </w:rPr>
      </w:pPr>
      <w:commentRangeStart w:id="1"/>
      <w:ins w:id="2" w:author="tbguo" w:date="2026-03-12T13:44:00Z" w16du:dateUtc="2026-03-12T05:44:00Z">
        <w:r w:rsidRPr="003C7438">
          <w:rPr>
            <w:rFonts w:eastAsiaTheme="minorEastAsia" w:cstheme="minorBidi"/>
            <w:spacing w:val="0"/>
            <w:kern w:val="2"/>
            <w:sz w:val="22"/>
            <w:szCs w:val="22"/>
            <w:lang w:eastAsia="zh-CN"/>
            <w:rPrChange w:id="3" w:author="tbguo" w:date="2026-03-12T13:44:00Z" w16du:dateUtc="2026-03-12T05:44:00Z">
              <w:rPr>
                <w:rFonts w:eastAsia="宋体" w:cs="宋体"/>
                <w:spacing w:val="0"/>
                <w:sz w:val="21"/>
                <w:szCs w:val="21"/>
                <w:lang w:eastAsia="zh-CN"/>
              </w:rPr>
            </w:rPrChange>
          </w:rPr>
          <w:t>Robust</w:t>
        </w:r>
      </w:ins>
      <w:ins w:id="4" w:author="tbguo" w:date="2026-03-12T13:45:00Z" w16du:dateUtc="2026-03-12T05:45:00Z">
        <w:r>
          <w:rPr>
            <w:rFonts w:eastAsiaTheme="minorEastAsia" w:cstheme="minorBidi" w:hint="eastAsia"/>
            <w:spacing w:val="0"/>
            <w:kern w:val="2"/>
            <w:sz w:val="22"/>
            <w:szCs w:val="22"/>
            <w:lang w:eastAsia="zh-CN"/>
          </w:rPr>
          <w:t xml:space="preserve"> </w:t>
        </w:r>
      </w:ins>
      <w:ins w:id="5" w:author="tbguo" w:date="2026-03-12T13:44:00Z" w16du:dateUtc="2026-03-12T05:44:00Z">
        <w:r w:rsidRPr="003C7438">
          <w:rPr>
            <w:rFonts w:eastAsiaTheme="minorEastAsia" w:cstheme="minorBidi"/>
            <w:spacing w:val="0"/>
            <w:kern w:val="2"/>
            <w:sz w:val="22"/>
            <w:szCs w:val="22"/>
            <w:lang w:eastAsia="zh-CN"/>
            <w:rPrChange w:id="6" w:author="tbguo" w:date="2026-03-12T13:44:00Z" w16du:dateUtc="2026-03-12T05:44:00Z">
              <w:rPr>
                <w:rFonts w:eastAsia="宋体" w:cs="宋体"/>
                <w:spacing w:val="0"/>
                <w:sz w:val="21"/>
                <w:szCs w:val="21"/>
                <w:lang w:eastAsia="zh-CN"/>
              </w:rPr>
            </w:rPrChange>
          </w:rPr>
          <w:t>spectral sensing via orthogonal frequency encoding</w:t>
        </w:r>
      </w:ins>
      <w:del w:id="7" w:author="tbguo" w:date="2026-03-12T10:11:00Z" w16du:dateUtc="2026-03-12T02:11:00Z">
        <w:r w:rsidR="00646EEE" w:rsidRPr="003C7438" w:rsidDel="0047524F">
          <w:rPr>
            <w:rFonts w:eastAsiaTheme="minorEastAsia" w:cstheme="minorBidi" w:hint="eastAsia"/>
            <w:spacing w:val="0"/>
            <w:kern w:val="2"/>
            <w:sz w:val="22"/>
            <w:szCs w:val="22"/>
            <w:lang w:eastAsia="zh-CN"/>
            <w:rPrChange w:id="8" w:author="tbguo" w:date="2026-03-12T13:44:00Z" w16du:dateUtc="2026-03-12T05:44:00Z">
              <w:rPr>
                <w:rFonts w:eastAsia="宋体" w:cs="宋体" w:hint="eastAsia"/>
                <w:spacing w:val="0"/>
                <w:sz w:val="21"/>
                <w:szCs w:val="21"/>
                <w:lang w:eastAsia="zh-CN"/>
              </w:rPr>
            </w:rPrChange>
          </w:rPr>
          <w:delText>F</w:delText>
        </w:r>
        <w:r w:rsidR="00283578" w:rsidRPr="003C7438" w:rsidDel="0047524F">
          <w:rPr>
            <w:rFonts w:eastAsiaTheme="minorEastAsia" w:cstheme="minorBidi"/>
            <w:spacing w:val="0"/>
            <w:kern w:val="2"/>
            <w:sz w:val="22"/>
            <w:szCs w:val="22"/>
            <w:lang w:eastAsia="zh-CN"/>
            <w:rPrChange w:id="9" w:author="tbguo" w:date="2026-03-12T13:44:00Z" w16du:dateUtc="2026-03-12T05:44:00Z">
              <w:rPr>
                <w:rFonts w:eastAsia="宋体" w:cs="宋体"/>
                <w:spacing w:val="0"/>
                <w:sz w:val="21"/>
                <w:szCs w:val="21"/>
                <w:lang w:eastAsia="zh-CN"/>
              </w:rPr>
            </w:rPrChange>
          </w:rPr>
          <w:delText>requency</w:delText>
        </w:r>
        <w:r w:rsidR="00646EEE" w:rsidRPr="003C7438" w:rsidDel="0047524F">
          <w:rPr>
            <w:rFonts w:eastAsiaTheme="minorEastAsia" w:cstheme="minorBidi" w:hint="eastAsia"/>
            <w:spacing w:val="0"/>
            <w:kern w:val="2"/>
            <w:sz w:val="22"/>
            <w:szCs w:val="22"/>
            <w:lang w:eastAsia="zh-CN"/>
            <w:rPrChange w:id="10" w:author="tbguo" w:date="2026-03-12T13:44:00Z" w16du:dateUtc="2026-03-12T05:44:00Z">
              <w:rPr>
                <w:rFonts w:eastAsia="宋体" w:cs="宋体" w:hint="eastAsia"/>
                <w:spacing w:val="0"/>
                <w:sz w:val="21"/>
                <w:szCs w:val="21"/>
                <w:lang w:eastAsia="zh-CN"/>
              </w:rPr>
            </w:rPrChange>
          </w:rPr>
          <w:delText xml:space="preserve"> </w:delText>
        </w:r>
      </w:del>
      <w:del w:id="11" w:author="tbguo" w:date="2026-03-12T13:44:00Z" w16du:dateUtc="2026-03-12T05:44:00Z">
        <w:r w:rsidR="00646EEE" w:rsidRPr="003C7438" w:rsidDel="003C7438">
          <w:rPr>
            <w:rFonts w:eastAsiaTheme="minorEastAsia" w:cstheme="minorBidi" w:hint="eastAsia"/>
            <w:spacing w:val="0"/>
            <w:kern w:val="2"/>
            <w:sz w:val="22"/>
            <w:szCs w:val="22"/>
            <w:lang w:eastAsia="zh-CN"/>
            <w:rPrChange w:id="12" w:author="tbguo" w:date="2026-03-12T13:44:00Z" w16du:dateUtc="2026-03-12T05:44:00Z">
              <w:rPr>
                <w:rFonts w:eastAsia="宋体" w:cs="宋体" w:hint="eastAsia"/>
                <w:spacing w:val="0"/>
                <w:sz w:val="21"/>
                <w:szCs w:val="21"/>
                <w:lang w:eastAsia="zh-CN"/>
              </w:rPr>
            </w:rPrChange>
          </w:rPr>
          <w:delText>e</w:delText>
        </w:r>
        <w:r w:rsidR="00646EEE" w:rsidRPr="003C7438" w:rsidDel="003C7438">
          <w:rPr>
            <w:rFonts w:eastAsiaTheme="minorEastAsia" w:cstheme="minorBidi"/>
            <w:spacing w:val="0"/>
            <w:kern w:val="2"/>
            <w:sz w:val="22"/>
            <w:szCs w:val="22"/>
            <w:lang w:eastAsia="zh-CN"/>
            <w:rPrChange w:id="13" w:author="tbguo" w:date="2026-03-12T13:44:00Z" w16du:dateUtc="2026-03-12T05:44:00Z">
              <w:rPr>
                <w:rFonts w:eastAsia="宋体" w:cs="宋体"/>
                <w:spacing w:val="0"/>
                <w:sz w:val="21"/>
                <w:szCs w:val="21"/>
                <w:lang w:eastAsia="zh-CN"/>
              </w:rPr>
            </w:rPrChange>
          </w:rPr>
          <w:delText>ncod</w:delText>
        </w:r>
        <w:r w:rsidR="00646EEE" w:rsidRPr="003C7438" w:rsidDel="003C7438">
          <w:rPr>
            <w:rFonts w:eastAsiaTheme="minorEastAsia" w:cstheme="minorBidi" w:hint="eastAsia"/>
            <w:spacing w:val="0"/>
            <w:kern w:val="2"/>
            <w:sz w:val="22"/>
            <w:szCs w:val="22"/>
            <w:lang w:eastAsia="zh-CN"/>
            <w:rPrChange w:id="14" w:author="tbguo" w:date="2026-03-12T13:44:00Z" w16du:dateUtc="2026-03-12T05:44:00Z">
              <w:rPr>
                <w:rFonts w:eastAsia="宋体" w:cs="宋体" w:hint="eastAsia"/>
                <w:spacing w:val="0"/>
                <w:sz w:val="21"/>
                <w:szCs w:val="21"/>
                <w:lang w:eastAsia="zh-CN"/>
              </w:rPr>
            </w:rPrChange>
          </w:rPr>
          <w:delText>ed computational spectral sensing</w:delText>
        </w:r>
      </w:del>
      <w:commentRangeEnd w:id="1"/>
      <w:r w:rsidRPr="003C7438">
        <w:rPr>
          <w:rStyle w:val="ab"/>
          <w:rFonts w:eastAsiaTheme="minorEastAsia" w:cstheme="minorBidi"/>
          <w:spacing w:val="0"/>
          <w:kern w:val="2"/>
          <w:sz w:val="22"/>
          <w:szCs w:val="22"/>
          <w:lang w:eastAsia="zh-CN"/>
          <w:rPrChange w:id="15" w:author="tbguo" w:date="2026-03-12T13:44:00Z" w16du:dateUtc="2026-03-12T05:44:00Z">
            <w:rPr>
              <w:rStyle w:val="ab"/>
              <w:rFonts w:eastAsia="宋体" w:cs="宋体"/>
              <w:spacing w:val="0"/>
              <w:lang w:eastAsia="zh-CN"/>
            </w:rPr>
          </w:rPrChange>
        </w:rPr>
        <w:commentReference w:id="1"/>
      </w:r>
    </w:p>
    <w:p w14:paraId="398FFB4D" w14:textId="0F707B4B" w:rsidR="00FA371A" w:rsidRPr="00FA371A" w:rsidRDefault="00FA371A" w:rsidP="00886CFD">
      <w:pPr>
        <w:spacing w:line="360" w:lineRule="auto"/>
        <w:jc w:val="both"/>
        <w:rPr>
          <w:sz w:val="22"/>
          <w:szCs w:val="22"/>
        </w:rPr>
        <w:pPrChange w:id="16" w:author="tbguo" w:date="2026-03-12T08:55:00Z" w16du:dateUtc="2026-03-12T00:55:00Z">
          <w:pPr>
            <w:spacing w:line="360" w:lineRule="auto"/>
            <w:jc w:val="center"/>
          </w:pPr>
        </w:pPrChange>
      </w:pPr>
      <w:r w:rsidRPr="00FA371A">
        <w:rPr>
          <w:sz w:val="22"/>
          <w:szCs w:val="22"/>
        </w:rPr>
        <w:t>Yijia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00515D51">
        <w:rPr>
          <w:rFonts w:eastAsiaTheme="minorEastAsia" w:hint="eastAsia"/>
          <w:sz w:val="22"/>
          <w:szCs w:val="22"/>
          <w:lang w:eastAsia="zh-CN"/>
        </w:rPr>
        <w:t>Zhi Zhang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Quanzhou Long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Zijian Lin</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ins w:id="17" w:author="tbguo" w:date="2026-03-12T08:55:00Z" w16du:dateUtc="2026-03-12T00:55:00Z">
        <w:r w:rsidR="00886CFD">
          <w:rPr>
            <w:rFonts w:eastAsiaTheme="minorEastAsia" w:hint="eastAsia"/>
            <w:sz w:val="22"/>
            <w:szCs w:val="22"/>
            <w:lang w:eastAsia="zh-CN"/>
          </w:rPr>
          <w:t>Feng Zhou</w:t>
        </w:r>
      </w:ins>
      <w:ins w:id="18" w:author="tbguo" w:date="2026-03-12T13:49:00Z" w16du:dateUtc="2026-03-12T05:49:00Z">
        <w:r w:rsidR="0052695A">
          <w:rPr>
            <w:rFonts w:eastAsiaTheme="minorEastAsia" w:hint="eastAsia"/>
            <w:sz w:val="22"/>
            <w:szCs w:val="22"/>
            <w:lang w:eastAsia="zh-CN"/>
          </w:rPr>
          <w:t xml:space="preserve"> </w:t>
        </w:r>
        <w:r w:rsidR="0052695A" w:rsidRPr="0052695A">
          <w:rPr>
            <w:rFonts w:eastAsiaTheme="minorEastAsia" w:hint="eastAsia"/>
            <w:sz w:val="22"/>
            <w:szCs w:val="22"/>
            <w:vertAlign w:val="superscript"/>
            <w:lang w:eastAsia="zh-CN"/>
            <w:rPrChange w:id="19" w:author="tbguo" w:date="2026-03-12T13:49:00Z" w16du:dateUtc="2026-03-12T05:49:00Z">
              <w:rPr>
                <w:rFonts w:eastAsiaTheme="minorEastAsia" w:hint="eastAsia"/>
                <w:sz w:val="22"/>
                <w:szCs w:val="22"/>
                <w:lang w:eastAsia="zh-CN"/>
              </w:rPr>
            </w:rPrChange>
          </w:rPr>
          <w:t>1</w:t>
        </w:r>
      </w:ins>
      <w:ins w:id="20" w:author="tbguo" w:date="2026-03-12T08:56:00Z" w16du:dateUtc="2026-03-12T00:56:00Z">
        <w:r w:rsidR="00886CFD">
          <w:rPr>
            <w:rFonts w:eastAsiaTheme="minorEastAsia" w:hint="eastAsia"/>
            <w:sz w:val="22"/>
            <w:szCs w:val="22"/>
            <w:lang w:eastAsia="zh-CN"/>
          </w:rPr>
          <w:t xml:space="preserve">, </w:t>
        </w:r>
      </w:ins>
      <w:r w:rsidRPr="00FA371A">
        <w:rPr>
          <w:rFonts w:hint="eastAsia"/>
          <w:sz w:val="22"/>
          <w:szCs w:val="22"/>
        </w:rPr>
        <w:t>Tingbiao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ins w:id="21" w:author="tbguo" w:date="2026-03-12T13:21:00Z" w16du:dateUtc="2026-03-12T05:21:00Z">
        <w:r w:rsidR="008A0B0C">
          <w:rPr>
            <w:rFonts w:eastAsiaTheme="minorEastAsia" w:hint="eastAsia"/>
            <w:sz w:val="22"/>
            <w:szCs w:val="22"/>
            <w:vertAlign w:val="superscript"/>
            <w:lang w:eastAsia="zh-CN"/>
          </w:rPr>
          <w:t>2,</w:t>
        </w:r>
      </w:ins>
      <w:r w:rsidRPr="00FA371A">
        <w:rPr>
          <w:rFonts w:hint="eastAsia"/>
          <w:sz w:val="22"/>
          <w:szCs w:val="22"/>
        </w:rPr>
        <w:t>*, Sailing He</w:t>
      </w:r>
      <w:r w:rsidRPr="00FA371A">
        <w:rPr>
          <w:rFonts w:eastAsiaTheme="minorEastAsia" w:hint="eastAsia"/>
          <w:sz w:val="22"/>
          <w:szCs w:val="22"/>
          <w:vertAlign w:val="superscript"/>
          <w:lang w:eastAsia="zh-CN"/>
        </w:rPr>
        <w:t>1,</w:t>
      </w:r>
      <w:ins w:id="22" w:author="tbguo" w:date="2026-03-12T13:21:00Z" w16du:dateUtc="2026-03-12T05:21:00Z">
        <w:r w:rsidR="008A0B0C">
          <w:rPr>
            <w:rFonts w:eastAsiaTheme="minorEastAsia" w:hint="eastAsia"/>
            <w:sz w:val="22"/>
            <w:szCs w:val="22"/>
            <w:vertAlign w:val="superscript"/>
            <w:lang w:eastAsia="zh-CN"/>
          </w:rPr>
          <w:t>2,</w:t>
        </w:r>
      </w:ins>
      <w:r w:rsidRPr="00FA371A">
        <w:rPr>
          <w:rFonts w:hint="eastAsia"/>
          <w:sz w:val="22"/>
          <w:szCs w:val="22"/>
        </w:rPr>
        <w:t>*</w:t>
      </w:r>
    </w:p>
    <w:p w14:paraId="63A8943C" w14:textId="77777777" w:rsidR="00FA371A" w:rsidRDefault="00FA371A" w:rsidP="00FA371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7669F534" w14:textId="501F6B75" w:rsidR="008A0B0C" w:rsidRPr="008A0B0C" w:rsidRDefault="008A0B0C" w:rsidP="008A0B0C">
      <w:pPr>
        <w:rPr>
          <w:ins w:id="23" w:author="tbguo" w:date="2026-03-12T13:21:00Z" w16du:dateUtc="2026-03-12T05:21:00Z"/>
          <w:rFonts w:eastAsiaTheme="minorEastAsia"/>
          <w:lang w:eastAsia="zh-CN"/>
          <w:rPrChange w:id="24" w:author="tbguo" w:date="2026-03-12T13:21:00Z" w16du:dateUtc="2026-03-12T05:21:00Z">
            <w:rPr>
              <w:ins w:id="25" w:author="tbguo" w:date="2026-03-12T13:21:00Z" w16du:dateUtc="2026-03-12T05:21:00Z"/>
              <w:rFonts w:eastAsiaTheme="minorEastAsia" w:cstheme="minorBidi"/>
              <w:i w:val="0"/>
              <w:kern w:val="2"/>
              <w:sz w:val="22"/>
              <w:szCs w:val="22"/>
              <w:lang w:eastAsia="zh-CN"/>
            </w:rPr>
          </w:rPrChange>
        </w:rPr>
        <w:pPrChange w:id="26" w:author="tbguo" w:date="2026-03-12T13:21:00Z" w16du:dateUtc="2026-03-12T05:21:00Z">
          <w:pPr>
            <w:pStyle w:val="AuthorsFull"/>
            <w:spacing w:line="360" w:lineRule="auto"/>
            <w:jc w:val="both"/>
          </w:pPr>
        </w:pPrChange>
      </w:pPr>
      <w:ins w:id="27" w:author="tbguo" w:date="2026-03-12T13:21:00Z" w16du:dateUtc="2026-03-12T05:21:00Z">
        <w:r w:rsidRPr="008A0B0C">
          <w:rPr>
            <w:rFonts w:eastAsiaTheme="minorEastAsia" w:cstheme="minorBidi" w:hint="eastAsia"/>
            <w:spacing w:val="0"/>
            <w:kern w:val="2"/>
            <w:sz w:val="22"/>
            <w:szCs w:val="22"/>
            <w:lang w:eastAsia="zh-CN"/>
          </w:rPr>
          <w:t xml:space="preserve">2 </w:t>
        </w:r>
        <w:r w:rsidRPr="008A0B0C">
          <w:rPr>
            <w:rFonts w:eastAsiaTheme="minorEastAsia" w:cstheme="minorBidi"/>
            <w:spacing w:val="0"/>
            <w:kern w:val="2"/>
            <w:sz w:val="22"/>
            <w:szCs w:val="22"/>
            <w:lang w:eastAsia="zh-CN"/>
          </w:rPr>
          <w:t>Institute of Fundamental and Transdisciplinary Research, Zhejiang University, Hangzhou, Zhejiang, China</w:t>
        </w:r>
      </w:ins>
    </w:p>
    <w:p w14:paraId="554BA4C7" w14:textId="10931A70" w:rsidR="00FA371A" w:rsidRPr="00FA371A" w:rsidRDefault="008A0B0C" w:rsidP="00FA371A">
      <w:pPr>
        <w:pStyle w:val="AuthorsFull"/>
        <w:spacing w:line="360" w:lineRule="auto"/>
        <w:jc w:val="both"/>
        <w:rPr>
          <w:sz w:val="22"/>
          <w:szCs w:val="22"/>
        </w:rPr>
      </w:pPr>
      <w:r>
        <w:rPr>
          <w:rFonts w:eastAsiaTheme="minorEastAsia" w:cstheme="minorBidi" w:hint="eastAsia"/>
          <w:i w:val="0"/>
          <w:kern w:val="2"/>
          <w:sz w:val="22"/>
          <w:szCs w:val="22"/>
          <w:lang w:eastAsia="zh-CN"/>
        </w:rPr>
        <w:t>3</w:t>
      </w:r>
      <w:r w:rsidR="00FA371A" w:rsidRPr="00FA371A">
        <w:rPr>
          <w:rFonts w:eastAsiaTheme="minorEastAsia" w:cstheme="minorBidi" w:hint="eastAsia"/>
          <w:i w:val="0"/>
          <w:kern w:val="2"/>
          <w:sz w:val="22"/>
          <w:szCs w:val="22"/>
          <w:lang w:eastAsia="zh-CN"/>
        </w:rPr>
        <w:t xml:space="preserve"> </w:t>
      </w:r>
      <w:r w:rsidR="00FA371A"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51FD3E1C" w14:textId="77777777" w:rsidR="00FA371A" w:rsidRPr="00FA371A" w:rsidRDefault="00FA371A" w:rsidP="00FA371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369F9747" w14:textId="61B9D18B" w:rsidR="009D2978"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severely limited by unpredictable ambient interference and the inherent trade-off between acquisition speed and signal-to-noise ratio (SNR). Conventional time-division multiplexing </w:t>
      </w:r>
      <w:del w:id="28" w:author="tbguo" w:date="2026-03-12T13:21:00Z" w16du:dateUtc="2026-03-12T05:21:00Z">
        <w:r w:rsidRPr="00FA371A" w:rsidDel="008A0B0C">
          <w:rPr>
            <w:rFonts w:eastAsia="宋体" w:cs="宋体"/>
            <w:spacing w:val="0"/>
            <w:sz w:val="21"/>
            <w:szCs w:val="21"/>
            <w:lang w:eastAsia="zh-CN"/>
          </w:rPr>
          <w:delText>(TDM)</w:delText>
        </w:r>
      </w:del>
      <w:r w:rsidRPr="00FA371A">
        <w:rPr>
          <w:rFonts w:eastAsia="宋体" w:cs="宋体"/>
          <w:spacing w:val="0"/>
          <w:sz w:val="21"/>
          <w:szCs w:val="21"/>
          <w:lang w:eastAsia="zh-CN"/>
        </w:rPr>
        <w:t xml:space="preserve"> 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del w:id="29" w:author="tbguo" w:date="2026-03-12T13:22:00Z" w16du:dateUtc="2026-03-12T05:22:00Z">
        <w:r w:rsidRPr="00FA371A" w:rsidDel="00236CB6">
          <w:rPr>
            <w:rFonts w:eastAsia="宋体" w:cs="宋体"/>
            <w:spacing w:val="0"/>
            <w:sz w:val="21"/>
            <w:szCs w:val="21"/>
            <w:lang w:eastAsia="zh-CN"/>
          </w:rPr>
          <w:delText xml:space="preserve"> (OFE)</w:delText>
        </w:r>
      </w:del>
      <w:r w:rsidRPr="00FA371A">
        <w:rPr>
          <w:rFonts w:eastAsia="宋体" w:cs="宋体"/>
          <w:spacing w:val="0"/>
          <w:sz w:val="21"/>
          <w:szCs w:val="21"/>
          <w:lang w:eastAsia="zh-CN"/>
        </w:rPr>
        <w:t xml:space="preserve">,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allocates carriers to </w:t>
      </w:r>
      <w:r w:rsidR="00CA03AC">
        <w:rPr>
          <w:rFonts w:eastAsia="宋体" w:cs="宋体" w:hint="eastAsia"/>
          <w:spacing w:val="0"/>
          <w:sz w:val="21"/>
          <w:szCs w:val="21"/>
          <w:lang w:eastAsia="zh-CN"/>
        </w:rPr>
        <w:t xml:space="preserve">frequency </w:t>
      </w:r>
      <w:r w:rsidRPr="00FA371A">
        <w:rPr>
          <w:rFonts w:eastAsia="宋体" w:cs="宋体"/>
          <w:spacing w:val="0"/>
          <w:sz w:val="21"/>
          <w:szCs w:val="21"/>
          <w:lang w:eastAsia="zh-CN"/>
        </w:rPr>
        <w:t>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evade structured environmental noise. </w:t>
      </w:r>
      <w:r w:rsidR="00FA371A">
        <w:rPr>
          <w:rFonts w:eastAsia="宋体" w:cs="宋体" w:hint="eastAsia"/>
          <w:spacing w:val="0"/>
          <w:sz w:val="21"/>
          <w:szCs w:val="21"/>
          <w:lang w:eastAsia="zh-CN"/>
        </w:rPr>
        <w:t>As a proof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use a programmable LED 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under a</w:t>
      </w:r>
      <w:r w:rsidR="003E4F6B">
        <w:rPr>
          <w:rFonts w:eastAsia="宋体" w:cs="宋体" w:hint="eastAsia"/>
          <w:spacing w:val="0"/>
          <w:sz w:val="21"/>
          <w:szCs w:val="21"/>
          <w:lang w:eastAsia="zh-CN"/>
        </w:rPr>
        <w:t>n</w:t>
      </w:r>
      <w:r w:rsidRPr="00FA371A">
        <w:rPr>
          <w:rFonts w:eastAsia="宋体" w:cs="宋体"/>
          <w:spacing w:val="0"/>
          <w:sz w:val="21"/>
          <w:szCs w:val="21"/>
          <w:lang w:eastAsia="zh-CN"/>
        </w:rPr>
        <w:t xml:space="preserve"> SNR of </w:t>
      </w:r>
    </w:p>
    <w:p w14:paraId="2820ABA6" w14:textId="128A1DFD" w:rsidR="0053371F" w:rsidRDefault="009636F3" w:rsidP="00512A7C">
      <w:pPr>
        <w:jc w:val="both"/>
        <w:rPr>
          <w:ins w:id="30" w:author="tbguo" w:date="2026-03-12T13:57:00Z" w16du:dateUtc="2026-03-12T05:57:00Z"/>
          <w:rFonts w:eastAsia="宋体" w:cs="宋体"/>
          <w:spacing w:val="0"/>
          <w:sz w:val="21"/>
          <w:szCs w:val="21"/>
          <w:lang w:eastAsia="zh-CN"/>
        </w:rPr>
      </w:pPr>
      <w:r w:rsidRPr="00FA371A">
        <w:rPr>
          <w:rFonts w:eastAsia="宋体" w:cs="宋体"/>
          <w:spacing w:val="0"/>
          <w:sz w:val="21"/>
          <w:szCs w:val="21"/>
          <w:lang w:eastAsia="zh-CN"/>
        </w:rPr>
        <w:t xml:space="preserve">-11.77 dB. This work establishes a fast, low-cost </w:t>
      </w:r>
      <w:r w:rsidR="00446EBA">
        <w:rPr>
          <w:rFonts w:eastAsia="宋体" w:cs="宋体" w:hint="eastAsia"/>
          <w:spacing w:val="0"/>
          <w:sz w:val="21"/>
          <w:szCs w:val="21"/>
          <w:lang w:eastAsia="zh-CN"/>
        </w:rPr>
        <w:t>strategy</w:t>
      </w:r>
      <w:r w:rsidR="00446EBA" w:rsidRPr="00FA371A">
        <w:rPr>
          <w:rFonts w:eastAsia="宋体" w:cs="宋体"/>
          <w:spacing w:val="0"/>
          <w:sz w:val="21"/>
          <w:szCs w:val="21"/>
          <w:lang w:eastAsia="zh-CN"/>
        </w:rPr>
        <w:t xml:space="preserve"> </w:t>
      </w:r>
      <w:r w:rsidRPr="00FA371A">
        <w:rPr>
          <w:rFonts w:eastAsia="宋体" w:cs="宋体"/>
          <w:spacing w:val="0"/>
          <w:sz w:val="21"/>
          <w:szCs w:val="21"/>
          <w:lang w:eastAsia="zh-CN"/>
        </w:rPr>
        <w:t>for spectral sensing in challenging environments.</w:t>
      </w:r>
    </w:p>
    <w:p w14:paraId="14D142F7" w14:textId="77777777" w:rsidR="00D85709" w:rsidRPr="00FA371A" w:rsidRDefault="00D85709" w:rsidP="00512A7C">
      <w:pPr>
        <w:jc w:val="both"/>
        <w:rPr>
          <w:rFonts w:eastAsia="宋体" w:cs="宋体"/>
          <w:spacing w:val="0"/>
          <w:sz w:val="21"/>
          <w:szCs w:val="21"/>
          <w:lang w:eastAsia="zh-CN"/>
        </w:rPr>
      </w:pP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14FBC79B"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 finding critical utility in precision agriculture, environmental monitoring, and clinical diagnostics.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high-fidelity spectroscopy in real-world environments remains a significant challenge</w:t>
      </w:r>
      <w:r w:rsidR="00B26C5F">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due to unpredictable ambient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Conventional dispersive spectrometers based on gratings or prisms are not only compromised by bulky form factors and high costs but also inherently constrained by the need for narrow entrance slits, which limits optical throughput.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w:t>
      </w:r>
      <w:r w:rsidR="00E44475">
        <w:rPr>
          <w:rFonts w:eastAsia="宋体" w:cs="宋体" w:hint="eastAsia"/>
          <w:spacing w:val="0"/>
          <w:sz w:val="21"/>
          <w:szCs w:val="21"/>
          <w:lang w:eastAsia="zh-CN"/>
        </w:rPr>
        <w:t>over</w:t>
      </w:r>
      <w:r w:rsidR="00B4673E" w:rsidRPr="00FA371A">
        <w:rPr>
          <w:rFonts w:eastAsia="宋体" w:cs="宋体"/>
          <w:spacing w:val="0"/>
          <w:sz w:val="21"/>
          <w:szCs w:val="21"/>
          <w:lang w:eastAsia="zh-CN"/>
        </w:rPr>
        <w:t>, these systems indiscriminately accumulate total photon flux due to a lack of intrinsic mechanisms to decouple the target signal from background illumination. This mixes the target signal with ambient interference, causing spectral reconstruction to fail in real-world scenarios.</w:t>
      </w:r>
    </w:p>
    <w:p w14:paraId="70646E5B" w14:textId="172D7183"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 </w:t>
      </w:r>
      <w:r w:rsidR="00454211">
        <w:rPr>
          <w:rFonts w:eastAsia="宋体" w:cs="宋体" w:hint="eastAsia"/>
          <w:spacing w:val="0"/>
          <w:sz w:val="21"/>
          <w:szCs w:val="21"/>
          <w:lang w:eastAsia="zh-CN"/>
        </w:rPr>
        <w:t>E</w:t>
      </w:r>
      <w:r w:rsidRPr="00FA371A">
        <w:rPr>
          <w:rFonts w:eastAsia="宋体" w:cs="宋体"/>
          <w:spacing w:val="0"/>
          <w:sz w:val="21"/>
          <w:szCs w:val="21"/>
          <w:lang w:eastAsia="zh-CN"/>
        </w:rPr>
        <w:t xml:space="preserve">xisting </w:t>
      </w:r>
      <w:r w:rsidR="00B26C5F">
        <w:rPr>
          <w:rFonts w:eastAsia="宋体" w:cs="宋体" w:hint="eastAsia"/>
          <w:spacing w:val="0"/>
          <w:sz w:val="21"/>
          <w:szCs w:val="21"/>
          <w:lang w:eastAsia="zh-CN"/>
        </w:rPr>
        <w:t>schemes</w:t>
      </w:r>
      <w:r w:rsidR="00B26C5F" w:rsidRPr="00FA371A">
        <w:rPr>
          <w:rFonts w:eastAsia="宋体" w:cs="宋体"/>
          <w:spacing w:val="0"/>
          <w:sz w:val="21"/>
          <w:szCs w:val="21"/>
          <w:lang w:eastAsia="zh-CN"/>
        </w:rPr>
        <w:t xml:space="preserve"> </w:t>
      </w:r>
      <w:r w:rsidRPr="00FA371A">
        <w:rPr>
          <w:rFonts w:eastAsia="宋体" w:cs="宋体"/>
          <w:spacing w:val="0"/>
          <w:sz w:val="21"/>
          <w:szCs w:val="21"/>
          <w:lang w:eastAsia="zh-CN"/>
        </w:rPr>
        <w:t xml:space="preserve">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r w:rsidRPr="00FA371A">
        <w:rPr>
          <w:rFonts w:eastAsia="宋体" w:cs="宋体"/>
          <w:spacing w:val="0"/>
          <w:sz w:val="21"/>
          <w:szCs w:val="21"/>
          <w:lang w:eastAsia="zh-CN"/>
        </w:rPr>
        <w:t xml:space="preserve"> acquisition speed, and spectral resolution. Snapshot approaches, such as filter arrays, achieve </w:t>
      </w:r>
      <w:r w:rsidR="00B26C5F">
        <w:rPr>
          <w:rFonts w:eastAsia="宋体" w:cs="宋体" w:hint="eastAsia"/>
          <w:spacing w:val="0"/>
          <w:sz w:val="21"/>
          <w:szCs w:val="21"/>
          <w:lang w:eastAsia="zh-CN"/>
        </w:rPr>
        <w:t xml:space="preserve">high </w:t>
      </w:r>
      <w:r w:rsidRPr="00FA371A">
        <w:rPr>
          <w:rFonts w:eastAsia="宋体" w:cs="宋体"/>
          <w:spacing w:val="0"/>
          <w:sz w:val="21"/>
          <w:szCs w:val="21"/>
          <w:lang w:eastAsia="zh-CN"/>
        </w:rPr>
        <w:t>acquisition speed but suffer from a spatial-spectral trade-off</w:t>
      </w:r>
      <w:r w:rsidR="00634C49" w:rsidRPr="00FA371A">
        <w:rPr>
          <w:sz w:val="21"/>
          <w:szCs w:val="21"/>
        </w:rPr>
        <w:t xml:space="preserve"> </w:t>
      </w:r>
      <w:r w:rsidR="00634C49" w:rsidRPr="00FA371A">
        <w:rPr>
          <w:rFonts w:eastAsia="宋体" w:cs="宋体"/>
          <w:spacing w:val="0"/>
          <w:sz w:val="21"/>
          <w:szCs w:val="21"/>
          <w:lang w:eastAsia="zh-CN"/>
        </w:rPr>
        <w:t xml:space="preserve">that limits their </w:t>
      </w:r>
      <w:r w:rsidR="00B26C5F">
        <w:rPr>
          <w:rFonts w:eastAsia="宋体" w:cs="宋体" w:hint="eastAsia"/>
          <w:spacing w:val="0"/>
          <w:sz w:val="21"/>
          <w:szCs w:val="21"/>
          <w:lang w:eastAsia="zh-CN"/>
        </w:rPr>
        <w:t>s</w:t>
      </w:r>
      <w:r w:rsidR="00947AB4">
        <w:rPr>
          <w:rFonts w:eastAsia="宋体" w:cs="宋体" w:hint="eastAsia"/>
          <w:spacing w:val="0"/>
          <w:sz w:val="21"/>
          <w:szCs w:val="21"/>
          <w:lang w:eastAsia="zh-CN"/>
        </w:rPr>
        <w:t>pectral</w:t>
      </w:r>
      <w:r w:rsidR="00B26C5F"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resolution.</w:t>
      </w:r>
      <w:r w:rsidRPr="00FA371A">
        <w:rPr>
          <w:rFonts w:eastAsia="宋体" w:cs="宋体"/>
          <w:spacing w:val="0"/>
          <w:sz w:val="21"/>
          <w:szCs w:val="21"/>
          <w:lang w:eastAsia="zh-CN"/>
        </w:rPr>
        <w:t xml:space="preserve"> </w:t>
      </w:r>
      <w:r w:rsidR="003B1F49" w:rsidRPr="003B1F49">
        <w:rPr>
          <w:rFonts w:eastAsia="宋体" w:cs="宋体"/>
          <w:spacing w:val="0"/>
          <w:sz w:val="21"/>
          <w:szCs w:val="21"/>
          <w:lang w:eastAsia="zh-CN"/>
        </w:rPr>
        <w:t xml:space="preserve">Conversely, TDM methods rely on </w:t>
      </w:r>
      <w:r w:rsidR="003B1F49" w:rsidRPr="00886CFD">
        <w:rPr>
          <w:rFonts w:eastAsia="宋体" w:cs="宋体"/>
          <w:spacing w:val="0"/>
          <w:sz w:val="21"/>
          <w:szCs w:val="21"/>
          <w:lang w:eastAsia="zh-CN"/>
        </w:rPr>
        <w:t xml:space="preserve">sequential scanning, trading off temporal resolution </w:t>
      </w:r>
      <w:r w:rsidR="003B1F49" w:rsidRPr="00886CFD">
        <w:rPr>
          <w:rFonts w:eastAsia="宋体" w:cs="宋体"/>
          <w:spacing w:val="0"/>
          <w:sz w:val="21"/>
          <w:szCs w:val="21"/>
          <w:lang w:eastAsia="zh-CN"/>
        </w:rPr>
        <w:lastRenderedPageBreak/>
        <w:t xml:space="preserve">for spectral </w:t>
      </w:r>
      <w:r w:rsidR="00CD2C0F">
        <w:rPr>
          <w:rFonts w:eastAsia="宋体" w:cs="宋体" w:hint="eastAsia"/>
          <w:spacing w:val="0"/>
          <w:sz w:val="21"/>
          <w:szCs w:val="21"/>
          <w:lang w:eastAsia="zh-CN"/>
        </w:rPr>
        <w:t>accuracy</w:t>
      </w:r>
      <w:r w:rsidR="003B1F49" w:rsidRPr="00886CFD">
        <w:rPr>
          <w:rFonts w:eastAsia="宋体" w:cs="宋体"/>
          <w:spacing w:val="0"/>
          <w:sz w:val="21"/>
          <w:szCs w:val="21"/>
          <w:lang w:eastAsia="zh-CN"/>
        </w:rPr>
        <w:t>.</w:t>
      </w:r>
      <w:r w:rsidRPr="003B1F49">
        <w:rPr>
          <w:rFonts w:eastAsia="宋体" w:cs="宋体"/>
          <w:spacing w:val="0"/>
          <w:sz w:val="21"/>
          <w:szCs w:val="21"/>
          <w:lang w:eastAsia="zh-CN"/>
        </w:rPr>
        <w:t xml:space="preserve"> T</w:t>
      </w:r>
      <w:r w:rsidRPr="00FA371A">
        <w:rPr>
          <w:rFonts w:eastAsia="宋体" w:cs="宋体"/>
          <w:spacing w:val="0"/>
          <w:sz w:val="21"/>
          <w:szCs w:val="21"/>
          <w:lang w:eastAsia="zh-CN"/>
        </w:rPr>
        <w:t xml:space="preserve">his </w:t>
      </w:r>
      <w:r w:rsidR="00634C49" w:rsidRPr="00FA371A">
        <w:rPr>
          <w:rFonts w:eastAsia="宋体" w:cs="宋体"/>
          <w:spacing w:val="0"/>
          <w:sz w:val="21"/>
          <w:szCs w:val="21"/>
          <w:lang w:eastAsia="zh-CN"/>
        </w:rPr>
        <w:t xml:space="preserve">sequentiality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for capturing </w:t>
      </w:r>
      <w:r w:rsidR="00EA7943">
        <w:rPr>
          <w:rFonts w:eastAsia="宋体" w:cs="宋体" w:hint="eastAsia"/>
          <w:spacing w:val="0"/>
          <w:sz w:val="21"/>
          <w:szCs w:val="21"/>
          <w:lang w:eastAsia="zh-CN"/>
        </w:rPr>
        <w:t>high-speed</w:t>
      </w:r>
      <w:r w:rsidR="00EA7943"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dynamics.</w:t>
      </w:r>
      <w:r w:rsidR="00FB7D74" w:rsidRPr="00FA371A">
        <w:rPr>
          <w:rFonts w:eastAsia="宋体" w:cs="宋体" w:hint="eastAsia"/>
          <w:spacing w:val="0"/>
          <w:sz w:val="21"/>
          <w:szCs w:val="21"/>
          <w:lang w:eastAsia="zh-CN"/>
        </w:rPr>
        <w:t xml:space="preserve"> </w:t>
      </w:r>
      <w:r w:rsidR="002B1474">
        <w:rPr>
          <w:rFonts w:eastAsia="宋体" w:cs="宋体" w:hint="eastAsia"/>
          <w:spacing w:val="0"/>
          <w:sz w:val="21"/>
          <w:szCs w:val="21"/>
          <w:lang w:eastAsia="zh-CN"/>
        </w:rPr>
        <w:t>T</w:t>
      </w:r>
      <w:r w:rsidR="007C2DF3" w:rsidRPr="007C2DF3">
        <w:rPr>
          <w:rFonts w:eastAsia="宋体" w:cs="宋体"/>
          <w:spacing w:val="0"/>
          <w:sz w:val="21"/>
          <w:szCs w:val="21"/>
          <w:lang w:eastAsia="zh-CN"/>
        </w:rPr>
        <w:t>hese computational frameworks remain</w:t>
      </w:r>
      <w:r w:rsidR="00290D7F">
        <w:rPr>
          <w:rFonts w:eastAsia="宋体" w:cs="宋体" w:hint="eastAsia"/>
          <w:spacing w:val="0"/>
          <w:sz w:val="21"/>
          <w:szCs w:val="21"/>
          <w:lang w:eastAsia="zh-CN"/>
        </w:rPr>
        <w:t xml:space="preserve"> </w:t>
      </w:r>
      <w:r w:rsidR="007C2DF3" w:rsidRPr="007C2DF3">
        <w:rPr>
          <w:rFonts w:eastAsia="宋体" w:cs="宋体"/>
          <w:spacing w:val="0"/>
          <w:sz w:val="21"/>
          <w:szCs w:val="21"/>
          <w:lang w:eastAsia="zh-CN"/>
        </w:rPr>
        <w:t xml:space="preserve">bound to controlled lighting environments </w:t>
      </w:r>
      <w:r w:rsidR="007C2DF3" w:rsidRPr="00BA6712">
        <w:rPr>
          <w:rFonts w:eastAsia="宋体" w:cs="宋体"/>
          <w:spacing w:val="0"/>
          <w:sz w:val="21"/>
          <w:szCs w:val="21"/>
          <w:lang w:eastAsia="zh-CN"/>
        </w:rPr>
        <w:t>due to their lack of</w:t>
      </w:r>
      <w:r w:rsidR="007C2DF3" w:rsidRPr="007C2DF3">
        <w:rPr>
          <w:rFonts w:eastAsia="宋体" w:cs="宋体"/>
          <w:spacing w:val="0"/>
          <w:sz w:val="21"/>
          <w:szCs w:val="21"/>
          <w:lang w:eastAsia="zh-CN"/>
        </w:rPr>
        <w:t xml:space="preserve"> an intrinsic encoding mechanism to effectively decouple the active signal from ambient interference.</w:t>
      </w:r>
      <w:r w:rsidR="007C2DF3" w:rsidRPr="007C2DF3" w:rsidDel="007C2DF3">
        <w:rPr>
          <w:rFonts w:eastAsia="宋体" w:cs="宋体"/>
          <w:spacing w:val="0"/>
          <w:sz w:val="21"/>
          <w:szCs w:val="21"/>
          <w:lang w:eastAsia="zh-CN"/>
        </w:rPr>
        <w:t xml:space="preserve"> </w:t>
      </w:r>
    </w:p>
    <w:p w14:paraId="653A2310" w14:textId="6F42B119"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framework for 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 xml:space="preserve">post-detection unmixing strategies,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enabling the simultaneous reconstruction of all encoded spectral channels via a 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demonstrate that this strategy enables </w:t>
      </w:r>
      <w:r w:rsidR="00550DD9">
        <w:rPr>
          <w:rFonts w:eastAsia="宋体" w:cs="宋体" w:hint="eastAsia"/>
          <w:spacing w:val="0"/>
          <w:sz w:val="21"/>
          <w:szCs w:val="21"/>
          <w:lang w:eastAsia="zh-CN"/>
        </w:rPr>
        <w:t>high-</w:t>
      </w:r>
      <w:r w:rsidR="00550DD9" w:rsidRPr="00550DD9">
        <w:t xml:space="preserve"> </w:t>
      </w:r>
      <w:r w:rsidR="00550DD9" w:rsidRPr="00550DD9">
        <w:rPr>
          <w:rFonts w:eastAsia="宋体" w:cs="宋体"/>
          <w:spacing w:val="0"/>
          <w:sz w:val="21"/>
          <w:szCs w:val="21"/>
          <w:lang w:eastAsia="zh-CN"/>
        </w:rPr>
        <w:t>fidelity</w:t>
      </w:r>
      <w:r w:rsidR="00550DD9" w:rsidRPr="00550DD9" w:rsidDel="009D4676">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spectral reconstruction </w:t>
      </w:r>
      <w:r w:rsidR="009D4676" w:rsidRPr="009D4676">
        <w:rPr>
          <w:rFonts w:eastAsia="宋体" w:cs="宋体"/>
          <w:spacing w:val="0"/>
          <w:sz w:val="21"/>
          <w:szCs w:val="21"/>
          <w:lang w:eastAsia="zh-CN"/>
        </w:rPr>
        <w:t>at a</w:t>
      </w:r>
      <w:r w:rsidR="003E4F6B">
        <w:rPr>
          <w:rFonts w:eastAsia="宋体" w:cs="宋体" w:hint="eastAsia"/>
          <w:spacing w:val="0"/>
          <w:sz w:val="21"/>
          <w:szCs w:val="21"/>
          <w:lang w:eastAsia="zh-CN"/>
        </w:rPr>
        <w:t>n</w:t>
      </w:r>
      <w:r w:rsidR="009D4676" w:rsidRPr="009D4676">
        <w:rPr>
          <w:rFonts w:eastAsia="宋体" w:cs="宋体"/>
          <w:spacing w:val="0"/>
          <w:sz w:val="21"/>
          <w:szCs w:val="21"/>
          <w:lang w:eastAsia="zh-CN"/>
        </w:rPr>
        <w:t xml:space="preserve"> SNR of</w:t>
      </w:r>
      <w:r w:rsidR="009D4676" w:rsidRPr="009D4676" w:rsidDel="009D4676">
        <w:rPr>
          <w:rFonts w:eastAsia="宋体" w:cs="宋体"/>
          <w:spacing w:val="0"/>
          <w:sz w:val="21"/>
          <w:szCs w:val="21"/>
          <w:lang w:eastAsia="zh-CN"/>
        </w:rPr>
        <w:t xml:space="preserve"> </w:t>
      </w:r>
      <w:r w:rsidR="00751B04">
        <w:rPr>
          <w:rFonts w:eastAsia="宋体" w:cs="宋体" w:hint="eastAsia"/>
          <w:spacing w:val="0"/>
          <w:sz w:val="21"/>
          <w:szCs w:val="21"/>
          <w:lang w:eastAsia="zh-CN"/>
        </w:rPr>
        <w:t>-</w:t>
      </w:r>
      <w:r w:rsidR="00B857EF" w:rsidRPr="00FA371A">
        <w:rPr>
          <w:rFonts w:eastAsia="宋体" w:cs="宋体"/>
          <w:spacing w:val="0"/>
          <w:sz w:val="21"/>
          <w:szCs w:val="21"/>
          <w:lang w:eastAsia="zh-CN"/>
        </w:rPr>
        <w:t xml:space="preserve">11.77 dB. Furthermore, it achieves </w:t>
      </w:r>
      <w:r w:rsidR="003E4F6B">
        <w:rPr>
          <w:rFonts w:eastAsia="宋体" w:cs="宋体" w:hint="eastAsia"/>
          <w:spacing w:val="0"/>
          <w:sz w:val="21"/>
          <w:szCs w:val="21"/>
          <w:lang w:eastAsia="zh-CN"/>
        </w:rPr>
        <w:t>fast</w:t>
      </w:r>
      <w:r w:rsidR="003E4F6B"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sensing with acquisition times as short as 250 μs</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1F13D641" w:rsidR="00E3549A" w:rsidRPr="00FA371A" w:rsidRDefault="00800D5F" w:rsidP="00E3549A">
      <w:pPr>
        <w:jc w:val="both"/>
        <w:rPr>
          <w:rFonts w:eastAsia="宋体" w:cs="宋体"/>
          <w:spacing w:val="0"/>
          <w:sz w:val="21"/>
          <w:szCs w:val="21"/>
          <w:lang w:eastAsia="zh-CN"/>
        </w:rPr>
      </w:pPr>
      <w:r w:rsidRPr="00FA371A">
        <w:rPr>
          <w:rFonts w:eastAsia="宋体" w:cs="宋体"/>
          <w:spacing w:val="0"/>
          <w:sz w:val="21"/>
          <w:szCs w:val="21"/>
          <w:lang w:eastAsia="zh-CN"/>
        </w:rPr>
        <w:t xml:space="preserve">Under </w:t>
      </w:r>
      <w:del w:id="31" w:author="tbguo" w:date="2026-03-12T09:49:00Z" w16du:dateUtc="2026-03-12T01:49:00Z">
        <w:r w:rsidRPr="00FA371A" w:rsidDel="004C3751">
          <w:rPr>
            <w:rFonts w:eastAsia="宋体" w:cs="宋体"/>
            <w:spacing w:val="0"/>
            <w:sz w:val="21"/>
            <w:szCs w:val="21"/>
            <w:lang w:eastAsia="zh-CN"/>
          </w:rPr>
          <w:delText xml:space="preserve">the </w:delText>
        </w:r>
      </w:del>
      <w:ins w:id="32" w:author="tbguo" w:date="2026-03-12T09:49:00Z" w16du:dateUtc="2026-03-12T01:49:00Z">
        <w:r w:rsidR="004C3751">
          <w:rPr>
            <w:rFonts w:eastAsia="宋体" w:cs="宋体" w:hint="eastAsia"/>
            <w:spacing w:val="0"/>
            <w:sz w:val="21"/>
            <w:szCs w:val="21"/>
            <w:lang w:eastAsia="zh-CN"/>
          </w:rPr>
          <w:t>c</w:t>
        </w:r>
        <w:r w:rsidR="004C3751" w:rsidRPr="00FA371A">
          <w:rPr>
            <w:rFonts w:eastAsia="宋体" w:cs="宋体"/>
            <w:spacing w:val="0"/>
            <w:sz w:val="21"/>
            <w:szCs w:val="21"/>
            <w:lang w:eastAsia="zh-CN"/>
          </w:rPr>
          <w:t>onventional time-division multiplexing</w:t>
        </w:r>
        <w:r w:rsidR="004C3751" w:rsidRPr="00FA371A">
          <w:rPr>
            <w:rFonts w:eastAsia="宋体" w:cs="宋体" w:hint="eastAsia"/>
            <w:spacing w:val="0"/>
            <w:sz w:val="21"/>
            <w:szCs w:val="21"/>
            <w:lang w:eastAsia="zh-CN"/>
          </w:rPr>
          <w:t xml:space="preserve"> </w:t>
        </w:r>
        <w:r w:rsidR="004C3751">
          <w:rPr>
            <w:rFonts w:eastAsia="宋体" w:cs="宋体" w:hint="eastAsia"/>
            <w:spacing w:val="0"/>
            <w:sz w:val="21"/>
            <w:szCs w:val="21"/>
            <w:lang w:eastAsia="zh-CN"/>
          </w:rPr>
          <w:t>(</w:t>
        </w:r>
      </w:ins>
      <w:r w:rsidRPr="00FA371A">
        <w:rPr>
          <w:rFonts w:eastAsia="宋体" w:cs="宋体" w:hint="eastAsia"/>
          <w:spacing w:val="0"/>
          <w:sz w:val="21"/>
          <w:szCs w:val="21"/>
          <w:lang w:eastAsia="zh-CN"/>
        </w:rPr>
        <w:t>TDM</w:t>
      </w:r>
      <w:ins w:id="33" w:author="tbguo" w:date="2026-03-12T09:49:00Z" w16du:dateUtc="2026-03-12T01:49:00Z">
        <w:r w:rsidR="004C3751">
          <w:rPr>
            <w:rFonts w:eastAsia="宋体" w:cs="宋体" w:hint="eastAsia"/>
            <w:spacing w:val="0"/>
            <w:sz w:val="21"/>
            <w:szCs w:val="21"/>
            <w:lang w:eastAsia="zh-CN"/>
          </w:rPr>
          <w:t>)</w:t>
        </w:r>
      </w:ins>
      <w:r w:rsidRPr="00FA371A">
        <w:rPr>
          <w:rFonts w:eastAsia="宋体" w:cs="宋体"/>
          <w:spacing w:val="0"/>
          <w:sz w:val="21"/>
          <w:szCs w:val="21"/>
          <w:lang w:eastAsia="zh-CN"/>
        </w:rPr>
        <w:t xml:space="preserve"> </w:t>
      </w:r>
      <w:r w:rsidR="009E6BF6">
        <w:rPr>
          <w:rFonts w:eastAsia="宋体" w:cs="宋体" w:hint="eastAsia"/>
          <w:spacing w:val="0"/>
          <w:sz w:val="21"/>
          <w:szCs w:val="21"/>
          <w:lang w:eastAsia="zh-CN"/>
        </w:rPr>
        <w:t>scheme</w:t>
      </w:r>
      <w:r w:rsidRPr="00FA371A">
        <w:rPr>
          <w:rFonts w:eastAsia="宋体" w:cs="宋体"/>
          <w:spacing w:val="0"/>
          <w:sz w:val="21"/>
          <w:szCs w:val="21"/>
          <w:lang w:eastAsia="zh-CN"/>
        </w:rPr>
        <w:t xml:space="preserv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5CDF2B57" w:rsidR="002F1D49" w:rsidRPr="00FA371A" w:rsidRDefault="001F0A2F"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d>
                          <m:dPr>
                            <m:begChr m:val="["/>
                            <m:endChr m:val="]"/>
                            <m:ctrlPr>
                              <w:rPr>
                                <w:rFonts w:ascii="Cambria Math" w:eastAsia="宋体" w:hAnsi="Cambria Math" w:cs="宋体"/>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559B5570"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5B84A037"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detector's spectral responsivity, encompassing both photoelectric conversion efficiency and transimpedance gain</w:t>
      </w:r>
      <w:r w:rsidR="004343DC" w:rsidRPr="00FA371A">
        <w:rPr>
          <w:rFonts w:eastAsia="宋体" w:cs="宋体" w:hint="eastAsia"/>
          <w:spacing w:val="0"/>
          <w:sz w:val="21"/>
          <w:szCs w:val="21"/>
          <w:lang w:eastAsia="zh-CN"/>
        </w:rPr>
        <w:t>.</w:t>
      </w:r>
      <w:r w:rsidR="001D0FF1" w:rsidRPr="00FA371A">
        <w:rPr>
          <w:rFonts w:eastAsia="宋体" w:cs="宋体" w:hint="eastAsia"/>
          <w:spacing w:val="0"/>
          <w:sz w:val="21"/>
          <w:szCs w:val="21"/>
          <w:lang w:eastAsia="zh-CN"/>
        </w:rPr>
        <w:t xml:space="preserve"> </w:t>
      </w:r>
      <w:r w:rsidR="004343DC" w:rsidRPr="00FA371A">
        <w:rPr>
          <w:rFonts w:eastAsia="宋体" w:cs="宋体" w:hint="eastAsia"/>
          <w:spacing w:val="0"/>
          <w:sz w:val="21"/>
          <w:szCs w:val="21"/>
          <w:lang w:eastAsia="zh-CN"/>
        </w:rPr>
        <w:t>A</w:t>
      </w:r>
      <w:r w:rsidR="00001145" w:rsidRPr="00FA371A">
        <w:rPr>
          <w:rFonts w:eastAsia="宋体" w:cs="宋体"/>
          <w:spacing w:val="0"/>
          <w:sz w:val="21"/>
          <w:szCs w:val="21"/>
          <w:lang w:eastAsia="zh-CN"/>
        </w:rPr>
        <w:t xml:space="preserve">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3B3D" w:rsidRPr="00FA371A" w14:paraId="1DCEDB05" w14:textId="77777777">
        <w:tc>
          <w:tcPr>
            <w:tcW w:w="8306" w:type="dxa"/>
          </w:tcPr>
          <w:p w14:paraId="15489D7F" w14:textId="7DCA050E" w:rsidR="00D13B3D" w:rsidRPr="00FA371A" w:rsidRDefault="00BF3C69" w:rsidP="00D13B3D">
            <w:pPr>
              <w:jc w:val="center"/>
              <w:rPr>
                <w:rFonts w:eastAsia="宋体" w:cs="宋体"/>
                <w:spacing w:val="0"/>
                <w:sz w:val="21"/>
                <w:szCs w:val="21"/>
                <w:lang w:eastAsia="zh-CN"/>
              </w:rPr>
            </w:pPr>
            <w:commentRangeStart w:id="34"/>
            <w:r>
              <w:rPr>
                <w:noProof/>
                <w:sz w:val="21"/>
                <w:szCs w:val="21"/>
              </w:rPr>
              <w:drawing>
                <wp:inline distT="0" distB="0" distL="0" distR="0" wp14:anchorId="78F472EE" wp14:editId="5CD7D521">
                  <wp:extent cx="5256000" cy="1898685"/>
                  <wp:effectExtent l="0" t="0" r="1905" b="0"/>
                  <wp:docPr id="572249403"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9403" name="图形 572249403"/>
                          <pic:cNvPicPr/>
                        </pic:nvPicPr>
                        <pic:blipFill>
                          <a:blip r:embed="rId11">
                            <a:extLst>
                              <a:ext uri="{96DAC541-7B7A-43D3-8B79-37D633B846F1}">
                                <asvg:svgBlip xmlns:asvg="http://schemas.microsoft.com/office/drawing/2016/SVG/main" r:embed="rId12"/>
                              </a:ext>
                            </a:extLst>
                          </a:blip>
                          <a:stretch>
                            <a:fillRect/>
                          </a:stretch>
                        </pic:blipFill>
                        <pic:spPr>
                          <a:xfrm>
                            <a:off x="0" y="0"/>
                            <a:ext cx="5256000" cy="1898685"/>
                          </a:xfrm>
                          <a:prstGeom prst="rect">
                            <a:avLst/>
                          </a:prstGeom>
                        </pic:spPr>
                      </pic:pic>
                    </a:graphicData>
                  </a:graphic>
                </wp:inline>
              </w:drawing>
            </w:r>
            <w:commentRangeEnd w:id="34"/>
            <w:r w:rsidR="002E1C08" w:rsidRPr="00FA371A">
              <w:rPr>
                <w:rStyle w:val="ab"/>
                <w:rFonts w:eastAsia="宋体" w:cs="宋体"/>
                <w:spacing w:val="0"/>
                <w:lang w:eastAsia="zh-CN"/>
              </w:rPr>
              <w:commentReference w:id="34"/>
            </w:r>
          </w:p>
        </w:tc>
      </w:tr>
      <w:tr w:rsidR="00D13B3D" w:rsidRPr="00FA371A" w14:paraId="72B58273" w14:textId="77777777">
        <w:tc>
          <w:tcPr>
            <w:tcW w:w="8306" w:type="dxa"/>
          </w:tcPr>
          <w:p w14:paraId="23B5060A" w14:textId="3C37F40D" w:rsidR="00D13B3D" w:rsidRPr="00BA6712" w:rsidRDefault="00D13B3D" w:rsidP="00D13B3D">
            <w:pPr>
              <w:pStyle w:val="a8"/>
              <w:jc w:val="center"/>
              <w:rPr>
                <w:rFonts w:ascii="Times New Roman" w:hAnsi="Times New Roman" w:cs="Times New Roman"/>
                <w:b/>
                <w:bCs/>
                <w:sz w:val="21"/>
                <w:szCs w:val="21"/>
                <w:lang w:eastAsia="zh-CN"/>
              </w:rPr>
            </w:pPr>
            <w:r w:rsidRPr="00BA6712">
              <w:rPr>
                <w:rFonts w:ascii="Times New Roman" w:hAnsi="Times New Roman" w:cs="Times New Roman"/>
                <w:b/>
                <w:bCs/>
                <w:sz w:val="21"/>
                <w:szCs w:val="21"/>
              </w:rPr>
              <w:t xml:space="preserve">Figure </w:t>
            </w:r>
            <w:r w:rsidRPr="00BA6712">
              <w:rPr>
                <w:rFonts w:ascii="Times New Roman" w:hAnsi="Times New Roman" w:cs="Times New Roman"/>
                <w:b/>
                <w:bCs/>
                <w:sz w:val="21"/>
                <w:szCs w:val="21"/>
              </w:rPr>
              <w:fldChar w:fldCharType="begin"/>
            </w:r>
            <w:r w:rsidRPr="00BA6712">
              <w:rPr>
                <w:rFonts w:ascii="Times New Roman" w:hAnsi="Times New Roman" w:cs="Times New Roman"/>
                <w:b/>
                <w:bCs/>
                <w:sz w:val="21"/>
                <w:szCs w:val="21"/>
              </w:rPr>
              <w:instrText xml:space="preserve"> SEQ Figure \* ARABIC </w:instrText>
            </w:r>
            <w:r w:rsidRPr="00BA6712">
              <w:rPr>
                <w:rFonts w:ascii="Times New Roman" w:hAnsi="Times New Roman" w:cs="Times New Roman"/>
                <w:b/>
                <w:bCs/>
                <w:sz w:val="21"/>
                <w:szCs w:val="21"/>
              </w:rPr>
              <w:fldChar w:fldCharType="separate"/>
            </w:r>
            <w:r w:rsidR="00672EAB" w:rsidRPr="00BA6712">
              <w:rPr>
                <w:rFonts w:ascii="Times New Roman" w:hAnsi="Times New Roman" w:cs="Times New Roman"/>
                <w:b/>
                <w:bCs/>
                <w:noProof/>
                <w:sz w:val="21"/>
                <w:szCs w:val="21"/>
              </w:rPr>
              <w:t>1</w:t>
            </w:r>
            <w:r w:rsidRPr="00BA6712">
              <w:rPr>
                <w:rFonts w:ascii="Times New Roman" w:hAnsi="Times New Roman" w:cs="Times New Roman"/>
                <w:b/>
                <w:bCs/>
                <w:sz w:val="21"/>
                <w:szCs w:val="21"/>
              </w:rPr>
              <w:fldChar w:fldCharType="end"/>
            </w:r>
            <w:r w:rsidRPr="00BA6712">
              <w:rPr>
                <w:rFonts w:ascii="Times New Roman" w:hAnsi="Times New Roman" w:cs="Times New Roman"/>
                <w:b/>
                <w:bCs/>
                <w:sz w:val="21"/>
                <w:szCs w:val="21"/>
                <w:lang w:eastAsia="zh-CN"/>
              </w:rPr>
              <w:t>. OFE schematic diagram.</w:t>
            </w:r>
          </w:p>
        </w:tc>
      </w:tr>
    </w:tbl>
    <w:p w14:paraId="53498E34" w14:textId="6B3CA7E8" w:rsidR="00474982" w:rsidRPr="00FA371A" w:rsidRDefault="006258D5" w:rsidP="00BA6712">
      <w:pPr>
        <w:ind w:firstLine="420"/>
        <w:jc w:val="both"/>
        <w:rPr>
          <w:rFonts w:eastAsia="宋体" w:cs="宋体"/>
          <w:spacing w:val="0"/>
          <w:sz w:val="21"/>
          <w:szCs w:val="21"/>
          <w:lang w:eastAsia="zh-CN"/>
        </w:rPr>
      </w:pPr>
      <w:r>
        <w:rPr>
          <w:rFonts w:eastAsia="宋体" w:cs="宋体" w:hint="eastAsia"/>
          <w:spacing w:val="0"/>
          <w:sz w:val="21"/>
          <w:szCs w:val="21"/>
          <w:lang w:eastAsia="zh-CN"/>
        </w:rPr>
        <w:t xml:space="preserve">In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uniquely assigned to that channel</w:t>
      </w:r>
      <w:r w:rsidR="00474982" w:rsidRPr="00FA371A">
        <w:rPr>
          <w:rFonts w:eastAsia="宋体" w:cs="宋体"/>
          <w:spacing w:val="0"/>
          <w:sz w:val="21"/>
          <w:szCs w:val="21"/>
          <w:lang w:eastAsia="zh-CN"/>
        </w:rPr>
        <w:t xml:space="preserve">. This substitution 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1F0A2F"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4F3F808E"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499A6625" w:rsidR="00001145"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lastRenderedPageBreak/>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r w:rsidR="00AB7595">
        <w:rPr>
          <w:rFonts w:eastAsia="宋体" w:cs="宋体" w:hint="eastAsia"/>
          <w:spacing w:val="0"/>
          <w:sz w:val="21"/>
          <w:szCs w:val="21"/>
          <w:lang w:eastAsia="zh-CN"/>
        </w:rPr>
        <w:t>direct current</w:t>
      </w:r>
      <w:r w:rsidR="007909F5">
        <w:rPr>
          <w:rFonts w:eastAsia="宋体" w:cs="宋体" w:hint="eastAsia"/>
          <w:spacing w:val="0"/>
          <w:sz w:val="21"/>
          <w:szCs w:val="21"/>
          <w:lang w:eastAsia="zh-CN"/>
        </w:rPr>
        <w:t xml:space="preserve"> (DC)</w:t>
      </w:r>
      <w:r w:rsidR="00AB7595" w:rsidRPr="00FA371A">
        <w:rPr>
          <w:rFonts w:eastAsia="宋体" w:cs="宋体"/>
          <w:spacing w:val="0"/>
          <w:sz w:val="21"/>
          <w:szCs w:val="21"/>
          <w:lang w:eastAsia="zh-CN"/>
        </w:rPr>
        <w:t xml:space="preserve"> </w:t>
      </w:r>
      <w:r w:rsidR="00474982" w:rsidRPr="00FA371A">
        <w:rPr>
          <w:rFonts w:eastAsia="宋体" w:cs="宋体"/>
          <w:spacing w:val="0"/>
          <w:sz w:val="21"/>
          <w:szCs w:val="21"/>
          <w:lang w:eastAsia="zh-CN"/>
        </w:rPr>
        <w:t>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434D87F6"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Upon simultaneous projection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w:r w:rsidR="000F6CF7">
        <w:rPr>
          <w:rFonts w:eastAsia="宋体" w:cs="宋体" w:hint="eastAsia"/>
          <w:spacing w:val="0"/>
          <w:sz w:val="21"/>
          <w:szCs w:val="21"/>
          <w:lang w:eastAsia="zh-CN"/>
        </w:rPr>
        <w:t xml:space="preserve"> </w:t>
      </w:r>
      <m:oMath>
        <m:r>
          <w:rPr>
            <w:rFonts w:ascii="Cambria Math" w:eastAsia="宋体" w:hAnsi="Cambria Math" w:cs="宋体"/>
            <w:spacing w:val="0"/>
            <w:sz w:val="21"/>
            <w:szCs w:val="21"/>
            <w:lang w:eastAsia="zh-CN"/>
          </w:rPr>
          <m:t xml:space="preserve">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5A18C79" w:rsidR="00D80023" w:rsidRPr="00FA371A" w:rsidRDefault="001F0A2F"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d>
                              <m:dPr>
                                <m:begChr m:val="["/>
                                <m:endChr m:val="]"/>
                                <m:ctrlPr>
                                  <w:rPr>
                                    <w:rFonts w:ascii="Cambria Math" w:eastAsia="宋体" w:hAnsi="Cambria Math" w:cs="宋体"/>
                                    <w:spacing w:val="0"/>
                                    <w:sz w:val="21"/>
                                    <w:szCs w:val="21"/>
                                    <w:lang w:eastAsia="zh-CN"/>
                                  </w:rPr>
                                </m:ctrlPr>
                              </m:d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 </m:t>
                                </m:r>
                                <m:ctrlPr>
                                  <w:rPr>
                                    <w:rFonts w:ascii="Cambria Math" w:eastAsia="宋体" w:hAnsi="Cambria Math" w:cs="宋体"/>
                                    <w:i/>
                                    <w:spacing w:val="0"/>
                                    <w:sz w:val="21"/>
                                    <w:szCs w:val="21"/>
                                    <w:lang w:eastAsia="zh-CN"/>
                                  </w:rPr>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882BDBC"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1065BF23" w:rsidR="00E60073" w:rsidRPr="00FA371A" w:rsidRDefault="00C676F4" w:rsidP="00886CFD">
      <w:pPr>
        <w:jc w:val="both"/>
        <w:rPr>
          <w:rFonts w:eastAsia="宋体" w:cs="宋体"/>
          <w:spacing w:val="0"/>
          <w:sz w:val="21"/>
          <w:szCs w:val="21"/>
          <w:lang w:eastAsia="zh-CN"/>
        </w:rPr>
      </w:pPr>
      <w:r w:rsidRPr="00FA371A">
        <w:rPr>
          <w:rFonts w:eastAsia="宋体" w:cs="宋体" w:hint="eastAsia"/>
          <w:spacing w:val="0"/>
          <w:sz w:val="21"/>
          <w:szCs w:val="21"/>
          <w:lang w:eastAsia="zh-CN"/>
        </w:rPr>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A62623B" w:rsidR="00D80023" w:rsidRPr="00FA371A" w:rsidRDefault="001F0A2F"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4807C68C"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p w14:paraId="2FFB251F" w14:textId="2172F88F"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1B5F33F9"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12EAEFAA"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761C4768"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w:t>
      </w:r>
      <w:r w:rsidR="008A3235">
        <w:rPr>
          <w:rFonts w:eastAsia="宋体" w:cs="宋体" w:hint="eastAsia"/>
          <w:spacing w:val="0"/>
          <w:sz w:val="21"/>
          <w:szCs w:val="21"/>
          <w:lang w:eastAsia="zh-CN"/>
        </w:rPr>
        <w:t>if</w:t>
      </w:r>
      <w:r w:rsidR="0073403F" w:rsidRPr="00FA371A">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dominant bands of environmental noise </w:t>
      </w:r>
      <w:r w:rsidR="008A3235" w:rsidRPr="008A3235">
        <w:rPr>
          <w:rFonts w:eastAsia="宋体" w:cs="宋体"/>
          <w:spacing w:val="0"/>
          <w:sz w:val="21"/>
          <w:szCs w:val="21"/>
          <w:lang w:eastAsia="zh-CN"/>
        </w:rPr>
        <w:t>without mutual interference</w:t>
      </w:r>
      <w:r w:rsidR="0073403F" w:rsidRPr="00FA371A">
        <w:rPr>
          <w:rFonts w:eastAsia="宋体" w:cs="宋体"/>
          <w:spacing w:val="0"/>
          <w:sz w:val="21"/>
          <w:szCs w:val="21"/>
          <w:lang w:eastAsia="zh-CN"/>
        </w:rPr>
        <w:t>,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w:t>
      </w:r>
      <w:r w:rsidR="008A3235">
        <w:rPr>
          <w:rFonts w:eastAsia="宋体" w:cs="宋体" w:hint="eastAsia"/>
          <w:spacing w:val="0"/>
          <w:sz w:val="21"/>
          <w:szCs w:val="21"/>
          <w:lang w:eastAsia="zh-CN"/>
        </w:rPr>
        <w:t>is</w:t>
      </w:r>
      <w:r w:rsidR="0073403F" w:rsidRPr="00FA371A">
        <w:rPr>
          <w:rFonts w:eastAsia="宋体" w:cs="宋体"/>
          <w:spacing w:val="0"/>
          <w:sz w:val="21"/>
          <w:szCs w:val="21"/>
          <w:lang w:eastAsia="zh-CN"/>
        </w:rPr>
        <w:t xml:space="preserve"> retrieved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1F0A2F"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7CC572A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p w14:paraId="675342C4" w14:textId="2B34C4E8" w:rsidR="00B758E2" w:rsidRPr="00FA371A" w:rsidRDefault="00B758E2"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
              <m:t>T</m:t>
            </m:r>
          </m:sup>
        </m:sSup>
      </m:oMath>
      <w:r w:rsidR="00E00156">
        <w:rPr>
          <w:rFonts w:eastAsia="宋体" w:cs="宋体" w:hint="eastAsia"/>
          <w:spacing w:val="0"/>
          <w:sz w:val="21"/>
          <w:szCs w:val="21"/>
          <w:lang w:eastAsia="zh-CN"/>
        </w:rPr>
        <w:t xml:space="preserve">. </w:t>
      </w:r>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11A65A1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2DABA296" w14:textId="4D3A016C" w:rsidR="003B24E6" w:rsidRPr="00FA371A" w:rsidRDefault="0012450A"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system matrix determined by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r w:rsidR="003B24E6" w:rsidRPr="00FA371A">
        <w:rPr>
          <w:rFonts w:eastAsia="宋体" w:cs="宋体"/>
          <w:spacing w:val="0"/>
          <w:sz w:val="21"/>
          <w:szCs w:val="21"/>
          <w:lang w:eastAsia="zh-CN"/>
        </w:rPr>
        <w:t xml:space="preserve">Consequently, the spectral reconstruction is treated as an inverse problem. The estimated spectrum </w:t>
      </w:r>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oMath>
      <w:r w:rsidR="003B24E6" w:rsidRPr="00FA371A">
        <w:rPr>
          <w:rFonts w:eastAsia="宋体" w:cs="宋体"/>
          <w:spacing w:val="0"/>
          <w:sz w:val="21"/>
          <w:szCs w:val="21"/>
          <w:lang w:eastAsia="zh-CN"/>
        </w:rPr>
        <w:t xml:space="preserve"> is obtained by finding the solution that minimizes the reconstruction error</w:t>
      </w:r>
      <w:r w:rsidR="003B24E6" w:rsidRPr="00FA371A">
        <w:rPr>
          <w:rFonts w:eastAsia="宋体" w:cs="宋体" w:hint="eastAsia"/>
          <w:spacing w:val="0"/>
          <w:sz w:val="21"/>
          <w:szCs w:val="21"/>
          <w:lang w:eastAsia="zh-CN"/>
        </w:rPr>
        <w:t>:</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5A6B05E1" w:rsidR="00D80023" w:rsidRPr="00FA371A" w:rsidRDefault="001F0A2F"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eastAsia="宋体" w:hAnsi="Cambria Math" w:cs="宋体"/>
                        <w:b/>
                        <w:bCs/>
                        <w:i/>
                        <w:spacing w:val="0"/>
                        <w:sz w:val="21"/>
                        <w:szCs w:val="21"/>
                        <w:lang w:eastAsia="zh-CN"/>
                      </w:rPr>
                    </m:ctrlPr>
                  </m:funcPr>
                  <m:fName>
                    <m:limLow>
                      <m:limLowPr>
                        <m:ctrlPr>
                          <w:rPr>
                            <w:rFonts w:ascii="Cambria Math" w:eastAsia="宋体" w:hAnsi="Cambria Math" w:cs="宋体"/>
                            <w:b/>
                            <w:bCs/>
                            <w:i/>
                            <w:spacing w:val="0"/>
                            <w:sz w:val="21"/>
                            <w:szCs w:val="21"/>
                            <w:lang w:eastAsia="zh-CN"/>
                          </w:rPr>
                        </m:ctrlPr>
                      </m:limLowPr>
                      <m:e>
                        <m:r>
                          <m:rPr>
                            <m:sty m:val="p"/>
                          </m:rPr>
                          <w:rPr>
                            <w:rFonts w:ascii="Cambria Math" w:eastAsia="宋体" w:hAnsi="Cambria Math" w:cs="宋体"/>
                            <w:sz w:val="21"/>
                            <w:szCs w:val="21"/>
                          </w:rPr>
                          <m:t>arg min</m:t>
                        </m:r>
                      </m:e>
                      <m:lim>
                        <m:r>
                          <m:rPr>
                            <m:sty m:val="bi"/>
                          </m:rPr>
                          <w:rPr>
                            <w:rFonts w:ascii="Cambria Math" w:eastAsia="宋体" w:hAnsi="Cambria Math" w:cs="宋体"/>
                            <w:spacing w:val="0"/>
                            <w:sz w:val="21"/>
                            <w:szCs w:val="21"/>
                            <w:lang w:eastAsia="zh-CN"/>
                          </w:rPr>
                          <m:t>r</m:t>
                        </m:r>
                      </m:lim>
                    </m:limLow>
                  </m:fName>
                  <m:e>
                    <m:sSubSup>
                      <m:sSubSupPr>
                        <m:ctrlPr>
                          <w:rPr>
                            <w:rFonts w:ascii="Cambria Math" w:eastAsia="宋体" w:hAnsi="Cambria Math" w:cs="宋体"/>
                            <w:b/>
                            <w:bCs/>
                            <w:i/>
                            <w:spacing w:val="0"/>
                            <w:sz w:val="21"/>
                            <w:szCs w:val="21"/>
                            <w:lang w:eastAsia="zh-CN"/>
                          </w:rPr>
                        </m:ctrlPr>
                      </m:sSubSupPr>
                      <m:e>
                        <m:d>
                          <m:dPr>
                            <m:begChr m:val="‖"/>
                            <m:endChr m:val="‖"/>
                            <m:ctrlPr>
                              <w:rPr>
                                <w:rFonts w:ascii="Cambria Math" w:eastAsia="宋体" w:hAnsi="Cambria Math" w:cs="宋体"/>
                                <w:b/>
                                <w:bCs/>
                                <w:i/>
                                <w:spacing w:val="0"/>
                                <w:sz w:val="21"/>
                                <w:szCs w:val="21"/>
                                <w:lang w:eastAsia="zh-CN"/>
                              </w:rPr>
                            </m:ctrlPr>
                          </m:dPr>
                          <m:e>
                            <m:r>
                              <m:rPr>
                                <m:sty m:val="bi"/>
                              </m:rPr>
                              <w:rPr>
                                <w:rFonts w:ascii="Cambria Math" w:eastAsia="宋体" w:hAnsi="Cambria Math" w:cs="宋体"/>
                                <w:spacing w:val="0"/>
                                <w:sz w:val="21"/>
                                <w:szCs w:val="21"/>
                                <w:lang w:eastAsia="zh-CN"/>
                              </w:rPr>
                              <m:t>z-Wr</m:t>
                            </m:r>
                          </m:e>
                        </m:d>
                      </m:e>
                      <m:sub>
                        <m:r>
                          <w:rPr>
                            <w:rFonts w:ascii="Cambria Math" w:eastAsia="宋体" w:hAnsi="Cambria Math" w:cs="宋体"/>
                            <w:spacing w:val="0"/>
                            <w:sz w:val="21"/>
                            <w:szCs w:val="21"/>
                            <w:lang w:eastAsia="zh-CN"/>
                          </w:rPr>
                          <m:t>2</m:t>
                        </m:r>
                      </m:sub>
                      <m:sup>
                        <m:r>
                          <w:rPr>
                            <w:rFonts w:ascii="Cambria Math" w:eastAsia="宋体" w:hAnsi="Cambria Math" w:cs="宋体"/>
                            <w:spacing w:val="0"/>
                            <w:sz w:val="21"/>
                            <w:szCs w:val="21"/>
                            <w:lang w:eastAsia="zh-CN"/>
                          </w:rPr>
                          <m:t>2</m:t>
                        </m:r>
                      </m:sup>
                    </m:sSubSup>
                  </m:e>
                </m:func>
              </m:oMath>
            </m:oMathPara>
          </w:p>
        </w:tc>
        <w:tc>
          <w:tcPr>
            <w:tcW w:w="500" w:type="pct"/>
            <w:tcBorders>
              <w:top w:val="nil"/>
              <w:left w:val="nil"/>
              <w:bottom w:val="nil"/>
              <w:right w:val="nil"/>
            </w:tcBorders>
            <w:vAlign w:val="center"/>
          </w:tcPr>
          <w:p w14:paraId="71034FC6" w14:textId="54FEEE50"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18320505" w14:textId="35EC4E41" w:rsidR="00D72005" w:rsidRPr="00D72005" w:rsidRDefault="008442C0"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 xml:space="preserve">Experiment </w:t>
      </w:r>
      <w:bookmarkStart w:id="35" w:name="_Hlk203490557"/>
    </w:p>
    <w:p w14:paraId="24F342B3" w14:textId="37EB641C" w:rsidR="00D24642" w:rsidRDefault="00D72005" w:rsidP="00D72005">
      <w:pPr>
        <w:ind w:firstLine="420"/>
        <w:jc w:val="both"/>
        <w:rPr>
          <w:ins w:id="36" w:author="tbguo" w:date="2026-03-12T19:08:00Z" w16du:dateUtc="2026-03-12T11:08:00Z"/>
          <w:rFonts w:eastAsia="宋体" w:cs="宋体" w:hint="eastAsia"/>
          <w:spacing w:val="0"/>
          <w:sz w:val="21"/>
          <w:szCs w:val="21"/>
          <w:lang w:eastAsia="zh-CN"/>
        </w:rPr>
      </w:pPr>
      <w:r w:rsidRPr="003A0C10">
        <w:rPr>
          <w:rFonts w:eastAsia="宋体" w:cs="宋体"/>
          <w:spacing w:val="0"/>
          <w:sz w:val="21"/>
          <w:szCs w:val="21"/>
          <w:lang w:eastAsia="zh-CN"/>
        </w:rPr>
        <w:t>To validate the</w:t>
      </w:r>
      <w:r>
        <w:rPr>
          <w:rFonts w:eastAsia="宋体" w:cs="宋体" w:hint="eastAsia"/>
          <w:spacing w:val="0"/>
          <w:sz w:val="21"/>
          <w:szCs w:val="21"/>
          <w:lang w:eastAsia="zh-CN"/>
        </w:rPr>
        <w:t xml:space="preserve"> above </w:t>
      </w:r>
      <w:r w:rsidRPr="003A0C10">
        <w:rPr>
          <w:rFonts w:eastAsia="宋体" w:cs="宋体"/>
          <w:spacing w:val="0"/>
          <w:sz w:val="21"/>
          <w:szCs w:val="21"/>
          <w:lang w:eastAsia="zh-CN"/>
        </w:rPr>
        <w:t xml:space="preserve">principle and to evaluate the system's noise rejection capabilities, </w:t>
      </w:r>
      <w:r>
        <w:rPr>
          <w:rFonts w:eastAsia="宋体" w:cs="宋体" w:hint="eastAsia"/>
          <w:spacing w:val="0"/>
          <w:sz w:val="21"/>
          <w:szCs w:val="21"/>
          <w:lang w:eastAsia="zh-CN"/>
        </w:rPr>
        <w:t>w</w:t>
      </w:r>
      <w:r w:rsidRPr="003A0C10">
        <w:rPr>
          <w:rFonts w:eastAsia="宋体" w:cs="宋体"/>
          <w:spacing w:val="0"/>
          <w:sz w:val="21"/>
          <w:szCs w:val="21"/>
          <w:lang w:eastAsia="zh-CN"/>
        </w:rPr>
        <w:t xml:space="preserve">e conduct simulation studies comparing the proposed </w:t>
      </w:r>
      <w:del w:id="37" w:author="tbguo" w:date="2026-03-12T09:48:00Z" w16du:dateUtc="2026-03-12T01:48:00Z">
        <w:r w:rsidDel="004C3751">
          <w:rPr>
            <w:rFonts w:eastAsia="宋体" w:cs="宋体" w:hint="eastAsia"/>
            <w:spacing w:val="0"/>
            <w:sz w:val="21"/>
            <w:szCs w:val="21"/>
            <w:lang w:eastAsia="zh-CN"/>
          </w:rPr>
          <w:delText>o</w:delText>
        </w:r>
        <w:r w:rsidRPr="003A0C10" w:rsidDel="004C3751">
          <w:rPr>
            <w:rFonts w:eastAsia="宋体" w:cs="宋体"/>
            <w:spacing w:val="0"/>
            <w:sz w:val="21"/>
            <w:szCs w:val="21"/>
            <w:lang w:eastAsia="zh-CN"/>
          </w:rPr>
          <w:delText xml:space="preserve">rthogonal </w:delText>
        </w:r>
        <w:r w:rsidDel="004C3751">
          <w:rPr>
            <w:rFonts w:eastAsia="宋体" w:cs="宋体" w:hint="eastAsia"/>
            <w:spacing w:val="0"/>
            <w:sz w:val="21"/>
            <w:szCs w:val="21"/>
            <w:lang w:eastAsia="zh-CN"/>
          </w:rPr>
          <w:delText>f</w:delText>
        </w:r>
        <w:r w:rsidRPr="003A0C10" w:rsidDel="004C3751">
          <w:rPr>
            <w:rFonts w:eastAsia="宋体" w:cs="宋体"/>
            <w:spacing w:val="0"/>
            <w:sz w:val="21"/>
            <w:szCs w:val="21"/>
            <w:lang w:eastAsia="zh-CN"/>
          </w:rPr>
          <w:delText xml:space="preserve">requency </w:delText>
        </w:r>
        <w:r w:rsidDel="004C3751">
          <w:rPr>
            <w:rFonts w:eastAsia="宋体" w:cs="宋体" w:hint="eastAsia"/>
            <w:spacing w:val="0"/>
            <w:sz w:val="21"/>
            <w:szCs w:val="21"/>
            <w:lang w:eastAsia="zh-CN"/>
          </w:rPr>
          <w:delText>e</w:delText>
        </w:r>
        <w:r w:rsidRPr="003A0C10" w:rsidDel="004C3751">
          <w:rPr>
            <w:rFonts w:eastAsia="宋体" w:cs="宋体"/>
            <w:spacing w:val="0"/>
            <w:sz w:val="21"/>
            <w:szCs w:val="21"/>
            <w:lang w:eastAsia="zh-CN"/>
          </w:rPr>
          <w:delText xml:space="preserve">ncoding (OFE) </w:delText>
        </w:r>
      </w:del>
      <w:r w:rsidRPr="003A0C10">
        <w:rPr>
          <w:rFonts w:eastAsia="宋体" w:cs="宋体"/>
          <w:spacing w:val="0"/>
          <w:sz w:val="21"/>
          <w:szCs w:val="21"/>
          <w:lang w:eastAsia="zh-CN"/>
        </w:rPr>
        <w:t xml:space="preserve">approach </w:t>
      </w:r>
      <w:r w:rsidRPr="003A0C10">
        <w:rPr>
          <w:rFonts w:eastAsia="宋体" w:cs="宋体"/>
          <w:spacing w:val="0"/>
          <w:sz w:val="21"/>
          <w:szCs w:val="21"/>
          <w:lang w:eastAsia="zh-CN"/>
        </w:rPr>
        <w:lastRenderedPageBreak/>
        <w:t xml:space="preserve">with conventional </w:t>
      </w:r>
      <w:r>
        <w:rPr>
          <w:rFonts w:eastAsia="宋体" w:cs="宋体" w:hint="eastAsia"/>
          <w:spacing w:val="0"/>
          <w:sz w:val="21"/>
          <w:szCs w:val="21"/>
          <w:lang w:eastAsia="zh-CN"/>
        </w:rPr>
        <w:t>ti</w:t>
      </w:r>
      <w:r w:rsidRPr="003A0C10">
        <w:rPr>
          <w:rFonts w:eastAsia="宋体" w:cs="宋体"/>
          <w:spacing w:val="0"/>
          <w:sz w:val="21"/>
          <w:szCs w:val="21"/>
          <w:lang w:eastAsia="zh-CN"/>
        </w:rPr>
        <w:t xml:space="preserve">me </w:t>
      </w:r>
      <w:r>
        <w:rPr>
          <w:rFonts w:eastAsia="宋体" w:cs="宋体" w:hint="eastAsia"/>
          <w:spacing w:val="0"/>
          <w:sz w:val="21"/>
          <w:szCs w:val="21"/>
          <w:lang w:eastAsia="zh-CN"/>
        </w:rPr>
        <w:t>d</w:t>
      </w:r>
      <w:r w:rsidRPr="003A0C10">
        <w:rPr>
          <w:rFonts w:eastAsia="宋体" w:cs="宋体"/>
          <w:spacing w:val="0"/>
          <w:sz w:val="21"/>
          <w:szCs w:val="21"/>
          <w:lang w:eastAsia="zh-CN"/>
        </w:rPr>
        <w:t xml:space="preserve">ivision </w:t>
      </w:r>
      <w:r>
        <w:rPr>
          <w:rFonts w:eastAsia="宋体" w:cs="宋体" w:hint="eastAsia"/>
          <w:spacing w:val="0"/>
          <w:sz w:val="21"/>
          <w:szCs w:val="21"/>
          <w:lang w:eastAsia="zh-CN"/>
        </w:rPr>
        <w:t>m</w:t>
      </w:r>
      <w:r w:rsidRPr="003A0C10">
        <w:rPr>
          <w:rFonts w:eastAsia="宋体" w:cs="宋体"/>
          <w:spacing w:val="0"/>
          <w:sz w:val="21"/>
          <w:szCs w:val="21"/>
          <w:lang w:eastAsia="zh-CN"/>
        </w:rPr>
        <w:t>ultiplexing</w:t>
      </w:r>
      <w:del w:id="38" w:author="tbguo" w:date="2026-03-12T09:49:00Z" w16du:dateUtc="2026-03-12T01:49:00Z">
        <w:r w:rsidRPr="003A0C10" w:rsidDel="004C3751">
          <w:rPr>
            <w:rFonts w:eastAsia="宋体" w:cs="宋体"/>
            <w:spacing w:val="0"/>
            <w:sz w:val="21"/>
            <w:szCs w:val="21"/>
            <w:lang w:eastAsia="zh-CN"/>
          </w:rPr>
          <w:delText xml:space="preserve"> (TDM)</w:delText>
        </w:r>
      </w:del>
      <w:r>
        <w:rPr>
          <w:rFonts w:eastAsia="宋体" w:cs="宋体" w:hint="eastAsia"/>
          <w:spacing w:val="0"/>
          <w:sz w:val="21"/>
          <w:szCs w:val="21"/>
          <w:lang w:eastAsia="zh-CN"/>
        </w:rPr>
        <w:t>.</w:t>
      </w:r>
      <w:r w:rsidRPr="003A0C10">
        <w:rPr>
          <w:rFonts w:eastAsia="宋体" w:cs="宋体"/>
          <w:spacing w:val="0"/>
          <w:sz w:val="21"/>
          <w:szCs w:val="21"/>
          <w:lang w:eastAsia="zh-CN"/>
        </w:rPr>
        <w:t xml:space="preserve"> The simulations </w:t>
      </w:r>
      <w:r>
        <w:rPr>
          <w:rFonts w:eastAsia="宋体" w:cs="宋体" w:hint="eastAsia"/>
          <w:spacing w:val="0"/>
          <w:sz w:val="21"/>
          <w:szCs w:val="21"/>
          <w:lang w:eastAsia="zh-CN"/>
        </w:rPr>
        <w:t>are</w:t>
      </w:r>
      <w:r w:rsidRPr="003A0C10">
        <w:rPr>
          <w:rFonts w:eastAsia="宋体" w:cs="宋体"/>
          <w:spacing w:val="0"/>
          <w:sz w:val="21"/>
          <w:szCs w:val="21"/>
          <w:lang w:eastAsia="zh-CN"/>
        </w:rPr>
        <w:t xml:space="preserve"> performed under </w:t>
      </w:r>
      <w:r>
        <w:rPr>
          <w:rFonts w:eastAsia="宋体" w:cs="宋体" w:hint="eastAsia"/>
          <w:spacing w:val="0"/>
          <w:sz w:val="21"/>
          <w:szCs w:val="21"/>
          <w:lang w:eastAsia="zh-CN"/>
        </w:rPr>
        <w:t>a</w:t>
      </w:r>
      <w:r w:rsidRPr="003A0C10">
        <w:rPr>
          <w:rFonts w:eastAsia="宋体" w:cs="宋体"/>
          <w:spacing w:val="0"/>
          <w:sz w:val="21"/>
          <w:szCs w:val="21"/>
          <w:lang w:eastAsia="zh-CN"/>
        </w:rPr>
        <w:t xml:space="preserve">dditive </w:t>
      </w:r>
      <w:r>
        <w:rPr>
          <w:rFonts w:eastAsia="宋体" w:cs="宋体" w:hint="eastAsia"/>
          <w:spacing w:val="0"/>
          <w:sz w:val="21"/>
          <w:szCs w:val="21"/>
          <w:lang w:eastAsia="zh-CN"/>
        </w:rPr>
        <w:t>w</w:t>
      </w:r>
      <w:r w:rsidRPr="003A0C10">
        <w:rPr>
          <w:rFonts w:eastAsia="宋体" w:cs="宋体"/>
          <w:spacing w:val="0"/>
          <w:sz w:val="21"/>
          <w:szCs w:val="21"/>
          <w:lang w:eastAsia="zh-CN"/>
        </w:rPr>
        <w:t xml:space="preserve">hite </w:t>
      </w:r>
      <w:r>
        <w:rPr>
          <w:rFonts w:eastAsia="宋体" w:cs="宋体" w:hint="eastAsia"/>
          <w:spacing w:val="0"/>
          <w:sz w:val="21"/>
          <w:szCs w:val="21"/>
          <w:lang w:eastAsia="zh-CN"/>
        </w:rPr>
        <w:t>g</w:t>
      </w:r>
      <w:r w:rsidRPr="003A0C10">
        <w:rPr>
          <w:rFonts w:eastAsia="宋体" w:cs="宋体"/>
          <w:spacing w:val="0"/>
          <w:sz w:val="21"/>
          <w:szCs w:val="21"/>
          <w:lang w:eastAsia="zh-CN"/>
        </w:rPr>
        <w:t xml:space="preserve">aussian </w:t>
      </w:r>
      <w:r>
        <w:rPr>
          <w:rFonts w:eastAsia="宋体" w:cs="宋体" w:hint="eastAsia"/>
          <w:spacing w:val="0"/>
          <w:sz w:val="21"/>
          <w:szCs w:val="21"/>
          <w:lang w:eastAsia="zh-CN"/>
        </w:rPr>
        <w:t>n</w:t>
      </w:r>
      <w:r w:rsidRPr="003A0C10">
        <w:rPr>
          <w:rFonts w:eastAsia="宋体" w:cs="宋体"/>
          <w:spacing w:val="0"/>
          <w:sz w:val="21"/>
          <w:szCs w:val="21"/>
          <w:lang w:eastAsia="zh-CN"/>
        </w:rPr>
        <w:t xml:space="preserve">oise (AWGN). </w:t>
      </w:r>
      <w:commentRangeStart w:id="39"/>
      <w:ins w:id="40" w:author="tbguo" w:date="2026-03-12T19:08:00Z" w16du:dateUtc="2026-03-12T11:08:00Z">
        <w:r w:rsidR="00D24642">
          <w:rPr>
            <w:rFonts w:eastAsia="宋体" w:cs="宋体" w:hint="eastAsia"/>
            <w:spacing w:val="0"/>
            <w:sz w:val="21"/>
            <w:szCs w:val="21"/>
            <w:lang w:eastAsia="zh-CN"/>
          </w:rPr>
          <w:t>In the simulation</w:t>
        </w:r>
      </w:ins>
      <w:commentRangeEnd w:id="39"/>
      <w:r w:rsidR="00D24642">
        <w:rPr>
          <w:rStyle w:val="ab"/>
          <w:rFonts w:eastAsia="宋体" w:cs="宋体" w:hint="eastAsia"/>
          <w:spacing w:val="0"/>
          <w:lang w:eastAsia="zh-CN"/>
        </w:rPr>
        <w:commentReference w:id="39"/>
      </w:r>
      <w:ins w:id="41" w:author="tbguo" w:date="2026-03-12T19:08:00Z" w16du:dateUtc="2026-03-12T11:08:00Z">
        <w:r w:rsidR="00D24642">
          <w:rPr>
            <w:rFonts w:eastAsia="宋体" w:cs="宋体" w:hint="eastAsia"/>
            <w:spacing w:val="0"/>
            <w:sz w:val="21"/>
            <w:szCs w:val="21"/>
            <w:lang w:eastAsia="zh-CN"/>
          </w:rPr>
          <w:t xml:space="preserve">, </w:t>
        </w:r>
      </w:ins>
    </w:p>
    <w:p w14:paraId="1289A308" w14:textId="5B24919E" w:rsidR="00D72278" w:rsidRDefault="00D72005" w:rsidP="00D72005">
      <w:pPr>
        <w:ind w:firstLine="420"/>
        <w:jc w:val="both"/>
        <w:rPr>
          <w:rFonts w:eastAsia="宋体" w:cs="宋体"/>
          <w:spacing w:val="0"/>
          <w:sz w:val="21"/>
          <w:szCs w:val="21"/>
          <w:lang w:eastAsia="zh-CN"/>
        </w:rPr>
      </w:pPr>
      <w:r w:rsidRPr="003A0C10">
        <w:rPr>
          <w:rFonts w:eastAsia="宋体" w:cs="宋体"/>
          <w:spacing w:val="0"/>
          <w:sz w:val="21"/>
          <w:szCs w:val="21"/>
          <w:lang w:eastAsia="zh-CN"/>
        </w:rPr>
        <w:t>Detailed</w:t>
      </w:r>
      <w:r>
        <w:rPr>
          <w:rFonts w:eastAsia="宋体" w:cs="宋体" w:hint="eastAsia"/>
          <w:spacing w:val="0"/>
          <w:sz w:val="21"/>
          <w:szCs w:val="21"/>
          <w:lang w:eastAsia="zh-CN"/>
        </w:rPr>
        <w:t xml:space="preserve"> </w:t>
      </w:r>
      <w:r w:rsidRPr="003A0C10">
        <w:rPr>
          <w:rFonts w:eastAsia="宋体" w:cs="宋体"/>
          <w:spacing w:val="0"/>
          <w:sz w:val="21"/>
          <w:szCs w:val="21"/>
          <w:lang w:eastAsia="zh-CN"/>
        </w:rPr>
        <w:t>definitions of the AWGN model, the formulation of the demodulation error, the specific frequency assignments for both the OFE and TDM signals, and the theoretical derivation of the 10 kHz frequency spacing threshold are provided in Supplement 1.</w:t>
      </w:r>
    </w:p>
    <w:p w14:paraId="607EDC26" w14:textId="093ED459" w:rsidR="00D06800" w:rsidRDefault="00D06800" w:rsidP="00D06800">
      <w:pPr>
        <w:ind w:firstLine="420"/>
        <w:jc w:val="both"/>
        <w:rPr>
          <w:rFonts w:eastAsia="宋体" w:cs="宋体"/>
          <w:spacing w:val="0"/>
          <w:sz w:val="21"/>
          <w:szCs w:val="21"/>
          <w:lang w:eastAsia="zh-CN"/>
        </w:rPr>
      </w:pPr>
      <w:r w:rsidRPr="00D06800">
        <w:rPr>
          <w:rFonts w:eastAsia="宋体" w:cs="宋体"/>
          <w:spacing w:val="0"/>
          <w:sz w:val="21"/>
          <w:szCs w:val="21"/>
          <w:lang w:eastAsia="zh-CN"/>
        </w:rPr>
        <w:t>Figure 2(a) illustrates the time-domain waveforms of both schemes under noiseless</w:t>
      </w:r>
      <w:ins w:id="42" w:author="tbguo" w:date="2026-03-12T19:11:00Z" w16du:dateUtc="2026-03-12T11:11:00Z">
        <w:r w:rsidR="00D24642">
          <w:rPr>
            <w:rFonts w:eastAsia="宋体" w:cs="宋体" w:hint="eastAsia"/>
            <w:spacing w:val="0"/>
            <w:sz w:val="21"/>
            <w:szCs w:val="21"/>
            <w:lang w:eastAsia="zh-CN"/>
          </w:rPr>
          <w:t xml:space="preserve"> (</w:t>
        </w:r>
      </w:ins>
      <w:ins w:id="43" w:author="tbguo" w:date="2026-03-12T19:12:00Z" w16du:dateUtc="2026-03-12T11:12:00Z">
        <w:r w:rsidR="00D24642">
          <w:rPr>
            <w:rFonts w:eastAsia="宋体" w:cs="宋体" w:hint="eastAsia"/>
            <w:spacing w:val="0"/>
            <w:sz w:val="21"/>
            <w:szCs w:val="21"/>
            <w:lang w:eastAsia="zh-CN"/>
          </w:rPr>
          <w:t>solid</w:t>
        </w:r>
      </w:ins>
      <w:ins w:id="44" w:author="tbguo" w:date="2026-03-12T19:11:00Z" w16du:dateUtc="2026-03-12T11:11:00Z">
        <w:r w:rsidR="00D24642">
          <w:rPr>
            <w:rFonts w:eastAsia="宋体" w:cs="宋体" w:hint="eastAsia"/>
            <w:spacing w:val="0"/>
            <w:sz w:val="21"/>
            <w:szCs w:val="21"/>
            <w:lang w:eastAsia="zh-CN"/>
          </w:rPr>
          <w:t xml:space="preserve"> line</w:t>
        </w:r>
      </w:ins>
      <w:ins w:id="45" w:author="tbguo" w:date="2026-03-12T19:12:00Z" w16du:dateUtc="2026-03-12T11:12:00Z">
        <w:r w:rsidR="00D24642">
          <w:rPr>
            <w:rFonts w:eastAsia="宋体" w:cs="宋体" w:hint="eastAsia"/>
            <w:spacing w:val="0"/>
            <w:sz w:val="21"/>
            <w:szCs w:val="21"/>
            <w:lang w:eastAsia="zh-CN"/>
          </w:rPr>
          <w:t>s</w:t>
        </w:r>
      </w:ins>
      <w:ins w:id="46" w:author="tbguo" w:date="2026-03-12T19:11:00Z" w16du:dateUtc="2026-03-12T11:11:00Z">
        <w:r w:rsidR="00D24642">
          <w:rPr>
            <w:rFonts w:eastAsia="宋体" w:cs="宋体" w:hint="eastAsia"/>
            <w:spacing w:val="0"/>
            <w:sz w:val="21"/>
            <w:szCs w:val="21"/>
            <w:lang w:eastAsia="zh-CN"/>
          </w:rPr>
          <w:t>)</w:t>
        </w:r>
      </w:ins>
      <w:r w:rsidRPr="00D06800">
        <w:rPr>
          <w:rFonts w:eastAsia="宋体" w:cs="宋体"/>
          <w:spacing w:val="0"/>
          <w:sz w:val="21"/>
          <w:szCs w:val="21"/>
          <w:lang w:eastAsia="zh-CN"/>
        </w:rPr>
        <w:t xml:space="preserve"> and noisy </w:t>
      </w:r>
      <w:ins w:id="47" w:author="tbguo" w:date="2026-03-12T19:12:00Z" w16du:dateUtc="2026-03-12T11:12:00Z">
        <w:r w:rsidR="00D24642">
          <w:rPr>
            <w:rFonts w:eastAsia="宋体" w:cs="宋体" w:hint="eastAsia"/>
            <w:spacing w:val="0"/>
            <w:sz w:val="21"/>
            <w:szCs w:val="21"/>
            <w:lang w:eastAsia="zh-CN"/>
          </w:rPr>
          <w:t xml:space="preserve">(dashed lines) </w:t>
        </w:r>
      </w:ins>
      <w:r w:rsidRPr="00D06800">
        <w:rPr>
          <w:rFonts w:eastAsia="宋体" w:cs="宋体"/>
          <w:spacing w:val="0"/>
          <w:sz w:val="21"/>
          <w:szCs w:val="21"/>
          <w:lang w:eastAsia="zh-CN"/>
        </w:rPr>
        <w:t xml:space="preserve">conditions. The OFE signal exhibits a continuously varying composite waveform arising from the superposition of multiple sinusoidal carriers modulated simultaneously, whereas the TDM signal presents a discrete, step-like profile corresponding to sequential activation of individual </w:t>
      </w:r>
      <w:del w:id="48" w:author="tbguo" w:date="2026-03-12T09:50:00Z" w16du:dateUtc="2026-03-12T01:50:00Z">
        <w:r w:rsidRPr="00D06800" w:rsidDel="004C3751">
          <w:rPr>
            <w:rFonts w:eastAsia="宋体" w:cs="宋体"/>
            <w:spacing w:val="0"/>
            <w:sz w:val="21"/>
            <w:szCs w:val="21"/>
            <w:lang w:eastAsia="zh-CN"/>
          </w:rPr>
          <w:delText>LEDs</w:delText>
        </w:r>
      </w:del>
      <w:ins w:id="49" w:author="tbguo" w:date="2026-03-12T09:50:00Z" w16du:dateUtc="2026-03-12T01:50:00Z">
        <w:r w:rsidR="004C3751">
          <w:rPr>
            <w:rFonts w:eastAsia="宋体" w:cs="宋体" w:hint="eastAsia"/>
            <w:spacing w:val="0"/>
            <w:sz w:val="21"/>
            <w:szCs w:val="21"/>
            <w:lang w:eastAsia="zh-CN"/>
          </w:rPr>
          <w:t>channels</w:t>
        </w:r>
      </w:ins>
      <w:r w:rsidRPr="00D06800">
        <w:rPr>
          <w:rFonts w:eastAsia="宋体" w:cs="宋体"/>
          <w:spacing w:val="0"/>
          <w:sz w:val="21"/>
          <w:szCs w:val="21"/>
          <w:lang w:eastAsia="zh-CN"/>
        </w:rPr>
        <w:t>. When AWGN at SNR = 25 dB is superimposed (inset), the OFE waveform retains its oscillatory structure with only moderate perturbation, while the TDM signal whose amplitude within each time slot is essentially a constant becomes heavily corrupted, as the noise amplitude is comparable to the signal level in each slot.</w:t>
      </w:r>
    </w:p>
    <w:p w14:paraId="46A37469" w14:textId="0786B6F9" w:rsidR="00927BC5" w:rsidRDefault="00D06800" w:rsidP="00886CFD">
      <w:pPr>
        <w:ind w:firstLine="420"/>
        <w:jc w:val="both"/>
        <w:rPr>
          <w:rFonts w:eastAsia="宋体" w:cs="宋体"/>
          <w:spacing w:val="0"/>
          <w:sz w:val="21"/>
          <w:szCs w:val="21"/>
          <w:lang w:eastAsia="zh-CN"/>
        </w:rPr>
      </w:pPr>
      <w:r w:rsidRPr="00D06800">
        <w:rPr>
          <w:rFonts w:eastAsia="宋体" w:cs="宋体"/>
          <w:spacing w:val="0"/>
          <w:sz w:val="21"/>
          <w:szCs w:val="21"/>
          <w:lang w:eastAsia="zh-CN"/>
        </w:rPr>
        <w:t xml:space="preserve">This qualitative observation is quantified in Fig. 2(b), which plots the spectral reconstruction RMSE (left axis) and the demodulation error (right axis) as functions of input SNR. Across the entire evaluated range from −10 dB to 40 dB, OFE consistently achieves lower RMSE and demodulation error than TDM by a near-constant factor. This can be understood from the processing gain inherent to frequency-domain demodulation: in OFE, the coherent correlation detection effectively integrates over all </w:t>
      </w:r>
      <w:r w:rsidRPr="00D06800">
        <w:rPr>
          <w:rFonts w:eastAsia="宋体" w:cs="宋体"/>
          <w:i/>
          <w:iCs/>
          <w:spacing w:val="0"/>
          <w:sz w:val="21"/>
          <w:szCs w:val="21"/>
          <w:lang w:eastAsia="zh-CN"/>
        </w:rPr>
        <w:t>N</w:t>
      </w:r>
      <w:r w:rsidRPr="00D06800">
        <w:rPr>
          <w:rFonts w:eastAsia="宋体" w:cs="宋体"/>
          <w:spacing w:val="0"/>
          <w:sz w:val="21"/>
          <w:szCs w:val="21"/>
          <w:lang w:eastAsia="zh-CN"/>
        </w:rPr>
        <w:t xml:space="preserve"> samples of the acquisition window for every channel, whereas in TDM each channel is confined to a time slot containing only </w:t>
      </w:r>
      <m:oMath>
        <m:r>
          <w:rPr>
            <w:rFonts w:ascii="Cambria Math" w:eastAsia="宋体" w:hAnsi="Cambria Math" w:cs="宋体"/>
            <w:spacing w:val="0"/>
            <w:sz w:val="21"/>
            <w:szCs w:val="21"/>
            <w:lang w:eastAsia="zh-CN"/>
          </w:rPr>
          <m:t>N/K</m:t>
        </m:r>
      </m:oMath>
      <w:r w:rsidRPr="00D06800">
        <w:rPr>
          <w:rFonts w:eastAsia="宋体" w:cs="宋体"/>
          <w:spacing w:val="0"/>
          <w:sz w:val="21"/>
          <w:szCs w:val="21"/>
          <w:lang w:eastAsia="zh-CN"/>
        </w:rPr>
        <w:t xml:space="preserve"> samples, where </w:t>
      </w:r>
      <m:oMath>
        <m:r>
          <w:rPr>
            <w:rFonts w:ascii="Cambria Math" w:eastAsia="宋体" w:hAnsi="Cambria Math" w:cs="宋体"/>
            <w:spacing w:val="0"/>
            <w:sz w:val="21"/>
            <w:szCs w:val="21"/>
            <w:lang w:eastAsia="zh-CN"/>
          </w:rPr>
          <m:t xml:space="preserve">K </m:t>
        </m:r>
      </m:oMath>
      <w:r w:rsidRPr="00D06800">
        <w:rPr>
          <w:rFonts w:eastAsia="宋体" w:cs="宋体"/>
          <w:spacing w:val="0"/>
          <w:sz w:val="21"/>
          <w:szCs w:val="21"/>
          <w:lang w:eastAsia="zh-CN"/>
        </w:rPr>
        <w:t xml:space="preserve">denotes the number of </w:t>
      </w:r>
      <w:del w:id="50" w:author="tbguo" w:date="2026-03-12T09:51:00Z" w16du:dateUtc="2026-03-12T01:51:00Z">
        <w:r w:rsidRPr="00D06800" w:rsidDel="004C3751">
          <w:rPr>
            <w:rFonts w:eastAsia="宋体" w:cs="宋体"/>
            <w:spacing w:val="0"/>
            <w:sz w:val="21"/>
            <w:szCs w:val="21"/>
            <w:lang w:eastAsia="zh-CN"/>
          </w:rPr>
          <w:delText>LEDs</w:delText>
        </w:r>
      </w:del>
      <w:ins w:id="51" w:author="tbguo" w:date="2026-03-12T09:51:00Z" w16du:dateUtc="2026-03-12T01:51:00Z">
        <w:r w:rsidR="004C3751">
          <w:rPr>
            <w:rFonts w:eastAsia="宋体" w:cs="宋体" w:hint="eastAsia"/>
            <w:spacing w:val="0"/>
            <w:sz w:val="21"/>
            <w:szCs w:val="21"/>
            <w:lang w:eastAsia="zh-CN"/>
          </w:rPr>
          <w:t>channels</w:t>
        </w:r>
      </w:ins>
      <w:r w:rsidRPr="00D06800">
        <w:rPr>
          <w:rFonts w:eastAsia="宋体" w:cs="宋体"/>
          <w:spacing w:val="0"/>
          <w:sz w:val="21"/>
          <w:szCs w:val="21"/>
          <w:lang w:eastAsia="zh-CN"/>
        </w:rPr>
        <w:t xml:space="preserve">. The resulting noise variance ratio is </w:t>
      </w:r>
      <m:oMath>
        <m:r>
          <w:rPr>
            <w:rFonts w:ascii="Cambria Math" w:eastAsia="宋体" w:hAnsi="Cambria Math" w:cs="宋体"/>
            <w:spacing w:val="0"/>
            <w:sz w:val="21"/>
            <w:szCs w:val="21"/>
            <w:lang w:eastAsia="zh-CN"/>
          </w:rPr>
          <m:t>K</m:t>
        </m:r>
      </m:oMath>
      <w:r w:rsidRPr="00D06800">
        <w:rPr>
          <w:rFonts w:eastAsia="宋体" w:cs="宋体"/>
          <w:spacing w:val="0"/>
          <w:sz w:val="21"/>
          <w:szCs w:val="21"/>
          <w:lang w:eastAsia="zh-CN"/>
        </w:rPr>
        <w:t xml:space="preserve">, yielding a demodulation error ratio of </w:t>
      </w:r>
      <m:oMath>
        <m:r>
          <w:rPr>
            <w:rFonts w:ascii="Cambria Math" w:eastAsia="宋体" w:hAnsi="Cambria Math" w:cs="宋体"/>
            <w:spacing w:val="0"/>
            <w:sz w:val="21"/>
            <w:szCs w:val="21"/>
            <w:lang w:eastAsia="zh-CN"/>
          </w:rPr>
          <m:t>√K ≈ 3.5</m:t>
        </m:r>
      </m:oMath>
      <w:r w:rsidRPr="00D06800">
        <w:rPr>
          <w:rFonts w:eastAsia="宋体" w:cs="宋体"/>
          <w:spacing w:val="0"/>
          <w:sz w:val="21"/>
          <w:szCs w:val="21"/>
          <w:lang w:eastAsia="zh-CN"/>
        </w:rPr>
        <w:t xml:space="preserve"> for </w:t>
      </w:r>
      <m:oMath>
        <m:r>
          <w:rPr>
            <w:rFonts w:ascii="Cambria Math" w:eastAsia="宋体" w:hAnsi="Cambria Math" w:cs="宋体"/>
            <w:spacing w:val="0"/>
            <w:sz w:val="21"/>
            <w:szCs w:val="21"/>
            <w:lang w:eastAsia="zh-CN"/>
          </w:rPr>
          <m:t>K</m:t>
        </m:r>
      </m:oMath>
      <w:r w:rsidRPr="00D06800">
        <w:rPr>
          <w:rFonts w:eastAsia="宋体" w:cs="宋体"/>
          <w:spacing w:val="0"/>
          <w:sz w:val="21"/>
          <w:szCs w:val="21"/>
          <w:lang w:eastAsia="zh-CN"/>
        </w:rPr>
        <w:t xml:space="preserve"> = 12 channels, consistent with the observed separation between the two curves. </w:t>
      </w:r>
    </w:p>
    <w:p w14:paraId="7EB07BFA" w14:textId="77777777" w:rsidR="003C7438" w:rsidRDefault="003C7438" w:rsidP="003C7438">
      <w:pPr>
        <w:ind w:firstLine="420"/>
        <w:jc w:val="both"/>
        <w:rPr>
          <w:rFonts w:eastAsia="宋体" w:cs="宋体"/>
          <w:spacing w:val="0"/>
          <w:sz w:val="21"/>
          <w:szCs w:val="21"/>
          <w:lang w:eastAsia="zh-CN"/>
        </w:rPr>
      </w:pPr>
      <w:r w:rsidRPr="00D06800">
        <w:rPr>
          <w:rFonts w:eastAsia="宋体" w:cs="宋体"/>
          <w:spacing w:val="0"/>
          <w:sz w:val="21"/>
          <w:szCs w:val="21"/>
          <w:lang w:eastAsia="zh-CN"/>
        </w:rPr>
        <w:t xml:space="preserve">Beyond broadband AWGN, a distinct noise concern in practical OFE systems is narrowband interference from ambient sources whose spectral content falls near the modulation carriers. To investigate this, we simulate multi-tone interference at frequencies offset from the OFE carriers by </w:t>
      </w:r>
      <m:oMath>
        <m:r>
          <w:rPr>
            <w:rFonts w:ascii="Cambria Math" w:eastAsia="宋体" w:hAnsi="Cambria Math" w:cs="宋体"/>
            <w:spacing w:val="0"/>
            <w:sz w:val="21"/>
            <w:szCs w:val="21"/>
            <w:lang w:eastAsia="zh-CN"/>
          </w:rPr>
          <m:t>Δf</m:t>
        </m:r>
      </m:oMath>
      <w:r w:rsidRPr="00D06800">
        <w:rPr>
          <w:rFonts w:eastAsia="宋体" w:cs="宋体"/>
          <w:spacing w:val="0"/>
          <w:sz w:val="21"/>
          <w:szCs w:val="21"/>
          <w:lang w:eastAsia="zh-CN"/>
        </w:rPr>
        <w:t xml:space="preserve"> = 1, 5, and 10 kHz, respectively. As shown in Fig. 2(c), the time-domain waveforms under </w:t>
      </w:r>
      <m:oMath>
        <m:r>
          <w:rPr>
            <w:rFonts w:ascii="Cambria Math" w:eastAsia="宋体" w:hAnsi="Cambria Math" w:cs="宋体"/>
            <w:spacing w:val="0"/>
            <w:sz w:val="21"/>
            <w:szCs w:val="21"/>
            <w:lang w:eastAsia="zh-CN"/>
          </w:rPr>
          <m:t>Δf</m:t>
        </m:r>
      </m:oMath>
      <w:r w:rsidRPr="00D06800">
        <w:rPr>
          <w:rFonts w:eastAsia="宋体" w:cs="宋体"/>
          <w:spacing w:val="0"/>
          <w:sz w:val="21"/>
          <w:szCs w:val="21"/>
          <w:lang w:eastAsia="zh-CN"/>
        </w:rPr>
        <w:t xml:space="preserve"> = 1 kHz exhibit pronounced beating patterns, indicating strong spectral leakage into the demodulation bins, while larger offsets produce progressively less visible distortion. Figure 2(d) presents the corresponding RMSE as a function of SNR. At Δ</w:t>
      </w:r>
      <w:r w:rsidRPr="00D06800">
        <w:rPr>
          <w:rFonts w:eastAsia="宋体" w:cs="宋体"/>
          <w:i/>
          <w:iCs/>
          <w:spacing w:val="0"/>
          <w:sz w:val="21"/>
          <w:szCs w:val="21"/>
          <w:lang w:eastAsia="zh-CN"/>
        </w:rPr>
        <w:t>f</w:t>
      </w:r>
      <w:r w:rsidRPr="00D06800">
        <w:rPr>
          <w:rFonts w:eastAsia="宋体" w:cs="宋体"/>
          <w:spacing w:val="0"/>
          <w:sz w:val="21"/>
          <w:szCs w:val="21"/>
          <w:lang w:eastAsia="zh-CN"/>
        </w:rPr>
        <w:t xml:space="preserve"> = 1 kHz, the OFE reconstruction error remains elevated and comparable to or worse than TDM, because the interfering tones fall within the mainlobe of the DFT bins centered on each carrier, rendering the frequency-domain separation ineffective. At Δ</w:t>
      </w:r>
      <w:r w:rsidRPr="00D06800">
        <w:rPr>
          <w:rFonts w:eastAsia="宋体" w:cs="宋体"/>
          <w:i/>
          <w:iCs/>
          <w:spacing w:val="0"/>
          <w:sz w:val="21"/>
          <w:szCs w:val="21"/>
          <w:lang w:eastAsia="zh-CN"/>
        </w:rPr>
        <w:t>f</w:t>
      </w:r>
      <w:r w:rsidRPr="00D06800">
        <w:rPr>
          <w:rFonts w:eastAsia="宋体" w:cs="宋体"/>
          <w:spacing w:val="0"/>
          <w:sz w:val="21"/>
          <w:szCs w:val="21"/>
          <w:lang w:eastAsia="zh-CN"/>
        </w:rPr>
        <w:t xml:space="preserve"> = 5 kHz the situation improves substantially, particularly at moderate-to-high SNR, as the interference migrates toward the sidelobe region. At Δ</w:t>
      </w:r>
      <w:r w:rsidRPr="00D06800">
        <w:rPr>
          <w:rFonts w:eastAsia="宋体" w:cs="宋体"/>
          <w:i/>
          <w:iCs/>
          <w:spacing w:val="0"/>
          <w:sz w:val="21"/>
          <w:szCs w:val="21"/>
          <w:lang w:eastAsia="zh-CN"/>
        </w:rPr>
        <w:t>f</w:t>
      </w:r>
      <w:r w:rsidRPr="00D06800">
        <w:rPr>
          <w:rFonts w:eastAsia="宋体" w:cs="宋体"/>
          <w:spacing w:val="0"/>
          <w:sz w:val="21"/>
          <w:szCs w:val="21"/>
          <w:lang w:eastAsia="zh-CN"/>
        </w:rPr>
        <w:t xml:space="preserve"> = 10 kHz — exceeding the minimum guard-band threshold dictated by the frequency resolution 1/</w:t>
      </w:r>
      <w:r w:rsidRPr="00D06800">
        <w:rPr>
          <w:rFonts w:eastAsia="宋体" w:cs="宋体"/>
          <w:i/>
          <w:iCs/>
          <w:spacing w:val="0"/>
          <w:sz w:val="21"/>
          <w:szCs w:val="21"/>
          <w:lang w:eastAsia="zh-CN"/>
        </w:rPr>
        <w:t>T</w:t>
      </w:r>
      <w:r w:rsidRPr="00D06800">
        <w:rPr>
          <w:rFonts w:eastAsia="宋体" w:cs="宋体"/>
          <w:spacing w:val="0"/>
          <w:sz w:val="21"/>
          <w:szCs w:val="21"/>
          <w:lang w:eastAsia="zh-CN"/>
        </w:rPr>
        <w:t xml:space="preserve"> of the acquisition window — the OFE system restores its full noise immunity, maintaining a consistently low RMSE that is nearly independent of the interference level. These results establish a practical design guideline: the minimum carrier spacing in OFE must satisfy </w:t>
      </w:r>
      <m:oMath>
        <m:r>
          <w:rPr>
            <w:rFonts w:ascii="Cambria Math" w:eastAsia="宋体" w:hAnsi="Cambria Math" w:cs="宋体"/>
            <w:spacing w:val="0"/>
            <w:sz w:val="21"/>
            <w:szCs w:val="21"/>
            <w:lang w:eastAsia="zh-CN"/>
          </w:rPr>
          <m:t>Δf</m:t>
        </m:r>
      </m:oMath>
      <w:r w:rsidRPr="00D06800">
        <w:rPr>
          <w:rFonts w:eastAsia="宋体" w:cs="宋体"/>
          <w:spacing w:val="0"/>
          <w:sz w:val="21"/>
          <w:szCs w:val="21"/>
          <w:lang w:eastAsia="zh-CN"/>
        </w:rPr>
        <w:t xml:space="preserve"> ≥ 1/</w:t>
      </w:r>
      <w:r w:rsidRPr="00D06800">
        <w:rPr>
          <w:rFonts w:eastAsia="宋体" w:cs="宋体"/>
          <w:i/>
          <w:iCs/>
          <w:spacing w:val="0"/>
          <w:sz w:val="21"/>
          <w:szCs w:val="21"/>
          <w:lang w:eastAsia="zh-CN"/>
        </w:rPr>
        <w:t>T</w:t>
      </w:r>
      <w:r w:rsidRPr="00D06800">
        <w:rPr>
          <w:rFonts w:eastAsia="宋体" w:cs="宋体"/>
          <w:spacing w:val="0"/>
          <w:sz w:val="21"/>
          <w:szCs w:val="21"/>
          <w:lang w:eastAsia="zh-CN"/>
        </w:rPr>
        <w:t xml:space="preserve"> with sufficient margin to ensure that ambient narrowband interference does not compromise reconstruction fidelity.</w:t>
      </w:r>
    </w:p>
    <w:p w14:paraId="529EC46D" w14:textId="77777777" w:rsidR="003C7438" w:rsidRPr="003C7438" w:rsidRDefault="003C7438" w:rsidP="00886CFD">
      <w:pPr>
        <w:ind w:firstLine="420"/>
        <w:jc w:val="both"/>
        <w:rPr>
          <w:rFonts w:eastAsia="宋体" w:cs="宋体"/>
          <w:spacing w:val="0"/>
          <w:sz w:val="21"/>
          <w:szCs w:val="21"/>
          <w:lang w:eastAsia="zh-CN"/>
        </w:rPr>
      </w:pPr>
    </w:p>
    <w:p w14:paraId="231839FB" w14:textId="77777777" w:rsidR="0069680E" w:rsidRDefault="0069680E" w:rsidP="00886CFD">
      <w:pPr>
        <w:ind w:firstLine="420"/>
        <w:jc w:val="both"/>
        <w:rPr>
          <w:rFonts w:eastAsia="宋体" w:cs="宋体"/>
          <w:spacing w:val="0"/>
          <w:sz w:val="21"/>
          <w:szCs w:val="21"/>
          <w:lang w:eastAsia="zh-CN"/>
        </w:rPr>
      </w:pPr>
    </w:p>
    <w:p w14:paraId="6EC65861" w14:textId="075A72FE" w:rsidR="00231EA3" w:rsidRDefault="00231EA3" w:rsidP="00231EA3">
      <w:pPr>
        <w:ind w:firstLine="420"/>
        <w:jc w:val="center"/>
        <w:rPr>
          <w:rFonts w:eastAsia="宋体" w:cs="宋体" w:hint="eastAsia"/>
          <w:spacing w:val="0"/>
          <w:sz w:val="21"/>
          <w:szCs w:val="21"/>
          <w:lang w:eastAsia="zh-CN"/>
        </w:rPr>
      </w:pPr>
      <w:commentRangeStart w:id="52"/>
      <w:r>
        <w:rPr>
          <w:rFonts w:eastAsia="宋体" w:cs="宋体"/>
          <w:noProof/>
          <w:spacing w:val="0"/>
          <w:sz w:val="21"/>
          <w:szCs w:val="21"/>
          <w:lang w:eastAsia="zh-CN"/>
        </w:rPr>
        <w:lastRenderedPageBreak/>
        <w:drawing>
          <wp:inline distT="0" distB="0" distL="0" distR="0" wp14:anchorId="33FA2476" wp14:editId="1E558BF6">
            <wp:extent cx="4019265" cy="3214832"/>
            <wp:effectExtent l="0" t="0" r="635" b="5080"/>
            <wp:docPr id="285735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5416" name="图片 1921885416"/>
                    <pic:cNvPicPr/>
                  </pic:nvPicPr>
                  <pic:blipFill>
                    <a:blip r:embed="rId13"/>
                    <a:stretch>
                      <a:fillRect/>
                    </a:stretch>
                  </pic:blipFill>
                  <pic:spPr>
                    <a:xfrm>
                      <a:off x="0" y="0"/>
                      <a:ext cx="4022930" cy="3217763"/>
                    </a:xfrm>
                    <a:prstGeom prst="rect">
                      <a:avLst/>
                    </a:prstGeom>
                  </pic:spPr>
                </pic:pic>
              </a:graphicData>
            </a:graphic>
          </wp:inline>
        </w:drawing>
      </w:r>
      <w:commentRangeEnd w:id="52"/>
      <w:r w:rsidR="00883893">
        <w:rPr>
          <w:rStyle w:val="ab"/>
          <w:rFonts w:eastAsia="宋体" w:cs="宋体" w:hint="eastAsia"/>
          <w:spacing w:val="0"/>
          <w:lang w:eastAsia="zh-CN"/>
        </w:rPr>
        <w:commentReference w:id="52"/>
      </w:r>
    </w:p>
    <w:p w14:paraId="6A920B73" w14:textId="5CF8EE9D" w:rsidR="00231EA3" w:rsidRDefault="00231EA3" w:rsidP="00231EA3">
      <w:pPr>
        <w:jc w:val="both"/>
        <w:rPr>
          <w:rFonts w:eastAsiaTheme="minorEastAsia"/>
          <w:sz w:val="21"/>
          <w:szCs w:val="21"/>
          <w:lang w:eastAsia="zh-CN"/>
        </w:rPr>
      </w:pPr>
      <w:r w:rsidRPr="00FA371A">
        <w:rPr>
          <w:b/>
          <w:bCs/>
          <w:sz w:val="21"/>
          <w:szCs w:val="21"/>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Pr="00FA371A">
        <w:rPr>
          <w:b/>
          <w:bCs/>
          <w:noProof/>
          <w:sz w:val="21"/>
          <w:szCs w:val="21"/>
        </w:rPr>
        <w:t>2</w:t>
      </w:r>
      <w:r w:rsidRPr="00FA371A">
        <w:rPr>
          <w:b/>
          <w:bCs/>
          <w:sz w:val="21"/>
          <w:szCs w:val="21"/>
        </w:rPr>
        <w:fldChar w:fldCharType="end"/>
      </w:r>
      <w:r w:rsidRPr="00FA371A">
        <w:rPr>
          <w:rFonts w:hint="eastAsia"/>
          <w:sz w:val="21"/>
          <w:szCs w:val="21"/>
          <w:lang w:eastAsia="zh-CN"/>
        </w:rPr>
        <w:t>.</w:t>
      </w:r>
      <w:r w:rsidRPr="00FA371A">
        <w:rPr>
          <w:b/>
          <w:bCs/>
          <w:sz w:val="21"/>
          <w:szCs w:val="21"/>
        </w:rPr>
        <w:t xml:space="preserve"> </w:t>
      </w:r>
      <w:r w:rsidRPr="00FA371A">
        <w:rPr>
          <w:b/>
          <w:bCs/>
          <w:sz w:val="21"/>
          <w:szCs w:val="21"/>
          <w:lang w:eastAsia="zh-CN"/>
        </w:rPr>
        <w:t>Simulation of noise rejection mechanisms and quantitative analysis.</w:t>
      </w:r>
      <w:r w:rsidRPr="00FA371A">
        <w:rPr>
          <w:sz w:val="21"/>
          <w:szCs w:val="21"/>
          <w:lang w:eastAsia="zh-CN"/>
        </w:rPr>
        <w:t xml:space="preserve"> </w:t>
      </w:r>
      <w:r w:rsidRPr="001F0433">
        <w:rPr>
          <w:sz w:val="21"/>
          <w:szCs w:val="21"/>
          <w:lang w:eastAsia="zh-CN"/>
        </w:rPr>
        <w:t xml:space="preserve">(a) </w:t>
      </w:r>
      <w:r w:rsidRPr="00ED3197">
        <w:rPr>
          <w:sz w:val="21"/>
          <w:szCs w:val="21"/>
          <w:lang w:eastAsia="zh-CN"/>
        </w:rPr>
        <w:t>Time-domain signal comparison. OFE exhibits a continuously varying composite waveform characteristic of parallel frequency multiplexing, whereas TDM presents discrete, sequential step-like features. The inset highlights the superimposition of additive white Gaussian noise (AWGN, SNR = 25 dB) on both signals.</w:t>
      </w:r>
      <w:r w:rsidRPr="001F0433">
        <w:rPr>
          <w:sz w:val="21"/>
          <w:szCs w:val="21"/>
          <w:lang w:eastAsia="zh-CN"/>
        </w:rPr>
        <w:t xml:space="preserve"> (b) </w:t>
      </w:r>
      <w:r w:rsidRPr="006B6E14">
        <w:rPr>
          <w:sz w:val="21"/>
          <w:szCs w:val="21"/>
          <w:lang w:eastAsia="zh-CN"/>
        </w:rPr>
        <w:t>Quantitative analysis of reconstruction accuracy under AWGN. The results indicate that TDM is significantly more susceptible to AWGN degradation, while OFE maintains a consistently lower root-mean-square error (RMSE) and demodulation error across the evaluated SNR range.</w:t>
      </w:r>
      <w:r w:rsidRPr="001F0433">
        <w:rPr>
          <w:sz w:val="21"/>
          <w:szCs w:val="21"/>
          <w:lang w:eastAsia="zh-CN"/>
        </w:rPr>
        <w:t xml:space="preserve"> (c) Simulated time-domain waveforms for OFE under different frequency spacings (</w:t>
      </w:r>
      <m:oMath>
        <m:r>
          <m:rPr>
            <m:sty m:val="p"/>
          </m:rPr>
          <w:rPr>
            <w:rFonts w:ascii="Cambria Math" w:hAnsi="Cambria Math" w:hint="eastAsia"/>
            <w:sz w:val="21"/>
            <w:szCs w:val="21"/>
            <w:lang w:eastAsia="zh-CN"/>
          </w:rPr>
          <m:t>Δ</m:t>
        </m:r>
        <m:r>
          <w:rPr>
            <w:rFonts w:ascii="Cambria Math" w:hAnsi="Cambria Math"/>
            <w:sz w:val="21"/>
            <w:szCs w:val="21"/>
            <w:lang w:eastAsia="zh-CN"/>
          </w:rPr>
          <m:t>f</m:t>
        </m:r>
      </m:oMath>
      <w:r w:rsidRPr="001F0433">
        <w:rPr>
          <w:sz w:val="21"/>
          <w:szCs w:val="21"/>
          <w:lang w:eastAsia="zh-CN"/>
        </w:rPr>
        <w:t xml:space="preserve"> = 1 kHz, 5 kHz, and 10 kHz). (d) </w:t>
      </w:r>
      <w:r w:rsidRPr="0002413E">
        <w:rPr>
          <w:sz w:val="21"/>
          <w:szCs w:val="21"/>
          <w:lang w:eastAsia="zh-CN"/>
        </w:rPr>
        <w:t xml:space="preserve">Evaluation of RMSE versus SNR across different frequency spacings. </w:t>
      </w:r>
      <w:r>
        <w:rPr>
          <w:rFonts w:hint="eastAsia"/>
          <w:sz w:val="21"/>
          <w:szCs w:val="21"/>
          <w:lang w:eastAsia="zh-CN"/>
        </w:rPr>
        <w:t>W</w:t>
      </w:r>
      <w:r w:rsidRPr="0002413E">
        <w:rPr>
          <w:sz w:val="21"/>
          <w:szCs w:val="21"/>
          <w:lang w:eastAsia="zh-CN"/>
        </w:rPr>
        <w:t>hen the frequency spacing is selected at 10 kHz—exceeding the minimum threshold required by the OFE framework—the system achieves robust noise immunity, maintaining a consistently low reconstruction error regardless of SNR degradation.</w:t>
      </w:r>
    </w:p>
    <w:p w14:paraId="6B4063FD" w14:textId="77777777" w:rsidR="00231EA3" w:rsidRPr="00231EA3" w:rsidRDefault="00231EA3" w:rsidP="00231EA3">
      <w:pPr>
        <w:jc w:val="both"/>
        <w:rPr>
          <w:rFonts w:eastAsiaTheme="minorEastAsia" w:cs="宋体" w:hint="eastAsia"/>
          <w:spacing w:val="0"/>
          <w:sz w:val="21"/>
          <w:szCs w:val="21"/>
          <w:lang w:eastAsia="zh-CN"/>
        </w:rPr>
      </w:pPr>
    </w:p>
    <w:p w14:paraId="451B47E8" w14:textId="620DC409" w:rsidR="0069680E" w:rsidRPr="0069680E" w:rsidRDefault="0069680E" w:rsidP="0069680E">
      <w:pPr>
        <w:ind w:firstLine="420"/>
        <w:jc w:val="both"/>
        <w:rPr>
          <w:rFonts w:eastAsia="宋体" w:cs="宋体" w:hint="eastAsia"/>
          <w:spacing w:val="0"/>
          <w:sz w:val="21"/>
          <w:szCs w:val="21"/>
          <w:lang w:eastAsia="zh-CN"/>
        </w:rPr>
      </w:pPr>
      <w:ins w:id="53" w:author="tbguo" w:date="2026-03-12T10:11:00Z" w16du:dateUtc="2026-03-12T02:11:00Z">
        <w:r w:rsidRPr="0069680E">
          <w:rPr>
            <w:rFonts w:eastAsia="宋体" w:cs="宋体"/>
            <w:spacing w:val="0"/>
            <w:sz w:val="21"/>
            <w:szCs w:val="21"/>
            <w:lang w:eastAsia="zh-CN"/>
            <w:rPrChange w:id="54" w:author="tbguo" w:date="2026-03-12T10:12:00Z" w16du:dateUtc="2026-03-12T02:12:00Z">
              <w:rPr>
                <w:rFonts w:eastAsia="宋体" w:cs="宋体"/>
                <w:spacing w:val="0"/>
                <w:lang w:eastAsia="zh-CN"/>
              </w:rPr>
            </w:rPrChange>
          </w:rPr>
          <w:t>To validate the OFE framework, we develop a high-bandwidth spectral sensing prototype. The system employs narrowband LEDs as the active illumination source for orthogonal frequency encoding</w:t>
        </w:r>
      </w:ins>
      <w:commentRangeStart w:id="55"/>
      <w:ins w:id="56" w:author="tbguo" w:date="2026-03-12T10:27:00Z" w16du:dateUtc="2026-03-12T02:27:00Z">
        <w:r w:rsidR="0053290B">
          <w:rPr>
            <w:rFonts w:eastAsia="宋体" w:cs="宋体" w:hint="eastAsia"/>
            <w:spacing w:val="0"/>
            <w:sz w:val="21"/>
            <w:szCs w:val="21"/>
            <w:lang w:eastAsia="zh-CN"/>
          </w:rPr>
          <w:t xml:space="preserve"> (see Figure 3a)</w:t>
        </w:r>
      </w:ins>
      <w:commentRangeEnd w:id="55"/>
      <w:r w:rsidR="0053290B" w:rsidRPr="0069680E">
        <w:rPr>
          <w:rStyle w:val="ab"/>
          <w:rFonts w:eastAsia="宋体" w:cs="宋体"/>
          <w:spacing w:val="0"/>
          <w:lang w:eastAsia="zh-CN"/>
          <w:rPrChange w:id="57" w:author="tbguo" w:date="2026-03-12T10:12:00Z" w16du:dateUtc="2026-03-12T02:12:00Z">
            <w:rPr>
              <w:rStyle w:val="ab"/>
              <w:rFonts w:eastAsia="宋体" w:cs="宋体"/>
              <w:spacing w:val="0"/>
              <w:sz w:val="19"/>
              <w:szCs w:val="19"/>
              <w:lang w:eastAsia="zh-CN"/>
            </w:rPr>
          </w:rPrChange>
        </w:rPr>
        <w:commentReference w:id="55"/>
      </w:r>
      <w:ins w:id="58" w:author="tbguo" w:date="2026-03-12T10:11:00Z" w16du:dateUtc="2026-03-12T02:11:00Z">
        <w:r w:rsidRPr="0069680E">
          <w:rPr>
            <w:rFonts w:eastAsia="宋体" w:cs="宋体"/>
            <w:spacing w:val="0"/>
            <w:sz w:val="21"/>
            <w:szCs w:val="21"/>
            <w:lang w:eastAsia="zh-CN"/>
            <w:rPrChange w:id="59" w:author="tbguo" w:date="2026-03-12T10:12:00Z" w16du:dateUtc="2026-03-12T02:12:00Z">
              <w:rPr>
                <w:rFonts w:eastAsia="宋体" w:cs="宋体"/>
                <w:spacing w:val="0"/>
                <w:lang w:eastAsia="zh-CN"/>
              </w:rPr>
            </w:rPrChange>
          </w:rPr>
          <w:t>. For detection, we utilize a high-speed single-point photodetector coupled with a digitizer.</w:t>
        </w:r>
        <w:r w:rsidRPr="0069680E">
          <w:rPr>
            <w:rFonts w:eastAsia="宋体" w:cs="宋体" w:hint="eastAsia"/>
            <w:spacing w:val="0"/>
            <w:sz w:val="21"/>
            <w:szCs w:val="21"/>
            <w:lang w:eastAsia="zh-CN"/>
            <w:rPrChange w:id="60" w:author="tbguo" w:date="2026-03-12T10:12:00Z" w16du:dateUtc="2026-03-12T02:12:00Z">
              <w:rPr>
                <w:rFonts w:eastAsia="宋体" w:cs="宋体" w:hint="eastAsia"/>
                <w:spacing w:val="0"/>
                <w:lang w:eastAsia="zh-CN"/>
              </w:rPr>
            </w:rPrChange>
          </w:rPr>
          <w:t xml:space="preserve"> </w:t>
        </w:r>
        <w:r w:rsidRPr="0069680E">
          <w:rPr>
            <w:rFonts w:eastAsia="宋体" w:cs="宋体"/>
            <w:spacing w:val="0"/>
            <w:sz w:val="21"/>
            <w:szCs w:val="21"/>
            <w:lang w:eastAsia="zh-CN"/>
            <w:rPrChange w:id="61" w:author="tbguo" w:date="2026-03-12T10:12:00Z" w16du:dateUtc="2026-03-12T02:12:00Z">
              <w:rPr>
                <w:rFonts w:eastAsia="宋体" w:cs="宋体"/>
                <w:spacing w:val="0"/>
                <w:lang w:eastAsia="zh-CN"/>
              </w:rPr>
            </w:rPrChange>
          </w:rPr>
          <w:t xml:space="preserve">While the current LED driver imposes a physical modulation bandwidth of 500 kHz, this constraint serves as a testbed for demonstrating spectral retrieval efficiency under limited hardware resources. Within this bandwidth, the system is configured for a single-shot acquisition window of 250 μs, a speed unattainable by traditional </w:t>
        </w:r>
        <w:r w:rsidRPr="0069680E">
          <w:rPr>
            <w:rFonts w:eastAsia="宋体" w:cs="宋体" w:hint="eastAsia"/>
            <w:spacing w:val="0"/>
            <w:sz w:val="21"/>
            <w:szCs w:val="21"/>
            <w:lang w:eastAsia="zh-CN"/>
            <w:rPrChange w:id="62" w:author="tbguo" w:date="2026-03-12T10:12:00Z" w16du:dateUtc="2026-03-12T02:12:00Z">
              <w:rPr>
                <w:rFonts w:eastAsia="宋体" w:cs="宋体" w:hint="eastAsia"/>
                <w:spacing w:val="0"/>
                <w:lang w:eastAsia="zh-CN"/>
              </w:rPr>
            </w:rPrChange>
          </w:rPr>
          <w:t>TDM</w:t>
        </w:r>
        <w:r w:rsidRPr="0069680E">
          <w:rPr>
            <w:rFonts w:eastAsia="宋体" w:cs="宋体"/>
            <w:spacing w:val="0"/>
            <w:sz w:val="21"/>
            <w:szCs w:val="21"/>
            <w:lang w:eastAsia="zh-CN"/>
            <w:rPrChange w:id="63" w:author="tbguo" w:date="2026-03-12T10:12:00Z" w16du:dateUtc="2026-03-12T02:12:00Z">
              <w:rPr>
                <w:rFonts w:eastAsia="宋体" w:cs="宋体"/>
                <w:spacing w:val="0"/>
                <w:lang w:eastAsia="zh-CN"/>
              </w:rPr>
            </w:rPrChange>
          </w:rPr>
          <w:t xml:space="preserve"> approaches.</w:t>
        </w:r>
        <w:r w:rsidRPr="0069680E">
          <w:rPr>
            <w:rFonts w:eastAsia="宋体" w:cs="宋体" w:hint="eastAsia"/>
            <w:spacing w:val="0"/>
            <w:sz w:val="21"/>
            <w:szCs w:val="21"/>
            <w:lang w:eastAsia="zh-CN"/>
            <w:rPrChange w:id="64" w:author="tbguo" w:date="2026-03-12T10:12:00Z" w16du:dateUtc="2026-03-12T02:12:00Z">
              <w:rPr>
                <w:rFonts w:eastAsia="宋体" w:cs="宋体" w:hint="eastAsia"/>
                <w:spacing w:val="0"/>
                <w:lang w:eastAsia="zh-CN"/>
              </w:rPr>
            </w:rPrChange>
          </w:rPr>
          <w:t xml:space="preserve"> </w:t>
        </w:r>
      </w:ins>
    </w:p>
    <w:p w14:paraId="09A0E8BA" w14:textId="33DDAEC3" w:rsidR="00BA6712" w:rsidRDefault="00BA6712" w:rsidP="00BA6712">
      <w:pPr>
        <w:ind w:firstLine="420"/>
        <w:jc w:val="both"/>
        <w:rPr>
          <w:rFonts w:eastAsia="宋体" w:cs="宋体"/>
          <w:spacing w:val="0"/>
          <w:sz w:val="21"/>
          <w:szCs w:val="21"/>
          <w:lang w:eastAsia="zh-CN"/>
        </w:rPr>
      </w:pPr>
      <w:r w:rsidRPr="00FA371A">
        <w:rPr>
          <w:rFonts w:eastAsia="宋体" w:cs="宋体"/>
          <w:spacing w:val="0"/>
          <w:sz w:val="21"/>
          <w:szCs w:val="21"/>
          <w:lang w:eastAsia="zh-CN"/>
        </w:rPr>
        <w:t>We first assess the system's resolvin</w:t>
      </w:r>
      <w:r w:rsidRPr="0090291F">
        <w:rPr>
          <w:rFonts w:eastAsia="宋体" w:cs="宋体"/>
          <w:spacing w:val="0"/>
          <w:sz w:val="21"/>
          <w:szCs w:val="21"/>
          <w:lang w:eastAsia="zh-CN"/>
        </w:rPr>
        <w:t xml:space="preserve">g </w:t>
      </w:r>
      <w:r w:rsidR="0090291F" w:rsidRPr="00886CFD">
        <w:rPr>
          <w:rFonts w:eastAsia="宋体" w:cs="宋体"/>
          <w:spacing w:val="0"/>
          <w:sz w:val="21"/>
          <w:szCs w:val="21"/>
          <w:lang w:eastAsia="zh-CN"/>
        </w:rPr>
        <w:t>capability</w:t>
      </w:r>
      <w:r w:rsidR="0090291F" w:rsidRPr="0090291F">
        <w:rPr>
          <w:rFonts w:eastAsia="宋体" w:cs="宋体"/>
          <w:spacing w:val="0"/>
          <w:sz w:val="21"/>
          <w:szCs w:val="21"/>
          <w:lang w:eastAsia="zh-CN"/>
        </w:rPr>
        <w:t xml:space="preserve"> </w:t>
      </w:r>
      <w:r w:rsidRPr="0090291F">
        <w:rPr>
          <w:rFonts w:eastAsia="宋体" w:cs="宋体"/>
          <w:spacing w:val="0"/>
          <w:sz w:val="21"/>
          <w:szCs w:val="21"/>
          <w:lang w:eastAsia="zh-CN"/>
        </w:rPr>
        <w:t>u</w:t>
      </w:r>
      <w:r w:rsidRPr="00FA371A">
        <w:rPr>
          <w:rFonts w:eastAsia="宋体" w:cs="宋体"/>
          <w:spacing w:val="0"/>
          <w:sz w:val="21"/>
          <w:szCs w:val="21"/>
          <w:lang w:eastAsia="zh-CN"/>
        </w:rPr>
        <w:t xml:space="preserve">nder controlled lighting </w:t>
      </w:r>
      <w:commentRangeStart w:id="65"/>
      <w:r w:rsidRPr="00FA371A">
        <w:rPr>
          <w:rFonts w:eastAsia="宋体" w:cs="宋体"/>
          <w:spacing w:val="0"/>
          <w:sz w:val="21"/>
          <w:szCs w:val="21"/>
          <w:lang w:eastAsia="zh-CN"/>
        </w:rPr>
        <w:t xml:space="preserve">conditions. Figure 3a presents the spectral reconstruction of a standard reflective colorchecker. Despite the rapid </w:t>
      </w:r>
      <w:commentRangeEnd w:id="65"/>
      <w:r w:rsidR="0053290B" w:rsidRPr="00FA371A">
        <w:rPr>
          <w:rStyle w:val="ab"/>
          <w:rFonts w:eastAsia="宋体" w:cs="宋体"/>
          <w:spacing w:val="0"/>
          <w:lang w:eastAsia="zh-CN"/>
        </w:rPr>
        <w:commentReference w:id="65"/>
      </w:r>
      <w:r w:rsidRPr="00FA371A">
        <w:rPr>
          <w:rFonts w:eastAsia="宋体" w:cs="宋体"/>
          <w:spacing w:val="0"/>
          <w:sz w:val="21"/>
          <w:szCs w:val="21"/>
          <w:lang w:eastAsia="zh-CN"/>
        </w:rPr>
        <w:t xml:space="preserve">250 μs snapshot acquisition, the system retrieves the broadband reflectance profiles with </w:t>
      </w:r>
      <w:r w:rsidRPr="00FA371A">
        <w:rPr>
          <w:rFonts w:eastAsia="宋体" w:cs="宋体" w:hint="eastAsia"/>
          <w:spacing w:val="0"/>
          <w:sz w:val="21"/>
          <w:szCs w:val="21"/>
          <w:lang w:eastAsia="zh-CN"/>
        </w:rPr>
        <w:t>high</w:t>
      </w:r>
      <w:r w:rsidRPr="00FA371A">
        <w:rPr>
          <w:rFonts w:eastAsia="宋体" w:cs="宋体"/>
          <w:spacing w:val="0"/>
          <w:sz w:val="21"/>
          <w:szCs w:val="21"/>
          <w:lang w:eastAsia="zh-CN"/>
        </w:rPr>
        <w:t xml:space="preserve"> fidelity, achieving an average </w:t>
      </w:r>
      <w:r w:rsidRPr="00FA371A">
        <w:rPr>
          <w:rFonts w:eastAsia="宋体" w:cs="宋体" w:hint="eastAsia"/>
          <w:spacing w:val="0"/>
          <w:sz w:val="21"/>
          <w:szCs w:val="21"/>
          <w:lang w:eastAsia="zh-CN"/>
        </w:rPr>
        <w:t>r</w:t>
      </w:r>
      <w:r w:rsidRPr="00FA371A">
        <w:rPr>
          <w:rFonts w:eastAsia="宋体" w:cs="宋体"/>
          <w:spacing w:val="0"/>
          <w:sz w:val="21"/>
          <w:szCs w:val="21"/>
          <w:lang w:eastAsia="zh-CN"/>
        </w:rPr>
        <w:t xml:space="preserve">oot </w:t>
      </w:r>
      <w:r w:rsidRPr="00FA371A">
        <w:rPr>
          <w:rFonts w:eastAsia="宋体" w:cs="宋体" w:hint="eastAsia"/>
          <w:spacing w:val="0"/>
          <w:sz w:val="21"/>
          <w:szCs w:val="21"/>
          <w:lang w:eastAsia="zh-CN"/>
        </w:rPr>
        <w:t>m</w:t>
      </w:r>
      <w:r w:rsidRPr="00FA371A">
        <w:rPr>
          <w:rFonts w:eastAsia="宋体" w:cs="宋体"/>
          <w:spacing w:val="0"/>
          <w:sz w:val="21"/>
          <w:szCs w:val="21"/>
          <w:lang w:eastAsia="zh-CN"/>
        </w:rPr>
        <w:t xml:space="preserve">ean </w:t>
      </w:r>
      <w:r w:rsidRPr="00FA371A">
        <w:rPr>
          <w:rFonts w:eastAsia="宋体" w:cs="宋体" w:hint="eastAsia"/>
          <w:spacing w:val="0"/>
          <w:sz w:val="21"/>
          <w:szCs w:val="21"/>
          <w:lang w:eastAsia="zh-CN"/>
        </w:rPr>
        <w:t>s</w:t>
      </w:r>
      <w:r w:rsidRPr="00FA371A">
        <w:rPr>
          <w:rFonts w:eastAsia="宋体" w:cs="宋体"/>
          <w:spacing w:val="0"/>
          <w:sz w:val="21"/>
          <w:szCs w:val="21"/>
          <w:lang w:eastAsia="zh-CN"/>
        </w:rPr>
        <w:t xml:space="preserve">quare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rror (RMSE) of 0.0422. </w:t>
      </w:r>
      <w:r w:rsidR="00A92363">
        <w:rPr>
          <w:rFonts w:eastAsia="宋体" w:cs="宋体" w:hint="eastAsia"/>
          <w:spacing w:val="0"/>
          <w:sz w:val="21"/>
          <w:szCs w:val="21"/>
          <w:lang w:eastAsia="zh-CN"/>
        </w:rPr>
        <w:t>T</w:t>
      </w:r>
      <w:r w:rsidRPr="00FA371A">
        <w:rPr>
          <w:rFonts w:eastAsia="宋体" w:cs="宋体"/>
          <w:spacing w:val="0"/>
          <w:sz w:val="21"/>
          <w:szCs w:val="21"/>
          <w:lang w:eastAsia="zh-CN"/>
        </w:rPr>
        <w:t xml:space="preserve">he system’s </w:t>
      </w:r>
      <w:r w:rsidR="008A581B" w:rsidRPr="00BA288E">
        <w:rPr>
          <w:rFonts w:eastAsia="宋体" w:cs="宋体"/>
          <w:spacing w:val="0"/>
          <w:sz w:val="21"/>
          <w:szCs w:val="21"/>
          <w:lang w:eastAsia="zh-CN"/>
        </w:rPr>
        <w:t>capability</w:t>
      </w:r>
      <w:r w:rsidR="008A581B" w:rsidRPr="0090291F">
        <w:rPr>
          <w:rFonts w:eastAsia="宋体" w:cs="宋体"/>
          <w:spacing w:val="0"/>
          <w:sz w:val="21"/>
          <w:szCs w:val="21"/>
          <w:lang w:eastAsia="zh-CN"/>
        </w:rPr>
        <w:t xml:space="preserve"> </w:t>
      </w:r>
      <w:r w:rsidRPr="00FA371A">
        <w:rPr>
          <w:rFonts w:eastAsia="宋体" w:cs="宋体"/>
          <w:spacing w:val="0"/>
          <w:sz w:val="21"/>
          <w:szCs w:val="21"/>
          <w:lang w:eastAsia="zh-CN"/>
        </w:rPr>
        <w:t xml:space="preserve">to resolve fine spectral features is </w:t>
      </w:r>
      <w:ins w:id="66" w:author="tbguo" w:date="2026-03-12T10:32:00Z" w16du:dateUtc="2026-03-12T02:32:00Z">
        <w:r w:rsidR="00231EA3">
          <w:rPr>
            <w:rFonts w:eastAsia="宋体" w:cs="宋体" w:hint="eastAsia"/>
            <w:spacing w:val="0"/>
            <w:sz w:val="21"/>
            <w:szCs w:val="21"/>
            <w:lang w:eastAsia="zh-CN"/>
          </w:rPr>
          <w:t xml:space="preserve">also </w:t>
        </w:r>
      </w:ins>
      <w:r w:rsidRPr="00FA371A">
        <w:rPr>
          <w:rFonts w:eastAsia="宋体" w:cs="宋体"/>
          <w:spacing w:val="0"/>
          <w:sz w:val="21"/>
          <w:szCs w:val="21"/>
          <w:lang w:eastAsia="zh-CN"/>
        </w:rPr>
        <w:t>evidenced in Figure 3b.</w:t>
      </w:r>
      <w:ins w:id="67" w:author="tbguo" w:date="2026-03-12T10:30:00Z" w16du:dateUtc="2026-03-12T02:30:00Z">
        <w:r w:rsidR="0053290B">
          <w:rPr>
            <w:rFonts w:eastAsia="宋体" w:cs="宋体" w:hint="eastAsia"/>
            <w:spacing w:val="0"/>
            <w:sz w:val="21"/>
            <w:szCs w:val="21"/>
            <w:lang w:eastAsia="zh-CN"/>
          </w:rPr>
          <w:t xml:space="preserve"> </w:t>
        </w:r>
      </w:ins>
      <w:ins w:id="68" w:author="tbguo" w:date="2026-03-12T10:32:00Z" w16du:dateUtc="2026-03-12T02:32:00Z">
        <w:r w:rsidR="00231EA3">
          <w:rPr>
            <w:rFonts w:eastAsia="宋体" w:cs="宋体" w:hint="eastAsia"/>
            <w:spacing w:val="0"/>
            <w:sz w:val="21"/>
            <w:szCs w:val="21"/>
            <w:lang w:eastAsia="zh-CN"/>
          </w:rPr>
          <w:t>In this experiment, we inset a ser</w:t>
        </w:r>
      </w:ins>
      <w:ins w:id="69" w:author="tbguo" w:date="2026-03-12T10:33:00Z" w16du:dateUtc="2026-03-12T02:33:00Z">
        <w:r w:rsidR="00231EA3">
          <w:rPr>
            <w:rFonts w:eastAsia="宋体" w:cs="宋体" w:hint="eastAsia"/>
            <w:spacing w:val="0"/>
            <w:sz w:val="21"/>
            <w:szCs w:val="21"/>
            <w:lang w:eastAsia="zh-CN"/>
          </w:rPr>
          <w:t>ies of narrowband pass filter ***..</w:t>
        </w:r>
      </w:ins>
      <w:del w:id="70" w:author="tbguo" w:date="2026-03-12T10:32:00Z" w16du:dateUtc="2026-03-12T02:32:00Z">
        <w:r w:rsidRPr="00FA371A" w:rsidDel="00231EA3">
          <w:rPr>
            <w:rFonts w:eastAsia="宋体" w:cs="宋体"/>
            <w:spacing w:val="0"/>
            <w:sz w:val="21"/>
            <w:szCs w:val="21"/>
            <w:lang w:eastAsia="zh-CN"/>
          </w:rPr>
          <w:delText xml:space="preserve"> </w:delText>
        </w:r>
      </w:del>
      <w:r w:rsidR="005940A5" w:rsidRPr="005940A5">
        <w:rPr>
          <w:rFonts w:eastAsia="宋体" w:cs="宋体"/>
          <w:spacing w:val="0"/>
          <w:sz w:val="21"/>
          <w:szCs w:val="21"/>
          <w:lang w:eastAsia="zh-CN"/>
        </w:rPr>
        <w:t xml:space="preserve">The accurate reconstruction of 10 nm FWHM narrowband peaks confirms that the OFE framework alleviates the inherent trade-off between acquisition speed and </w:t>
      </w:r>
      <w:r w:rsidR="005940A5" w:rsidRPr="005940A5">
        <w:rPr>
          <w:rFonts w:eastAsia="宋体" w:cs="宋体"/>
          <w:spacing w:val="0"/>
          <w:sz w:val="21"/>
          <w:szCs w:val="21"/>
          <w:lang w:eastAsia="zh-CN"/>
        </w:rPr>
        <w:lastRenderedPageBreak/>
        <w:t>spectral resolution. By shifting from time-serial acquisition to frequency-multiplexed encoding, the system circumvents the artificial spectral widening typically caused by under-sampling or noise-reduction smoothing in high-speed computational sensing.</w:t>
      </w:r>
    </w:p>
    <w:p w14:paraId="389CD91E" w14:textId="4B5BB5CA" w:rsidR="00231EA3" w:rsidRDefault="00231EA3" w:rsidP="00231EA3">
      <w:pPr>
        <w:jc w:val="center"/>
        <w:rPr>
          <w:rFonts w:eastAsia="宋体" w:cs="宋体"/>
          <w:spacing w:val="0"/>
          <w:sz w:val="21"/>
          <w:szCs w:val="21"/>
          <w:lang w:eastAsia="zh-CN"/>
        </w:rPr>
      </w:pPr>
      <w:r w:rsidRPr="00FA371A">
        <w:rPr>
          <w:rFonts w:eastAsia="宋体" w:cs="宋体" w:hint="eastAsia"/>
          <w:b/>
          <w:bCs/>
          <w:noProof/>
          <w:spacing w:val="0"/>
          <w:sz w:val="21"/>
          <w:szCs w:val="21"/>
          <w:lang w:eastAsia="zh-CN"/>
        </w:rPr>
        <w:drawing>
          <wp:inline distT="0" distB="0" distL="0" distR="0" wp14:anchorId="1859F308" wp14:editId="4DCD3BEB">
            <wp:extent cx="5220000" cy="4061117"/>
            <wp:effectExtent l="0" t="0" r="0" b="0"/>
            <wp:docPr id="725198251"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143" name="图形 692165143"/>
                    <pic:cNvPicPr/>
                  </pic:nvPicPr>
                  <pic:blipFill>
                    <a:blip r:embed="rId14">
                      <a:extLst>
                        <a:ext uri="{96DAC541-7B7A-43D3-8B79-37D633B846F1}">
                          <asvg:svgBlip xmlns:asvg="http://schemas.microsoft.com/office/drawing/2016/SVG/main" r:embed="rId15"/>
                        </a:ext>
                      </a:extLst>
                    </a:blip>
                    <a:stretch>
                      <a:fillRect/>
                    </a:stretch>
                  </pic:blipFill>
                  <pic:spPr>
                    <a:xfrm>
                      <a:off x="0" y="0"/>
                      <a:ext cx="5220000" cy="4061117"/>
                    </a:xfrm>
                    <a:prstGeom prst="rect">
                      <a:avLst/>
                    </a:prstGeom>
                  </pic:spPr>
                </pic:pic>
              </a:graphicData>
            </a:graphic>
          </wp:inline>
        </w:drawing>
      </w:r>
    </w:p>
    <w:p w14:paraId="1E2C6F21" w14:textId="53700E67" w:rsidR="00231EA3" w:rsidRDefault="00231EA3" w:rsidP="00231EA3">
      <w:pPr>
        <w:jc w:val="both"/>
        <w:rPr>
          <w:rFonts w:eastAsiaTheme="minorEastAsia"/>
          <w:sz w:val="21"/>
          <w:szCs w:val="21"/>
          <w:lang w:eastAsia="zh-CN"/>
        </w:rPr>
      </w:pPr>
      <w:r w:rsidRPr="00FA371A">
        <w:rPr>
          <w:b/>
          <w:bCs/>
          <w:sz w:val="21"/>
          <w:szCs w:val="21"/>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Pr="00FA371A">
        <w:rPr>
          <w:b/>
          <w:bCs/>
          <w:noProof/>
          <w:sz w:val="21"/>
          <w:szCs w:val="21"/>
        </w:rPr>
        <w:t>3</w:t>
      </w:r>
      <w:r w:rsidRPr="00FA371A">
        <w:rPr>
          <w:b/>
          <w:bCs/>
          <w:noProof/>
          <w:sz w:val="21"/>
          <w:szCs w:val="21"/>
        </w:rPr>
        <w:fldChar w:fldCharType="end"/>
      </w:r>
      <w:r w:rsidRPr="00FA371A">
        <w:rPr>
          <w:rFonts w:eastAsiaTheme="minorEastAsia"/>
          <w:b/>
          <w:bCs/>
          <w:sz w:val="21"/>
          <w:szCs w:val="21"/>
          <w:lang w:eastAsia="zh-CN"/>
        </w:rPr>
        <w:t xml:space="preserve">. </w:t>
      </w:r>
      <w:commentRangeStart w:id="71"/>
      <w:r w:rsidRPr="00FA371A">
        <w:rPr>
          <w:rFonts w:eastAsiaTheme="minorEastAsia"/>
          <w:b/>
          <w:bCs/>
          <w:sz w:val="21"/>
          <w:szCs w:val="21"/>
          <w:lang w:eastAsia="zh-CN"/>
        </w:rPr>
        <w:t xml:space="preserve">Experimental validation </w:t>
      </w:r>
      <w:commentRangeEnd w:id="71"/>
      <w:r w:rsidRPr="00FA371A">
        <w:rPr>
          <w:rStyle w:val="ab"/>
          <w:rFonts w:eastAsiaTheme="minorEastAsia"/>
          <w:b/>
          <w:bCs/>
          <w:lang w:eastAsia="zh-CN"/>
        </w:rPr>
        <w:commentReference w:id="71"/>
      </w:r>
      <w:r w:rsidRPr="00FA371A">
        <w:rPr>
          <w:rFonts w:eastAsiaTheme="minorEastAsia"/>
          <w:b/>
          <w:bCs/>
          <w:sz w:val="21"/>
          <w:szCs w:val="21"/>
          <w:lang w:eastAsia="zh-CN"/>
        </w:rPr>
        <w:t>of high-speed, single-shot spectral reconstruction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m:t>
        </m:r>
      </m:oMath>
      <w:r w:rsidRPr="00FA371A">
        <w:rPr>
          <w:rFonts w:eastAsiaTheme="minorEastAsia" w:hint="eastAsia"/>
          <w:b/>
          <w:bCs/>
          <w:sz w:val="21"/>
          <w:szCs w:val="21"/>
          <w:lang w:eastAsia="zh-CN"/>
        </w:rPr>
        <w:t xml:space="preserve"> 250 </w:t>
      </w:r>
      <w:r w:rsidRPr="00FA371A">
        <w:rPr>
          <w:rFonts w:eastAsiaTheme="minorEastAsia"/>
          <w:b/>
          <w:bCs/>
          <w:sz w:val="21"/>
          <w:szCs w:val="21"/>
          <w:lang w:eastAsia="zh-CN"/>
        </w:rPr>
        <w:t>μs)</w:t>
      </w:r>
      <w:r w:rsidRPr="00FA371A">
        <w:rPr>
          <w:rFonts w:eastAsiaTheme="minorEastAsia"/>
          <w:sz w:val="21"/>
          <w:szCs w:val="21"/>
          <w:lang w:eastAsia="zh-CN"/>
        </w:rPr>
        <w:t>.</w:t>
      </w:r>
      <w:r w:rsidRPr="00FA371A">
        <w:rPr>
          <w:rFonts w:eastAsiaTheme="minorEastAsia" w:hint="eastAsia"/>
          <w:sz w:val="21"/>
          <w:szCs w:val="21"/>
          <w:lang w:eastAsia="zh-CN"/>
        </w:rPr>
        <w:t xml:space="preserve"> </w:t>
      </w:r>
      <w:r w:rsidRPr="00FA371A">
        <w:rPr>
          <w:rFonts w:eastAsiaTheme="minorEastAsia"/>
          <w:sz w:val="21"/>
          <w:szCs w:val="21"/>
          <w:lang w:eastAsia="zh-CN"/>
        </w:rPr>
        <w:t>(a) High-fidelity reconstruction of surface reflectance for the 24 patches of the reflective colorchecker. Open circle markers denote the OFE reconstruction (Pred.), plotted against the ground truth reference (GT, black dashed lines). Despite the rapid 250 μs acquisition window, the system achieves an average RMSE of 0.0422. Insets visualize the sRGB color rendering of the predicted versus GT spectra.</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(b) Resolution capability demonstration using 10 nm FWHM narrowband peaks. Open-circle markers indicate the discrete spectral points of the reconstructed profiles, compared against the </w:t>
      </w:r>
      <w:r w:rsidRPr="00FA371A">
        <w:rPr>
          <w:rFonts w:eastAsiaTheme="minorEastAsia" w:hint="eastAsia"/>
          <w:sz w:val="21"/>
          <w:szCs w:val="21"/>
          <w:lang w:eastAsia="zh-CN"/>
        </w:rPr>
        <w:t>GT</w:t>
      </w:r>
      <w:r w:rsidRPr="00FA371A">
        <w:rPr>
          <w:rFonts w:eastAsiaTheme="minorEastAsia"/>
          <w:sz w:val="21"/>
          <w:szCs w:val="21"/>
          <w:lang w:eastAsia="zh-CN"/>
        </w:rPr>
        <w:t xml:space="preserve"> (dashed lines). The accurate reconstruction of these sharp spectral features confirms that the OFE framework effectively decouples acquisition speed from spectral resolution, avoiding the signal broadening artifacts typically associated with high-speed computational sensing.</w:t>
      </w:r>
    </w:p>
    <w:p w14:paraId="5268AD90" w14:textId="77777777" w:rsidR="00231EA3" w:rsidRDefault="00231EA3" w:rsidP="00231EA3">
      <w:pPr>
        <w:jc w:val="both"/>
        <w:rPr>
          <w:rFonts w:eastAsia="宋体" w:cs="宋体" w:hint="eastAsia"/>
          <w:spacing w:val="0"/>
          <w:sz w:val="21"/>
          <w:szCs w:val="21"/>
          <w:lang w:eastAsia="zh-CN"/>
        </w:rPr>
      </w:pPr>
    </w:p>
    <w:p w14:paraId="2782A635" w14:textId="3A668D13" w:rsidR="00A015E2" w:rsidRDefault="00EC1107" w:rsidP="00EC1107">
      <w:pPr>
        <w:ind w:firstLine="420"/>
        <w:jc w:val="both"/>
        <w:rPr>
          <w:rFonts w:eastAsia="宋体" w:cs="宋体"/>
          <w:spacing w:val="0"/>
          <w:sz w:val="21"/>
          <w:szCs w:val="21"/>
          <w:lang w:eastAsia="zh-CN"/>
        </w:rPr>
      </w:pPr>
      <w:r w:rsidRPr="00EC1107">
        <w:rPr>
          <w:rFonts w:eastAsia="宋体" w:cs="宋体"/>
          <w:spacing w:val="0"/>
          <w:sz w:val="21"/>
          <w:szCs w:val="21"/>
          <w:lang w:eastAsia="zh-CN"/>
        </w:rPr>
        <w:t>To evaluate the operational limits of the OFE framework, we subject the system to an electromagnetic environment dominated by high-energy switching noise (centered at 50 kHz). This interference, characteristic of common power electronics, specifically switched-mode power adapters, solid-state lighting drivers, and electronic ballasts, found extensively in modern daily infrastructure, presents a challenge due to its dense series of high-energy harmonics. The challenging signal conditions of this environment ar</w:t>
      </w:r>
      <w:commentRangeStart w:id="72"/>
      <w:r w:rsidRPr="00EC1107">
        <w:rPr>
          <w:rFonts w:eastAsia="宋体" w:cs="宋体"/>
          <w:spacing w:val="0"/>
          <w:sz w:val="21"/>
          <w:szCs w:val="21"/>
          <w:lang w:eastAsia="zh-CN"/>
        </w:rPr>
        <w:t>e visualized in Figure 4b</w:t>
      </w:r>
      <w:commentRangeEnd w:id="72"/>
      <w:r w:rsidR="005735E5" w:rsidRPr="00EC1107">
        <w:rPr>
          <w:rStyle w:val="ab"/>
          <w:rFonts w:eastAsia="宋体" w:cs="宋体"/>
          <w:spacing w:val="0"/>
          <w:lang w:eastAsia="zh-CN"/>
        </w:rPr>
        <w:commentReference w:id="72"/>
      </w:r>
      <w:r w:rsidRPr="00EC1107">
        <w:rPr>
          <w:rFonts w:eastAsia="宋体" w:cs="宋体"/>
          <w:spacing w:val="0"/>
          <w:sz w:val="21"/>
          <w:szCs w:val="21"/>
          <w:lang w:eastAsia="zh-CN"/>
        </w:rPr>
        <w:t>. To ensure sufficient integration and frequency resolution under such interference, the acquisition window is extended to 1</w:t>
      </w:r>
      <w:del w:id="73" w:author="tbguo" w:date="2026-03-12T13:35:00Z" w16du:dateUtc="2026-03-12T05:35:00Z">
        <w:r w:rsidRPr="00EC1107" w:rsidDel="003C7438">
          <w:rPr>
            <w:rFonts w:eastAsia="宋体" w:cs="宋体"/>
            <w:spacing w:val="0"/>
            <w:sz w:val="21"/>
            <w:szCs w:val="21"/>
            <w:lang w:eastAsia="zh-CN"/>
          </w:rPr>
          <w:delText>000</w:delText>
        </w:r>
      </w:del>
      <w:r w:rsidR="00BC5246">
        <w:rPr>
          <w:rFonts w:eastAsia="宋体" w:cs="宋体" w:hint="eastAsia"/>
          <w:spacing w:val="0"/>
          <w:sz w:val="21"/>
          <w:szCs w:val="21"/>
          <w:lang w:eastAsia="zh-CN"/>
        </w:rPr>
        <w:t xml:space="preserve"> </w:t>
      </w:r>
      <w:del w:id="74" w:author="tbguo" w:date="2026-03-12T13:36:00Z" w16du:dateUtc="2026-03-12T05:36:00Z">
        <w:r w:rsidRPr="00EC1107" w:rsidDel="003C7438">
          <w:rPr>
            <w:rFonts w:eastAsia="宋体" w:cs="宋体"/>
            <w:spacing w:val="0"/>
            <w:sz w:val="21"/>
            <w:szCs w:val="21"/>
            <w:lang w:eastAsia="zh-CN"/>
          </w:rPr>
          <w:delText>μ</w:delText>
        </w:r>
      </w:del>
      <w:ins w:id="75" w:author="tbguo" w:date="2026-03-12T13:36:00Z" w16du:dateUtc="2026-03-12T05:36:00Z">
        <w:r w:rsidR="003C7438">
          <w:rPr>
            <w:rFonts w:eastAsia="宋体" w:cs="宋体" w:hint="eastAsia"/>
            <w:spacing w:val="0"/>
            <w:sz w:val="21"/>
            <w:szCs w:val="21"/>
            <w:lang w:eastAsia="zh-CN"/>
          </w:rPr>
          <w:t>m</w:t>
        </w:r>
      </w:ins>
      <w:r w:rsidRPr="00EC1107">
        <w:rPr>
          <w:rFonts w:eastAsia="宋体" w:cs="宋体"/>
          <w:spacing w:val="0"/>
          <w:sz w:val="21"/>
          <w:szCs w:val="21"/>
          <w:lang w:eastAsia="zh-CN"/>
        </w:rPr>
        <w:t>s</w:t>
      </w:r>
      <w:r w:rsidR="00BC5246" w:rsidRPr="00BC5246">
        <w:rPr>
          <w:rFonts w:eastAsia="宋体" w:cs="宋体"/>
          <w:spacing w:val="0"/>
          <w:sz w:val="21"/>
          <w:szCs w:val="21"/>
          <w:lang w:eastAsia="zh-CN"/>
        </w:rPr>
        <w:t>,</w:t>
      </w:r>
      <w:r w:rsidR="00BC5246">
        <w:rPr>
          <w:rFonts w:eastAsia="宋体" w:cs="宋体" w:hint="eastAsia"/>
          <w:spacing w:val="0"/>
          <w:sz w:val="21"/>
          <w:szCs w:val="21"/>
          <w:lang w:eastAsia="zh-CN"/>
        </w:rPr>
        <w:t xml:space="preserve"> </w:t>
      </w:r>
      <w:r w:rsidR="00BC5246" w:rsidRPr="00BC5246">
        <w:rPr>
          <w:rFonts w:eastAsia="宋体" w:cs="宋体"/>
          <w:spacing w:val="0"/>
          <w:sz w:val="21"/>
          <w:szCs w:val="21"/>
          <w:lang w:eastAsia="zh-CN"/>
        </w:rPr>
        <w:t xml:space="preserve">and the </w:t>
      </w:r>
      <w:del w:id="76" w:author="tbguo" w:date="2026-03-13T13:37:00Z" w16du:dateUtc="2026-03-13T05:37:00Z">
        <w:r w:rsidR="00BC5246" w:rsidRPr="00BC5246" w:rsidDel="00EC36B9">
          <w:rPr>
            <w:rFonts w:eastAsia="宋体" w:cs="宋体"/>
            <w:spacing w:val="0"/>
            <w:sz w:val="21"/>
            <w:szCs w:val="21"/>
            <w:lang w:eastAsia="zh-CN"/>
          </w:rPr>
          <w:delText xml:space="preserve">specific selection of the </w:delText>
        </w:r>
      </w:del>
      <w:r w:rsidR="00BC5246" w:rsidRPr="00BC5246">
        <w:rPr>
          <w:rFonts w:eastAsia="宋体" w:cs="宋体"/>
          <w:spacing w:val="0"/>
          <w:sz w:val="21"/>
          <w:szCs w:val="21"/>
          <w:lang w:eastAsia="zh-CN"/>
        </w:rPr>
        <w:t xml:space="preserve">modulation frequency set </w:t>
      </w:r>
      <w:del w:id="77" w:author="tbguo" w:date="2026-03-13T13:37:00Z" w16du:dateUtc="2026-03-13T05:37:00Z">
        <w:r w:rsidR="00BC5246" w:rsidRPr="00BC5246" w:rsidDel="00EC36B9">
          <w:rPr>
            <w:rFonts w:eastAsia="宋体" w:cs="宋体"/>
            <w:spacing w:val="0"/>
            <w:sz w:val="21"/>
            <w:szCs w:val="21"/>
            <w:lang w:eastAsia="zh-CN"/>
          </w:rPr>
          <w:delText>refers to</w:delText>
        </w:r>
        <w:r w:rsidR="00BC5246" w:rsidDel="00EC36B9">
          <w:rPr>
            <w:rFonts w:eastAsia="宋体" w:cs="宋体" w:hint="eastAsia"/>
            <w:spacing w:val="0"/>
            <w:sz w:val="21"/>
            <w:szCs w:val="21"/>
            <w:lang w:eastAsia="zh-CN"/>
          </w:rPr>
          <w:delText xml:space="preserve"> </w:delText>
        </w:r>
      </w:del>
      <m:oMath>
        <m:sSub>
          <m:sSubPr>
            <m:ctrlPr>
              <w:rPr>
                <w:rFonts w:ascii="Cambria Math" w:eastAsiaTheme="minorEastAsia" w:hAnsi="Cambria Math" w:cstheme="minorBidi"/>
                <w:i/>
                <w:spacing w:val="0"/>
                <w:kern w:val="2"/>
                <w:sz w:val="21"/>
                <w:szCs w:val="21"/>
                <w:lang w:eastAsia="zh-CN"/>
                <w14:ligatures w14:val="standardContextual"/>
              </w:rPr>
            </m:ctrlPr>
          </m:sSubPr>
          <m:e>
            <m:r>
              <m:rPr>
                <m:scr m:val="script"/>
              </m:rPr>
              <w:rPr>
                <w:rFonts w:ascii="Cambria Math" w:hAnsi="Cambria Math"/>
                <w:sz w:val="21"/>
                <w:szCs w:val="21"/>
              </w:rPr>
              <m:t>H</m:t>
            </m:r>
          </m:e>
          <m:sub>
            <m:r>
              <w:rPr>
                <w:rFonts w:ascii="Cambria Math" w:hAnsi="Cambria Math"/>
                <w:sz w:val="21"/>
                <w:szCs w:val="21"/>
              </w:rPr>
              <m:t>opt</m:t>
            </m:r>
          </m:sub>
        </m:sSub>
      </m:oMath>
      <w:ins w:id="78" w:author="tbguo" w:date="2026-03-13T13:37:00Z" w16du:dateUtc="2026-03-13T05:37:00Z">
        <w:r w:rsidR="00EC36B9">
          <w:rPr>
            <w:rFonts w:eastAsia="宋体" w:cs="宋体" w:hint="eastAsia"/>
            <w:spacing w:val="0"/>
            <w:kern w:val="2"/>
            <w:sz w:val="21"/>
            <w:szCs w:val="21"/>
            <w:lang w:eastAsia="zh-CN"/>
            <w14:ligatures w14:val="standardContextual"/>
          </w:rPr>
          <w:t xml:space="preserve"> </w:t>
        </w:r>
      </w:ins>
      <w:ins w:id="79" w:author="tbguo" w:date="2026-03-13T13:38:00Z" w16du:dateUtc="2026-03-13T05:38:00Z">
        <w:r w:rsidR="00EC36B9">
          <w:rPr>
            <w:rFonts w:eastAsia="宋体" w:cs="宋体" w:hint="eastAsia"/>
            <w:spacing w:val="0"/>
            <w:kern w:val="2"/>
            <w:sz w:val="21"/>
            <w:szCs w:val="21"/>
            <w:lang w:eastAsia="zh-CN"/>
            <w14:ligatures w14:val="standardContextual"/>
          </w:rPr>
          <w:t xml:space="preserve">is chosen in </w:t>
        </w:r>
        <w:r w:rsidR="00EC36B9">
          <w:rPr>
            <w:rFonts w:eastAsia="宋体" w:cs="宋体" w:hint="eastAsia"/>
            <w:spacing w:val="0"/>
            <w:kern w:val="2"/>
            <w:sz w:val="21"/>
            <w:szCs w:val="21"/>
            <w:lang w:eastAsia="zh-CN"/>
            <w14:ligatures w14:val="standardContextual"/>
          </w:rPr>
          <w:lastRenderedPageBreak/>
          <w:t xml:space="preserve">the range between ** Hz to *** . The details for </w:t>
        </w:r>
        <w:r w:rsidR="00EC36B9">
          <w:rPr>
            <w:rFonts w:eastAsia="宋体" w:cs="宋体"/>
            <w:spacing w:val="0"/>
            <w:kern w:val="2"/>
            <w:sz w:val="21"/>
            <w:szCs w:val="21"/>
            <w:lang w:eastAsia="zh-CN"/>
            <w14:ligatures w14:val="standardContextual"/>
          </w:rPr>
          <w:t>frequency</w:t>
        </w:r>
        <w:r w:rsidR="00EC36B9">
          <w:rPr>
            <w:rFonts w:eastAsia="宋体" w:cs="宋体" w:hint="eastAsia"/>
            <w:spacing w:val="0"/>
            <w:kern w:val="2"/>
            <w:sz w:val="21"/>
            <w:szCs w:val="21"/>
            <w:lang w:eastAsia="zh-CN"/>
            <w14:ligatures w14:val="standardContextual"/>
          </w:rPr>
          <w:t xml:space="preserve"> selection is shown</w:t>
        </w:r>
      </w:ins>
      <w:del w:id="80" w:author="tbguo" w:date="2026-03-13T13:38:00Z" w16du:dateUtc="2026-03-13T05:38:00Z">
        <w:r w:rsidR="00BC5246" w:rsidRPr="00BC5246" w:rsidDel="00EC36B9">
          <w:rPr>
            <w:rFonts w:eastAsia="宋体" w:cs="宋体"/>
            <w:spacing w:val="0"/>
            <w:sz w:val="21"/>
            <w:szCs w:val="21"/>
            <w:lang w:eastAsia="zh-CN"/>
          </w:rPr>
          <w:delText>, as detailed</w:delText>
        </w:r>
      </w:del>
      <w:r w:rsidR="00BC5246" w:rsidRPr="00BC5246">
        <w:rPr>
          <w:rFonts w:eastAsia="宋体" w:cs="宋体"/>
          <w:spacing w:val="0"/>
          <w:sz w:val="21"/>
          <w:szCs w:val="21"/>
          <w:lang w:eastAsia="zh-CN"/>
        </w:rPr>
        <w:t xml:space="preserve"> in Supplement 1.</w:t>
      </w:r>
      <w:r w:rsidRPr="00EC1107">
        <w:rPr>
          <w:rFonts w:eastAsia="宋体" w:cs="宋体"/>
          <w:spacing w:val="0"/>
          <w:sz w:val="21"/>
          <w:szCs w:val="21"/>
          <w:lang w:eastAsia="zh-CN"/>
        </w:rPr>
        <w:t xml:space="preserve"> </w:t>
      </w:r>
    </w:p>
    <w:p w14:paraId="48C99AD9" w14:textId="573624DE" w:rsidR="00EC1107" w:rsidRPr="00EC1107" w:rsidRDefault="00EC1107" w:rsidP="00EC1107">
      <w:pPr>
        <w:ind w:firstLine="420"/>
        <w:jc w:val="both"/>
        <w:rPr>
          <w:rFonts w:eastAsia="宋体" w:cs="宋体"/>
          <w:spacing w:val="0"/>
          <w:sz w:val="21"/>
          <w:szCs w:val="21"/>
          <w:lang w:eastAsia="zh-CN"/>
        </w:rPr>
      </w:pPr>
      <w:r w:rsidRPr="00EC1107">
        <w:rPr>
          <w:rFonts w:eastAsia="宋体" w:cs="宋体"/>
          <w:spacing w:val="0"/>
          <w:sz w:val="21"/>
          <w:szCs w:val="21"/>
          <w:lang w:eastAsia="zh-CN"/>
        </w:rPr>
        <w:t xml:space="preserve">Under an SNR of -11.77 dB, the target signal is overwhelmed by the intense switching ripples. In this regime, the minute modulation features are indistinguishable from the large interference baseline, rendering conventional time-domain integration or DC-coupled detection schemes ineffective. </w:t>
      </w:r>
      <w:r w:rsidR="00DD4F3A">
        <w:rPr>
          <w:rFonts w:eastAsia="宋体" w:cs="宋体" w:hint="eastAsia"/>
          <w:spacing w:val="0"/>
          <w:sz w:val="21"/>
          <w:szCs w:val="21"/>
          <w:lang w:eastAsia="zh-CN"/>
        </w:rPr>
        <w:t>T</w:t>
      </w:r>
      <w:r w:rsidRPr="00EC1107">
        <w:rPr>
          <w:rFonts w:eastAsia="宋体" w:cs="宋体"/>
          <w:spacing w:val="0"/>
          <w:sz w:val="21"/>
          <w:szCs w:val="21"/>
          <w:lang w:eastAsia="zh-CN"/>
        </w:rPr>
        <w:t>he frequency-domain analysis in Figure 4c-d demonstrates the mechanism of OFE’s immunity. While the noise harmonics possess amplitudes significantly higher than the signal carriers, the system exploits the discrete nature of interference by interleaving modulation carriers within vacant spectral gaps, thereby ensuring strict frequency-domain orthogonality that allows for high-fidelity signal recovery amidst high-power noise harmonics.</w:t>
      </w:r>
    </w:p>
    <w:p w14:paraId="400C2541" w14:textId="4E96B1F4" w:rsidR="00BA6712" w:rsidRDefault="00BA6712" w:rsidP="00BA6712">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Figure </w:t>
      </w:r>
      <w:r w:rsidR="006E0B65" w:rsidRPr="00FA371A">
        <w:rPr>
          <w:rFonts w:eastAsia="宋体" w:cs="宋体"/>
          <w:spacing w:val="0"/>
          <w:sz w:val="21"/>
          <w:szCs w:val="21"/>
          <w:lang w:eastAsia="zh-CN"/>
        </w:rPr>
        <w:t>4</w:t>
      </w:r>
      <w:r w:rsidR="006E0B65">
        <w:rPr>
          <w:rFonts w:eastAsia="宋体" w:cs="宋体" w:hint="eastAsia"/>
          <w:spacing w:val="0"/>
          <w:sz w:val="21"/>
          <w:szCs w:val="21"/>
          <w:lang w:eastAsia="zh-CN"/>
        </w:rPr>
        <w:t>e</w:t>
      </w:r>
      <w:r w:rsidR="006E0B65" w:rsidRPr="00FA371A">
        <w:rPr>
          <w:rFonts w:eastAsia="宋体" w:cs="宋体"/>
          <w:spacing w:val="0"/>
          <w:sz w:val="21"/>
          <w:szCs w:val="21"/>
          <w:lang w:eastAsia="zh-CN"/>
        </w:rPr>
        <w:t xml:space="preserve"> </w:t>
      </w:r>
      <w:r w:rsidRPr="00FA371A">
        <w:rPr>
          <w:rFonts w:eastAsia="宋体" w:cs="宋体"/>
          <w:spacing w:val="0"/>
          <w:sz w:val="21"/>
          <w:szCs w:val="21"/>
          <w:lang w:eastAsia="zh-CN"/>
        </w:rPr>
        <w:t>quantifies this resilience, revealing a distinct robustness plateau</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here reconstruction fidelity remains virtually invariant (RMSE ≈ 0.03) despite a 30 dB degradation in SNR. </w:t>
      </w:r>
      <w:r w:rsidR="004273D1">
        <w:rPr>
          <w:rFonts w:eastAsia="宋体" w:cs="宋体" w:hint="eastAsia"/>
          <w:spacing w:val="0"/>
          <w:sz w:val="21"/>
          <w:szCs w:val="21"/>
          <w:lang w:eastAsia="zh-CN"/>
        </w:rPr>
        <w:t xml:space="preserve">The </w:t>
      </w:r>
      <w:r w:rsidRPr="00FA371A">
        <w:rPr>
          <w:rFonts w:eastAsia="宋体" w:cs="宋体"/>
          <w:spacing w:val="0"/>
          <w:sz w:val="21"/>
          <w:szCs w:val="21"/>
          <w:lang w:eastAsia="zh-CN"/>
        </w:rPr>
        <w:t xml:space="preserve">performance breakdown occurs when the SNR breaches the threshold of approximately -12 dB. </w:t>
      </w:r>
      <w:r w:rsidR="006E0B65">
        <w:rPr>
          <w:rFonts w:eastAsia="宋体" w:cs="宋体" w:hint="eastAsia"/>
          <w:spacing w:val="0"/>
          <w:sz w:val="21"/>
          <w:szCs w:val="21"/>
          <w:lang w:eastAsia="zh-CN"/>
        </w:rPr>
        <w:t>A</w:t>
      </w:r>
      <w:r w:rsidRPr="00FA371A">
        <w:rPr>
          <w:rFonts w:eastAsia="宋体" w:cs="宋体"/>
          <w:spacing w:val="0"/>
          <w:sz w:val="21"/>
          <w:szCs w:val="21"/>
          <w:lang w:eastAsia="zh-CN"/>
        </w:rPr>
        <w:t xml:space="preserve">s shown in Figure </w:t>
      </w:r>
      <w:r w:rsidR="006E0B65" w:rsidRPr="00FA371A">
        <w:rPr>
          <w:rFonts w:eastAsia="宋体" w:cs="宋体"/>
          <w:spacing w:val="0"/>
          <w:sz w:val="21"/>
          <w:szCs w:val="21"/>
          <w:lang w:eastAsia="zh-CN"/>
        </w:rPr>
        <w:t>4</w:t>
      </w:r>
      <w:r w:rsidR="006E0B65">
        <w:rPr>
          <w:rFonts w:eastAsia="宋体" w:cs="宋体" w:hint="eastAsia"/>
          <w:spacing w:val="0"/>
          <w:sz w:val="21"/>
          <w:szCs w:val="21"/>
          <w:lang w:eastAsia="zh-CN"/>
        </w:rPr>
        <w:t>f</w:t>
      </w:r>
      <w:r w:rsidRPr="00FA371A">
        <w:rPr>
          <w:rFonts w:eastAsia="宋体" w:cs="宋体"/>
          <w:spacing w:val="0"/>
          <w:sz w:val="21"/>
          <w:szCs w:val="21"/>
          <w:lang w:eastAsia="zh-CN"/>
        </w:rPr>
        <w:t xml:space="preserve">, at the </w:t>
      </w:r>
      <w:r w:rsidR="009C199F">
        <w:rPr>
          <w:rFonts w:eastAsia="宋体" w:cs="宋体" w:hint="eastAsia"/>
          <w:spacing w:val="0"/>
          <w:sz w:val="21"/>
          <w:szCs w:val="21"/>
          <w:lang w:eastAsia="zh-CN"/>
        </w:rPr>
        <w:t xml:space="preserve">SNR </w:t>
      </w:r>
      <w:r w:rsidRPr="00FA371A">
        <w:rPr>
          <w:rFonts w:eastAsia="宋体" w:cs="宋体"/>
          <w:spacing w:val="0"/>
          <w:sz w:val="21"/>
          <w:szCs w:val="21"/>
          <w:lang w:eastAsia="zh-CN"/>
        </w:rPr>
        <w:t>of -11.77 dB, the reconstructed spectrum retains its characteristic</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shape with an RMSE of 0.0261. </w:t>
      </w:r>
    </w:p>
    <w:p w14:paraId="5D3D5236" w14:textId="0EC581CF" w:rsidR="00231EA3" w:rsidRPr="00231EA3" w:rsidRDefault="00231EA3" w:rsidP="00231EA3">
      <w:pPr>
        <w:jc w:val="center"/>
        <w:rPr>
          <w:rFonts w:eastAsia="宋体" w:cs="宋体"/>
          <w:spacing w:val="0"/>
          <w:sz w:val="21"/>
          <w:szCs w:val="21"/>
          <w:lang w:eastAsia="zh-CN"/>
        </w:rPr>
      </w:pPr>
      <w:r>
        <w:rPr>
          <w:noProof/>
          <w:sz w:val="21"/>
          <w:szCs w:val="21"/>
        </w:rPr>
        <w:drawing>
          <wp:inline distT="0" distB="0" distL="0" distR="0" wp14:anchorId="4A119ED1" wp14:editId="21068FBE">
            <wp:extent cx="5112000" cy="2955797"/>
            <wp:effectExtent l="0" t="0" r="0" b="0"/>
            <wp:docPr id="11339912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8587" name="图片 1334908587"/>
                    <pic:cNvPicPr/>
                  </pic:nvPicPr>
                  <pic:blipFill>
                    <a:blip r:embed="rId16"/>
                    <a:stretch>
                      <a:fillRect/>
                    </a:stretch>
                  </pic:blipFill>
                  <pic:spPr>
                    <a:xfrm>
                      <a:off x="0" y="0"/>
                      <a:ext cx="5112000" cy="2955797"/>
                    </a:xfrm>
                    <a:prstGeom prst="rect">
                      <a:avLst/>
                    </a:prstGeom>
                  </pic:spPr>
                </pic:pic>
              </a:graphicData>
            </a:graphic>
          </wp:inline>
        </w:drawing>
      </w:r>
    </w:p>
    <w:p w14:paraId="4734C5B9" w14:textId="14B8A14A" w:rsidR="0069680E" w:rsidRDefault="00231EA3" w:rsidP="00231EA3">
      <w:pPr>
        <w:jc w:val="both"/>
        <w:rPr>
          <w:rFonts w:eastAsia="宋体" w:cs="宋体"/>
          <w:spacing w:val="0"/>
          <w:sz w:val="21"/>
          <w:szCs w:val="21"/>
          <w:lang w:eastAsia="zh-CN"/>
        </w:rPr>
      </w:pPr>
      <w:r w:rsidRPr="00231EA3">
        <w:rPr>
          <w:rFonts w:eastAsia="宋体" w:cs="宋体"/>
          <w:b/>
          <w:bCs/>
          <w:spacing w:val="0"/>
          <w:sz w:val="21"/>
          <w:szCs w:val="21"/>
          <w:lang w:eastAsia="zh-CN"/>
        </w:rPr>
        <w:t>Figure 4. Experimental robustness evaluation under harsh electromagnetic interference (50 kHz SMPS noise, T_S= 1000 μs).</w:t>
      </w:r>
      <w:r w:rsidRPr="00231EA3">
        <w:rPr>
          <w:rFonts w:eastAsia="宋体" w:cs="宋体"/>
          <w:spacing w:val="0"/>
          <w:sz w:val="21"/>
          <w:szCs w:val="21"/>
          <w:lang w:eastAsia="zh-CN"/>
        </w:rPr>
        <w:t xml:space="preserve"> (a) Time-domain signal under high-SNR conditions (23.11 dB). This baseline measurement displays the modulated OFE carriers with minimal environmental interference, providing a reference for high-fidelity signal acquisition. (b) Time-domain signal under a low SNR of -11.77 dB. In this scenario, the target signal is substantially masked by high-energy, structured environmental noise. (c) Frequency-domain representation of the OFE signal. The discrete peaks (marked by red triangles) between 380 kHz and 490 kHz correspond to the orthogonal frequency carriers, illustrating the sparse and localized nature of the encoded spectral information. (d) Frequency-domain interference analysis. The plot reveals a clear separation between the high-energy environmental noise concentrated at low frequencies and the designated "Signal area" at higher frequencies. This separation is fundamental to the system's ability to extract spectral data from a noisy background. (e) RMSE vs. SNR curve. A distinct robustness plateau is observed where reconstruction fidelity remains invariant (RMSE </w:t>
      </w:r>
      <w:r w:rsidRPr="00231EA3">
        <w:rPr>
          <w:rFonts w:eastAsia="宋体" w:cs="宋体" w:hint="eastAsia"/>
          <w:spacing w:val="0"/>
          <w:sz w:val="21"/>
          <w:szCs w:val="21"/>
          <w:lang w:eastAsia="zh-CN"/>
        </w:rPr>
        <w:t>≈</w:t>
      </w:r>
      <w:r w:rsidRPr="00231EA3">
        <w:rPr>
          <w:rFonts w:eastAsia="宋体" w:cs="宋体"/>
          <w:spacing w:val="0"/>
          <w:sz w:val="21"/>
          <w:szCs w:val="21"/>
          <w:lang w:eastAsia="zh-CN"/>
        </w:rPr>
        <w:t xml:space="preserve"> 0.03) despite a 30 dB drop in SNR. Performance breakdown occurs only when the SNR breaches the threshold of </w:t>
      </w:r>
      <w:r w:rsidRPr="00231EA3">
        <w:rPr>
          <w:rFonts w:eastAsia="宋体" w:cs="宋体" w:hint="eastAsia"/>
          <w:spacing w:val="0"/>
          <w:sz w:val="21"/>
          <w:szCs w:val="21"/>
          <w:lang w:eastAsia="zh-CN"/>
        </w:rPr>
        <w:t>≈</w:t>
      </w:r>
      <w:r w:rsidRPr="00231EA3">
        <w:rPr>
          <w:rFonts w:eastAsia="宋体" w:cs="宋体"/>
          <w:spacing w:val="0"/>
          <w:sz w:val="21"/>
          <w:szCs w:val="21"/>
          <w:lang w:eastAsia="zh-CN"/>
        </w:rPr>
        <w:t xml:space="preserve"> -12 dB, </w:t>
      </w:r>
      <w:r w:rsidRPr="00231EA3">
        <w:rPr>
          <w:rFonts w:eastAsia="宋体" w:cs="宋体"/>
          <w:spacing w:val="0"/>
          <w:sz w:val="21"/>
          <w:szCs w:val="21"/>
          <w:lang w:eastAsia="zh-CN"/>
        </w:rPr>
        <w:lastRenderedPageBreak/>
        <w:t>where noise harmonics begin to overwhelm the signal carriers. (f) Reconstructed transmittance spectra across varying noise levels. Despite the extreme interference shown in (b), the reconstructed curves (dashed lines) for SNRs ranging from 23.11 dB down to -11.77 dB show high alignment with the reference spectrum (solid black line), confirming the framework's reliability in challenging environments.</w:t>
      </w:r>
    </w:p>
    <w:p w14:paraId="25F3F6C0" w14:textId="77777777" w:rsidR="00231EA3" w:rsidRPr="00231EA3" w:rsidRDefault="00231EA3" w:rsidP="00231EA3">
      <w:pPr>
        <w:jc w:val="both"/>
        <w:rPr>
          <w:rFonts w:eastAsia="宋体" w:cs="宋体" w:hint="eastAsia"/>
          <w:spacing w:val="0"/>
          <w:sz w:val="21"/>
          <w:szCs w:val="21"/>
          <w:lang w:eastAsia="zh-CN"/>
        </w:rPr>
      </w:pPr>
    </w:p>
    <w:p w14:paraId="2CFE144B" w14:textId="77777777" w:rsidR="00BA6712" w:rsidRPr="00FA371A" w:rsidRDefault="00BA6712" w:rsidP="00BA6712">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2A5D4761" w14:textId="42D135E5"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In this work, we propos</w:t>
      </w:r>
      <w:r w:rsidRPr="00FA371A">
        <w:rPr>
          <w:rFonts w:eastAsiaTheme="minorEastAsia" w:hint="eastAsia"/>
          <w:sz w:val="21"/>
          <w:szCs w:val="21"/>
          <w:lang w:eastAsia="zh-CN"/>
        </w:rPr>
        <w:t>e</w:t>
      </w:r>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to resolve the speed-SNR trade-off inherent in conventional </w:t>
      </w:r>
      <w:r w:rsidRPr="00FA371A">
        <w:rPr>
          <w:rFonts w:eastAsiaTheme="minorEastAsia" w:hint="eastAsia"/>
          <w:sz w:val="21"/>
          <w:szCs w:val="21"/>
          <w:lang w:eastAsia="zh-CN"/>
        </w:rPr>
        <w:t>TDM</w:t>
      </w:r>
      <w:r w:rsidRPr="00FA371A">
        <w:rPr>
          <w:rFonts w:eastAsiaTheme="minorEastAsia"/>
          <w:sz w:val="21"/>
          <w:szCs w:val="21"/>
          <w:lang w:eastAsia="zh-CN"/>
        </w:rPr>
        <w:t xml:space="preserve">. By shifting from serial scanning to parallelized frequency-domain encoding, the system achieves single-shot spectral reconstruction in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m:t>
        </m:r>
        <m:r>
          <m:rPr>
            <m:nor/>
          </m:rPr>
          <w:rPr>
            <w:rFonts w:ascii="Cambria Math" w:eastAsiaTheme="minorEastAsia" w:hAnsi="Cambria Math"/>
            <w:iCs/>
            <w:sz w:val="21"/>
            <w:szCs w:val="21"/>
            <w:lang w:eastAsia="zh-CN"/>
          </w:rPr>
          <m:t>s</m:t>
        </m:r>
      </m:oMath>
      <w:r w:rsidRPr="00FA371A">
        <w:rPr>
          <w:rFonts w:eastAsiaTheme="minorEastAsia"/>
          <w:sz w:val="21"/>
          <w:szCs w:val="21"/>
          <w:lang w:eastAsia="zh-CN"/>
        </w:rPr>
        <w:t>. Crucially, unlike standard lock-in techniques</w:t>
      </w:r>
      <w:ins w:id="81" w:author="tbguo" w:date="2026-03-15T14:22:00Z" w16du:dateUtc="2026-03-15T06:22:00Z">
        <w:r w:rsidR="002E1C08">
          <w:rPr>
            <w:rFonts w:eastAsiaTheme="minorEastAsia" w:hint="eastAsia"/>
            <w:sz w:val="21"/>
            <w:szCs w:val="21"/>
            <w:lang w:eastAsia="zh-CN"/>
          </w:rPr>
          <w:t>【</w:t>
        </w:r>
        <w:r w:rsidR="002E1C08">
          <w:rPr>
            <w:rFonts w:eastAsiaTheme="minorEastAsia" w:hint="eastAsia"/>
            <w:sz w:val="21"/>
            <w:szCs w:val="21"/>
            <w:lang w:eastAsia="zh-CN"/>
          </w:rPr>
          <w:t xml:space="preserve">cite nature sensors </w:t>
        </w:r>
        <w:r w:rsidR="002E1C08">
          <w:rPr>
            <w:rFonts w:eastAsiaTheme="minorEastAsia" w:hint="eastAsia"/>
            <w:sz w:val="21"/>
            <w:szCs w:val="21"/>
            <w:lang w:eastAsia="zh-CN"/>
          </w:rPr>
          <w:t>文章】</w:t>
        </w:r>
      </w:ins>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employs a strategic frequency allocation scheme that exploits the spectral gaps of structured environmental noise. This mechanism ensures robust retrieval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0.0261) even under harsh interference with an SNR of -11.77 </w:t>
      </w:r>
      <w:r w:rsidRPr="00FA371A">
        <w:rPr>
          <w:rFonts w:eastAsiaTheme="minorEastAsia" w:hint="eastAsia"/>
          <w:sz w:val="21"/>
          <w:szCs w:val="21"/>
          <w:lang w:eastAsia="zh-CN"/>
        </w:rPr>
        <w:t xml:space="preserve">dB </w:t>
      </w:r>
      <w:r w:rsidRPr="00FA371A">
        <w:rPr>
          <w:rFonts w:eastAsiaTheme="minorEastAsia"/>
          <w:sz w:val="21"/>
          <w:szCs w:val="21"/>
          <w:lang w:eastAsia="zh-CN"/>
        </w:rPr>
        <w:t xml:space="preserve">(at </w:t>
      </w:r>
      <w:r w:rsidRPr="00FA371A">
        <w:rPr>
          <w:rFonts w:eastAsiaTheme="minorEastAsia" w:hint="eastAsia"/>
          <w:sz w:val="21"/>
          <w:szCs w:val="21"/>
          <w:lang w:eastAsia="zh-CN"/>
        </w:rPr>
        <w:t xml:space="preserve">a </w:t>
      </w:r>
      <w:r w:rsidRPr="00FA371A">
        <w:rPr>
          <w:rFonts w:eastAsiaTheme="minorEastAsia"/>
          <w:sz w:val="21"/>
          <w:szCs w:val="21"/>
          <w:lang w:eastAsia="zh-CN"/>
        </w:rPr>
        <w:t xml:space="preserve">1000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w:t>
      </w:r>
      <w:r w:rsidRPr="00FA371A">
        <w:rPr>
          <w:rFonts w:eastAsiaTheme="minorEastAsia" w:hint="eastAsia"/>
          <w:sz w:val="21"/>
          <w:szCs w:val="21"/>
          <w:lang w:eastAsia="zh-CN"/>
        </w:rPr>
        <w:t>sampling time</w:t>
      </w:r>
      <w:r w:rsidRPr="00FA371A">
        <w:rPr>
          <w:rFonts w:eastAsiaTheme="minorEastAsia"/>
          <w:sz w:val="21"/>
          <w:szCs w:val="21"/>
          <w:lang w:eastAsia="zh-CN"/>
        </w:rPr>
        <w:t>), effectively immunizing the system against common artifacts like PWM dimming and SMPS ripples.</w:t>
      </w:r>
    </w:p>
    <w:p w14:paraId="57882EAD" w14:textId="04C33E10"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ab/>
        <w:t xml:space="preserve">However, the performance boundaries of </w:t>
      </w:r>
      <w:r w:rsidR="006A152A">
        <w:rPr>
          <w:rFonts w:eastAsiaTheme="minorEastAsia"/>
          <w:sz w:val="21"/>
          <w:szCs w:val="21"/>
          <w:lang w:eastAsia="zh-CN"/>
        </w:rPr>
        <w:t>OFE</w:t>
      </w:r>
      <w:r w:rsidRPr="00FA371A">
        <w:rPr>
          <w:rFonts w:eastAsiaTheme="minorEastAsia"/>
          <w:sz w:val="21"/>
          <w:szCs w:val="21"/>
          <w:lang w:eastAsia="zh-CN"/>
        </w:rPr>
        <w:t xml:space="preserve"> are strictly dictated by hardware constraints rather than the encoding </w:t>
      </w:r>
      <w:r w:rsidRPr="00FA371A">
        <w:rPr>
          <w:rFonts w:eastAsiaTheme="minorEastAsia" w:hint="eastAsia"/>
          <w:sz w:val="21"/>
          <w:szCs w:val="21"/>
          <w:lang w:eastAsia="zh-CN"/>
        </w:rPr>
        <w:t>strategy</w:t>
      </w:r>
      <w:r w:rsidRPr="00FA371A">
        <w:rPr>
          <w:rFonts w:eastAsiaTheme="minorEastAsia"/>
          <w:sz w:val="21"/>
          <w:szCs w:val="21"/>
          <w:lang w:eastAsia="zh-CN"/>
        </w:rPr>
        <w:t xml:space="preserve"> itself. The acquisition speed </w:t>
      </w:r>
      <m:oMath>
        <m:r>
          <w:rPr>
            <w:rFonts w:ascii="Cambria Math" w:eastAsiaTheme="minorEastAsia" w:hAnsi="Cambria Math"/>
            <w:sz w:val="21"/>
            <w:szCs w:val="21"/>
            <w:lang w:eastAsia="zh-CN"/>
          </w:rPr>
          <m:t>T</m:t>
        </m:r>
      </m:oMath>
      <w:r w:rsidRPr="00FA371A">
        <w:rPr>
          <w:rFonts w:eastAsiaTheme="minorEastAsia"/>
          <w:sz w:val="21"/>
          <w:szCs w:val="21"/>
          <w:lang w:eastAsia="zh-CN"/>
        </w:rPr>
        <w:t xml:space="preserve"> is governed by the time-frequency uncertainty principle,</w:t>
      </w:r>
      <w:r w:rsidRPr="00FA371A">
        <w:rPr>
          <w:rFonts w:eastAsiaTheme="minorEastAsia" w:hint="eastAsia"/>
          <w:sz w:val="21"/>
          <w:szCs w:val="21"/>
          <w:lang w:eastAsia="zh-CN"/>
        </w:rPr>
        <w:t xml:space="preserve"> </w:t>
      </w:r>
      <m:oMath>
        <m:r>
          <w:rPr>
            <w:rFonts w:ascii="Cambria Math" w:eastAsiaTheme="minorEastAsia" w:hAnsi="Cambria Math"/>
            <w:sz w:val="21"/>
            <w:szCs w:val="21"/>
            <w:lang w:eastAsia="zh-CN"/>
          </w:rPr>
          <m:t xml:space="preserve">T </m:t>
        </m:r>
        <m:r>
          <m:rPr>
            <m:sty m:val="p"/>
          </m:rPr>
          <w:rPr>
            <w:rFonts w:ascii="Cambria Math" w:eastAsiaTheme="minorEastAsia" w:hAnsi="Cambria Math" w:hint="eastAsia"/>
            <w:sz w:val="21"/>
            <w:szCs w:val="21"/>
            <w:lang w:eastAsia="zh-CN"/>
          </w:rPr>
          <m:t>≈</m:t>
        </m:r>
        <m:r>
          <w:rPr>
            <w:rFonts w:ascii="Cambria Math" w:eastAsiaTheme="minorEastAsia" w:hAnsi="Cambria Math"/>
            <w:sz w:val="21"/>
            <w:szCs w:val="21"/>
            <w:lang w:eastAsia="zh-CN"/>
          </w:rPr>
          <m:t>1</m:t>
        </m:r>
        <m:r>
          <m:rPr>
            <m:lit/>
          </m:rPr>
          <w:rPr>
            <w:rFonts w:ascii="Cambria Math" w:eastAsiaTheme="minorEastAsia" w:hAnsi="Cambria Math"/>
            <w:sz w:val="21"/>
            <w:szCs w:val="21"/>
            <w:lang w:eastAsia="zh-CN"/>
          </w:rPr>
          <m:t>/</m:t>
        </m:r>
        <m:r>
          <m:rPr>
            <m:sty m:val="p"/>
          </m:rPr>
          <w:rPr>
            <w:rFonts w:ascii="Cambria Math" w:eastAsiaTheme="minorEastAsia" w:hAnsi="Cambria Math" w:hint="eastAsia"/>
            <w:sz w:val="21"/>
            <w:szCs w:val="21"/>
            <w:lang w:eastAsia="zh-CN"/>
          </w:rPr>
          <m:t>Δ</m:t>
        </m:r>
        <m:r>
          <w:rPr>
            <w:rFonts w:ascii="Cambria Math" w:eastAsiaTheme="minorEastAsia" w:hAnsi="Cambria Math"/>
            <w:sz w:val="21"/>
            <w:szCs w:val="21"/>
            <w:lang w:eastAsia="zh-CN"/>
          </w:rPr>
          <m:t>f</m:t>
        </m:r>
      </m:oMath>
      <w:r w:rsidRPr="00FA371A">
        <w:rPr>
          <w:rFonts w:eastAsiaTheme="minorEastAsia" w:hint="eastAsia"/>
          <w:sz w:val="21"/>
          <w:szCs w:val="21"/>
          <w:lang w:eastAsia="zh-CN"/>
        </w:rPr>
        <w:t>.</w:t>
      </w:r>
      <w:r w:rsidRPr="00FA371A">
        <w:rPr>
          <w:rFonts w:eastAsiaTheme="minorEastAsia"/>
          <w:sz w:val="21"/>
          <w:szCs w:val="21"/>
          <w:lang w:eastAsia="zh-CN"/>
        </w:rPr>
        <w:t xml:space="preserve"> While our prototype is limited to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by the 500 kHz bandwidth of LED drivers, the framework holds immense potential for ultrafast spectroscopy. By transitioning to high-speed laser diodes modulated at hundreds of megahertz or even gigahertz, the system can theoretically scale to nanosecond-level acquisition times, allowing for a dramatic increase in the number of spectral channels without compromising temporal resolution.</w:t>
      </w:r>
    </w:p>
    <w:p w14:paraId="0CF15BD0" w14:textId="405557E9" w:rsidR="00AB01F4" w:rsidRPr="00EC1107" w:rsidRDefault="00BA6712" w:rsidP="00886CFD">
      <w:pPr>
        <w:ind w:firstLine="420"/>
        <w:jc w:val="both"/>
        <w:rPr>
          <w:rFonts w:eastAsiaTheme="minorEastAsia"/>
          <w:sz w:val="21"/>
          <w:szCs w:val="21"/>
          <w:lang w:eastAsia="zh-CN"/>
        </w:rPr>
      </w:pPr>
      <w:r w:rsidRPr="00FA371A">
        <w:rPr>
          <w:rFonts w:eastAsiaTheme="minorEastAsia"/>
          <w:sz w:val="21"/>
          <w:szCs w:val="21"/>
          <w:lang w:eastAsia="zh-CN"/>
        </w:rPr>
        <w:t>To extend the system's capabilities,</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the </w:t>
      </w:r>
      <w:r w:rsidR="006A152A">
        <w:rPr>
          <w:rFonts w:eastAsiaTheme="minorEastAsia"/>
          <w:sz w:val="21"/>
          <w:szCs w:val="21"/>
          <w:lang w:eastAsia="zh-CN"/>
        </w:rPr>
        <w:t>OFE</w:t>
      </w:r>
      <w:r w:rsidRPr="00FA371A">
        <w:rPr>
          <w:rFonts w:eastAsiaTheme="minorEastAsia"/>
          <w:sz w:val="21"/>
          <w:szCs w:val="21"/>
          <w:lang w:eastAsia="zh-CN"/>
        </w:rPr>
        <w:t xml:space="preserve"> architecture offers versatile scalability across spectral, spatial, and functional dimensions. First, the spectral range is not confined to the visible band; by incorporating appropriate sources and detectors, the framework can be readily expanded to the ultraviolet or infrared regions, enabling molecular fingerprinting in complex environments. Second, coupling </w:t>
      </w:r>
      <w:r w:rsidR="006A152A">
        <w:rPr>
          <w:rFonts w:eastAsiaTheme="minorEastAsia"/>
          <w:sz w:val="21"/>
          <w:szCs w:val="21"/>
          <w:lang w:eastAsia="zh-CN"/>
        </w:rPr>
        <w:t>OFE</w:t>
      </w:r>
      <w:r w:rsidRPr="00FA371A">
        <w:rPr>
          <w:rFonts w:eastAsiaTheme="minorEastAsia"/>
          <w:sz w:val="21"/>
          <w:szCs w:val="21"/>
          <w:lang w:eastAsia="zh-CN"/>
        </w:rPr>
        <w:t xml:space="preserve"> with event cameras (capable of microsecond-level temporal resolution) or SPAD arrays (achieving picosecond to nanosecond-level precision) facilitates hyperspectral imaging</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Finally, the active nature of </w:t>
      </w:r>
      <w:r w:rsidR="006A152A">
        <w:rPr>
          <w:rFonts w:eastAsiaTheme="minorEastAsia"/>
          <w:sz w:val="21"/>
          <w:szCs w:val="21"/>
          <w:lang w:eastAsia="zh-CN"/>
        </w:rPr>
        <w:t>OFE</w:t>
      </w:r>
      <w:r w:rsidRPr="00FA371A">
        <w:rPr>
          <w:rFonts w:eastAsiaTheme="minorEastAsia"/>
          <w:sz w:val="21"/>
          <w:szCs w:val="21"/>
          <w:lang w:eastAsia="zh-CN"/>
        </w:rPr>
        <w:t xml:space="preserve"> opens new possibilities for real-time adaptive sensing. Unlike passive spectrometers, the illumination patterns in </w:t>
      </w:r>
      <w:r w:rsidR="006A152A">
        <w:rPr>
          <w:rFonts w:eastAsiaTheme="minorEastAsia"/>
          <w:sz w:val="21"/>
          <w:szCs w:val="21"/>
          <w:lang w:eastAsia="zh-CN"/>
        </w:rPr>
        <w:t>OFE</w:t>
      </w:r>
      <w:r w:rsidRPr="00FA371A">
        <w:rPr>
          <w:rFonts w:eastAsiaTheme="minorEastAsia"/>
          <w:sz w:val="21"/>
          <w:szCs w:val="21"/>
          <w:lang w:eastAsia="zh-CN"/>
        </w:rPr>
        <w:t xml:space="preserve"> can be dynamically optimized based on initial measurements to maximize the reconstruction fidelity for specific spectral features, establishing a closed-loop framework for intelligent optical sensing. </w:t>
      </w:r>
      <w:bookmarkEnd w:id="35"/>
    </w:p>
    <w:sectPr w:rsidR="00AB01F4" w:rsidRPr="00EC110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bguo" w:date="2026-03-12T13:45:00Z" w:initials="t">
    <w:p w14:paraId="192D237A" w14:textId="77777777" w:rsidR="0025322A" w:rsidRDefault="003C7438" w:rsidP="0025322A">
      <w:pPr>
        <w:pStyle w:val="ac"/>
      </w:pPr>
      <w:r>
        <w:rPr>
          <w:rStyle w:val="ab"/>
        </w:rPr>
        <w:annotationRef/>
      </w:r>
      <w:r w:rsidR="0025322A">
        <w:rPr>
          <w:rFonts w:hint="eastAsia"/>
        </w:rPr>
        <w:t>现在的写法，还是改成原来的题目更好</w:t>
      </w:r>
    </w:p>
  </w:comment>
  <w:comment w:id="34" w:author="tbguo" w:date="2026-03-15T14:23:00Z" w:initials="t">
    <w:p w14:paraId="3B6C6468" w14:textId="77777777" w:rsidR="002E1C08" w:rsidRDefault="002E1C08" w:rsidP="002E1C08">
      <w:pPr>
        <w:pStyle w:val="ac"/>
      </w:pPr>
      <w:r>
        <w:rPr>
          <w:rStyle w:val="ab"/>
        </w:rPr>
        <w:annotationRef/>
      </w:r>
      <w:r>
        <w:rPr>
          <w:rFonts w:hint="eastAsia"/>
        </w:rPr>
        <w:t>全部画成</w:t>
      </w:r>
      <w:r>
        <w:t>2d</w:t>
      </w:r>
      <w:r>
        <w:rPr>
          <w:rFonts w:hint="eastAsia"/>
        </w:rPr>
        <w:t>的即可，不需要旋转</w:t>
      </w:r>
      <w:r>
        <w:t xml:space="preserve"> 3d</w:t>
      </w:r>
    </w:p>
  </w:comment>
  <w:comment w:id="39" w:author="tbguo" w:date="2026-03-12T19:09:00Z" w:initials="t">
    <w:p w14:paraId="23F86C4E" w14:textId="3A33812E" w:rsidR="00D24642" w:rsidRDefault="00D24642" w:rsidP="00D24642">
      <w:pPr>
        <w:pStyle w:val="ac"/>
      </w:pPr>
      <w:r>
        <w:rPr>
          <w:rStyle w:val="ab"/>
        </w:rPr>
        <w:annotationRef/>
      </w:r>
      <w:r>
        <w:rPr>
          <w:rFonts w:hint="eastAsia"/>
        </w:rPr>
        <w:t>基本的参数设置应该说明，不然</w:t>
      </w:r>
      <w:r>
        <w:t>reader</w:t>
      </w:r>
      <w:r>
        <w:rPr>
          <w:rFonts w:hint="eastAsia"/>
        </w:rPr>
        <w:t>不知所云。比如，</w:t>
      </w:r>
      <w:r>
        <w:t xml:space="preserve">fig2 </w:t>
      </w:r>
      <w:r>
        <w:rPr>
          <w:rFonts w:hint="eastAsia"/>
        </w:rPr>
        <w:t>纵轴是啥，如何得到的，为啥会有负数。</w:t>
      </w:r>
      <w:r>
        <w:t>OFE</w:t>
      </w:r>
      <w:r>
        <w:rPr>
          <w:rFonts w:hint="eastAsia"/>
        </w:rPr>
        <w:t>的频率是啥，</w:t>
      </w:r>
      <w:r>
        <w:t>OFE</w:t>
      </w:r>
      <w:r>
        <w:rPr>
          <w:rFonts w:hint="eastAsia"/>
        </w:rPr>
        <w:t>几个通道，输入的光谱是啥。其他的细节可以放到</w:t>
      </w:r>
      <w:r>
        <w:t>SI</w:t>
      </w:r>
      <w:r>
        <w:rPr>
          <w:rFonts w:hint="eastAsia"/>
        </w:rPr>
        <w:t>。</w:t>
      </w:r>
    </w:p>
  </w:comment>
  <w:comment w:id="52" w:author="tbguo" w:date="2026-03-13T13:25:00Z" w:initials="t">
    <w:p w14:paraId="442BD118" w14:textId="77777777" w:rsidR="00883893" w:rsidRDefault="00883893" w:rsidP="00883893">
      <w:pPr>
        <w:pStyle w:val="ac"/>
      </w:pPr>
      <w:r>
        <w:rPr>
          <w:rStyle w:val="ab"/>
        </w:rPr>
        <w:annotationRef/>
      </w:r>
      <w:r>
        <w:rPr>
          <w:rFonts w:hint="eastAsia"/>
        </w:rPr>
        <w:t>太乱，图</w:t>
      </w:r>
      <w:r>
        <w:t>a</w:t>
      </w:r>
      <w:r>
        <w:rPr>
          <w:rFonts w:hint="eastAsia"/>
        </w:rPr>
        <w:t>可以拆成</w:t>
      </w:r>
      <w:r>
        <w:t>2</w:t>
      </w:r>
      <w:r>
        <w:rPr>
          <w:rFonts w:hint="eastAsia"/>
        </w:rPr>
        <w:t>个图，图</w:t>
      </w:r>
      <w:r>
        <w:t>b demodulation error</w:t>
      </w:r>
      <w:r>
        <w:rPr>
          <w:rFonts w:hint="eastAsia"/>
        </w:rPr>
        <w:t>可以去掉放到</w:t>
      </w:r>
      <w:r>
        <w:t>si</w:t>
      </w:r>
      <w:r>
        <w:rPr>
          <w:rFonts w:hint="eastAsia"/>
        </w:rPr>
        <w:t>；图</w:t>
      </w:r>
      <w:r>
        <w:t>cd</w:t>
      </w:r>
      <w:r>
        <w:rPr>
          <w:rFonts w:hint="eastAsia"/>
        </w:rPr>
        <w:t>去掉几个频率；图</w:t>
      </w:r>
      <w:r>
        <w:t>c</w:t>
      </w:r>
      <w:r>
        <w:rPr>
          <w:rFonts w:hint="eastAsia"/>
        </w:rPr>
        <w:t>也可以拆成</w:t>
      </w:r>
      <w:r>
        <w:t>2</w:t>
      </w:r>
      <w:r>
        <w:rPr>
          <w:rFonts w:hint="eastAsia"/>
        </w:rPr>
        <w:t>个图</w:t>
      </w:r>
    </w:p>
  </w:comment>
  <w:comment w:id="55" w:author="tbguo" w:date="2026-03-12T10:31:00Z" w:initials="t">
    <w:p w14:paraId="0C536E54" w14:textId="298FEB61" w:rsidR="0053290B" w:rsidRDefault="0053290B" w:rsidP="0053290B">
      <w:pPr>
        <w:pStyle w:val="ac"/>
      </w:pPr>
      <w:r>
        <w:rPr>
          <w:rStyle w:val="ab"/>
        </w:rPr>
        <w:annotationRef/>
      </w:r>
      <w:r>
        <w:rPr>
          <w:rFonts w:hint="eastAsia"/>
        </w:rPr>
        <w:t>画出</w:t>
      </w:r>
      <w:r>
        <w:t>led</w:t>
      </w:r>
      <w:r>
        <w:rPr>
          <w:rFonts w:hint="eastAsia"/>
        </w:rPr>
        <w:t>、</w:t>
      </w:r>
      <w:r>
        <w:t>colorchecker</w:t>
      </w:r>
      <w:r>
        <w:rPr>
          <w:rFonts w:hint="eastAsia"/>
        </w:rPr>
        <w:t>、</w:t>
      </w:r>
      <w:r>
        <w:t>PD</w:t>
      </w:r>
      <w:r>
        <w:rPr>
          <w:rFonts w:hint="eastAsia"/>
        </w:rPr>
        <w:t>的位置关系，透射反射？</w:t>
      </w:r>
    </w:p>
  </w:comment>
  <w:comment w:id="65" w:author="tbguo" w:date="2026-03-12T10:30:00Z" w:initials="t">
    <w:p w14:paraId="46827E04" w14:textId="77777777" w:rsidR="00231EA3" w:rsidRDefault="0053290B" w:rsidP="00231EA3">
      <w:pPr>
        <w:pStyle w:val="ac"/>
      </w:pPr>
      <w:r>
        <w:rPr>
          <w:rStyle w:val="ab"/>
        </w:rPr>
        <w:annotationRef/>
      </w:r>
      <w:r w:rsidR="00231EA3">
        <w:rPr>
          <w:rFonts w:hint="eastAsia"/>
        </w:rPr>
        <w:t>这一段写的太简略了，</w:t>
      </w:r>
      <w:r w:rsidR="00231EA3">
        <w:t xml:space="preserve"> 10 nm fwhm</w:t>
      </w:r>
      <w:r w:rsidR="00231EA3">
        <w:rPr>
          <w:rFonts w:hint="eastAsia"/>
        </w:rPr>
        <w:t>的光谱咋来的，怎么测的，</w:t>
      </w:r>
      <w:r w:rsidR="00231EA3">
        <w:t xml:space="preserve">LED filter PD </w:t>
      </w:r>
      <w:r w:rsidR="00231EA3">
        <w:rPr>
          <w:rFonts w:hint="eastAsia"/>
        </w:rPr>
        <w:t>的位置关系</w:t>
      </w:r>
    </w:p>
  </w:comment>
  <w:comment w:id="71" w:author="tbguo" w:date="2026-03-12T10:15:00Z" w:initials="t">
    <w:p w14:paraId="0CE556F2" w14:textId="77777777" w:rsidR="00231EA3" w:rsidRDefault="00231EA3" w:rsidP="00231EA3">
      <w:pPr>
        <w:pStyle w:val="ac"/>
      </w:pPr>
      <w:r>
        <w:rPr>
          <w:rStyle w:val="ab"/>
        </w:rPr>
        <w:annotationRef/>
      </w:r>
      <w:r>
        <w:rPr>
          <w:rFonts w:hint="eastAsia"/>
        </w:rPr>
        <w:t>针对</w:t>
      </w:r>
      <w:r>
        <w:t>a</w:t>
      </w:r>
      <w:r>
        <w:rPr>
          <w:rFonts w:hint="eastAsia"/>
        </w:rPr>
        <w:t>、</w:t>
      </w:r>
      <w:r>
        <w:t>b</w:t>
      </w:r>
      <w:r>
        <w:rPr>
          <w:rFonts w:hint="eastAsia"/>
        </w:rPr>
        <w:t>，添加</w:t>
      </w:r>
      <w:r>
        <w:t>2</w:t>
      </w:r>
      <w:r>
        <w:rPr>
          <w:rFonts w:hint="eastAsia"/>
        </w:rPr>
        <w:t>个光路示意图，</w:t>
      </w:r>
    </w:p>
  </w:comment>
  <w:comment w:id="72" w:author="tbguo" w:date="2026-03-13T13:45:00Z" w:initials="t">
    <w:p w14:paraId="1C57C4A9" w14:textId="77777777" w:rsidR="005735E5" w:rsidRDefault="005735E5" w:rsidP="005735E5">
      <w:pPr>
        <w:pStyle w:val="ac"/>
      </w:pPr>
      <w:r>
        <w:rPr>
          <w:rStyle w:val="ab"/>
        </w:rPr>
        <w:annotationRef/>
      </w:r>
      <w:r>
        <w:t xml:space="preserve">Figure4a </w:t>
      </w:r>
      <w:r>
        <w:rPr>
          <w:rFonts w:hint="eastAsia"/>
        </w:rPr>
        <w:t>正文没有提及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2D237A" w15:done="0"/>
  <w15:commentEx w15:paraId="3B6C6468" w15:done="0"/>
  <w15:commentEx w15:paraId="23F86C4E" w15:done="0"/>
  <w15:commentEx w15:paraId="442BD118" w15:done="0"/>
  <w15:commentEx w15:paraId="0C536E54" w15:done="0"/>
  <w15:commentEx w15:paraId="46827E04" w15:done="0"/>
  <w15:commentEx w15:paraId="0CE556F2" w15:done="0"/>
  <w15:commentEx w15:paraId="1C57C4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DC5E9F" w16cex:dateUtc="2026-03-12T05:45:00Z"/>
  <w16cex:commentExtensible w16cex:durableId="65E41385" w16cex:dateUtc="2026-03-15T06:23:00Z"/>
  <w16cex:commentExtensible w16cex:durableId="758F0055" w16cex:dateUtc="2026-03-12T11:09:00Z"/>
  <w16cex:commentExtensible w16cex:durableId="0A6D5379" w16cex:dateUtc="2026-03-13T05:25:00Z"/>
  <w16cex:commentExtensible w16cex:durableId="7ED00335" w16cex:dateUtc="2026-03-12T02:31:00Z"/>
  <w16cex:commentExtensible w16cex:durableId="5946E2B4" w16cex:dateUtc="2026-03-12T02:30:00Z"/>
  <w16cex:commentExtensible w16cex:durableId="1EB1D88B" w16cex:dateUtc="2026-03-12T02:15:00Z"/>
  <w16cex:commentExtensible w16cex:durableId="013E4713" w16cex:dateUtc="2026-03-13T0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2D237A" w16cid:durableId="70DC5E9F"/>
  <w16cid:commentId w16cid:paraId="3B6C6468" w16cid:durableId="65E41385"/>
  <w16cid:commentId w16cid:paraId="23F86C4E" w16cid:durableId="758F0055"/>
  <w16cid:commentId w16cid:paraId="442BD118" w16cid:durableId="0A6D5379"/>
  <w16cid:commentId w16cid:paraId="0C536E54" w16cid:durableId="7ED00335"/>
  <w16cid:commentId w16cid:paraId="46827E04" w16cid:durableId="5946E2B4"/>
  <w16cid:commentId w16cid:paraId="0CE556F2" w16cid:durableId="1EB1D88B"/>
  <w16cid:commentId w16cid:paraId="1C57C4A9" w16cid:durableId="013E47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DBE6A" w14:textId="77777777" w:rsidR="00026F58" w:rsidRDefault="00026F58" w:rsidP="00872910">
      <w:r>
        <w:separator/>
      </w:r>
    </w:p>
  </w:endnote>
  <w:endnote w:type="continuationSeparator" w:id="0">
    <w:p w14:paraId="3AF41D4B" w14:textId="77777777" w:rsidR="00026F58" w:rsidRDefault="00026F58"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FD05" w14:textId="77777777" w:rsidR="00026F58" w:rsidRDefault="00026F58" w:rsidP="00872910">
      <w:r>
        <w:separator/>
      </w:r>
    </w:p>
  </w:footnote>
  <w:footnote w:type="continuationSeparator" w:id="0">
    <w:p w14:paraId="6D96BF6D" w14:textId="77777777" w:rsidR="00026F58" w:rsidRDefault="00026F58" w:rsidP="0087291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bguo">
    <w15:presenceInfo w15:providerId="None" w15:userId="tbgu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rQUAc0a6oSwAAAA="/>
  </w:docVars>
  <w:rsids>
    <w:rsidRoot w:val="00BD525D"/>
    <w:rsid w:val="00001145"/>
    <w:rsid w:val="0000360E"/>
    <w:rsid w:val="000061FD"/>
    <w:rsid w:val="00011E23"/>
    <w:rsid w:val="00014526"/>
    <w:rsid w:val="000164F2"/>
    <w:rsid w:val="000212CD"/>
    <w:rsid w:val="00022FB2"/>
    <w:rsid w:val="0002413E"/>
    <w:rsid w:val="00026F58"/>
    <w:rsid w:val="00027A72"/>
    <w:rsid w:val="00030199"/>
    <w:rsid w:val="0003127B"/>
    <w:rsid w:val="000313A0"/>
    <w:rsid w:val="00031CB1"/>
    <w:rsid w:val="00050D80"/>
    <w:rsid w:val="00070DFF"/>
    <w:rsid w:val="00071B23"/>
    <w:rsid w:val="00082A25"/>
    <w:rsid w:val="00090C84"/>
    <w:rsid w:val="00095419"/>
    <w:rsid w:val="00097C8E"/>
    <w:rsid w:val="000A02FA"/>
    <w:rsid w:val="000B06A5"/>
    <w:rsid w:val="000B2A41"/>
    <w:rsid w:val="000C0B42"/>
    <w:rsid w:val="000C4078"/>
    <w:rsid w:val="000D3AC6"/>
    <w:rsid w:val="000E2CB8"/>
    <w:rsid w:val="000F0C16"/>
    <w:rsid w:val="000F564C"/>
    <w:rsid w:val="000F6CF7"/>
    <w:rsid w:val="001067E6"/>
    <w:rsid w:val="0010690C"/>
    <w:rsid w:val="0011785D"/>
    <w:rsid w:val="00120802"/>
    <w:rsid w:val="00122346"/>
    <w:rsid w:val="001238F9"/>
    <w:rsid w:val="00123A3F"/>
    <w:rsid w:val="0012450A"/>
    <w:rsid w:val="00130500"/>
    <w:rsid w:val="0013275F"/>
    <w:rsid w:val="00136249"/>
    <w:rsid w:val="001435C0"/>
    <w:rsid w:val="00147121"/>
    <w:rsid w:val="00165C71"/>
    <w:rsid w:val="001804F0"/>
    <w:rsid w:val="001B724E"/>
    <w:rsid w:val="001C4194"/>
    <w:rsid w:val="001C570B"/>
    <w:rsid w:val="001C6FA6"/>
    <w:rsid w:val="001D0FF1"/>
    <w:rsid w:val="001D291F"/>
    <w:rsid w:val="001D4EE0"/>
    <w:rsid w:val="001D6C6E"/>
    <w:rsid w:val="001E678D"/>
    <w:rsid w:val="001F0433"/>
    <w:rsid w:val="001F0A2F"/>
    <w:rsid w:val="001F103E"/>
    <w:rsid w:val="00202431"/>
    <w:rsid w:val="00206092"/>
    <w:rsid w:val="002105D3"/>
    <w:rsid w:val="00210DCC"/>
    <w:rsid w:val="00221C33"/>
    <w:rsid w:val="00231EA3"/>
    <w:rsid w:val="00235649"/>
    <w:rsid w:val="00236CB6"/>
    <w:rsid w:val="00242BF9"/>
    <w:rsid w:val="002451B2"/>
    <w:rsid w:val="00251A77"/>
    <w:rsid w:val="0025322A"/>
    <w:rsid w:val="0025580B"/>
    <w:rsid w:val="00275AB1"/>
    <w:rsid w:val="00280140"/>
    <w:rsid w:val="00283578"/>
    <w:rsid w:val="00290D7F"/>
    <w:rsid w:val="00292256"/>
    <w:rsid w:val="00293CF8"/>
    <w:rsid w:val="00297927"/>
    <w:rsid w:val="002A7D7E"/>
    <w:rsid w:val="002B093A"/>
    <w:rsid w:val="002B1474"/>
    <w:rsid w:val="002B73DC"/>
    <w:rsid w:val="002C2A61"/>
    <w:rsid w:val="002E1C08"/>
    <w:rsid w:val="002E2014"/>
    <w:rsid w:val="002F1D49"/>
    <w:rsid w:val="002F2C72"/>
    <w:rsid w:val="002F38B1"/>
    <w:rsid w:val="00306CCE"/>
    <w:rsid w:val="00313A56"/>
    <w:rsid w:val="00316015"/>
    <w:rsid w:val="00335F30"/>
    <w:rsid w:val="0035456B"/>
    <w:rsid w:val="003617C1"/>
    <w:rsid w:val="00361F10"/>
    <w:rsid w:val="00363157"/>
    <w:rsid w:val="00363DAF"/>
    <w:rsid w:val="00370098"/>
    <w:rsid w:val="00370D56"/>
    <w:rsid w:val="00380812"/>
    <w:rsid w:val="00381ED8"/>
    <w:rsid w:val="00382B24"/>
    <w:rsid w:val="00383969"/>
    <w:rsid w:val="003876E2"/>
    <w:rsid w:val="00396351"/>
    <w:rsid w:val="003A0C10"/>
    <w:rsid w:val="003A3EAB"/>
    <w:rsid w:val="003A752B"/>
    <w:rsid w:val="003A7E7F"/>
    <w:rsid w:val="003B1F49"/>
    <w:rsid w:val="003B24E6"/>
    <w:rsid w:val="003B3FA3"/>
    <w:rsid w:val="003C30AA"/>
    <w:rsid w:val="003C5460"/>
    <w:rsid w:val="003C6966"/>
    <w:rsid w:val="003C7438"/>
    <w:rsid w:val="003D2E67"/>
    <w:rsid w:val="003E09A5"/>
    <w:rsid w:val="003E4F6B"/>
    <w:rsid w:val="003F1206"/>
    <w:rsid w:val="003F6012"/>
    <w:rsid w:val="00405E1C"/>
    <w:rsid w:val="004143BD"/>
    <w:rsid w:val="004150C7"/>
    <w:rsid w:val="00417411"/>
    <w:rsid w:val="0041750E"/>
    <w:rsid w:val="00421A8E"/>
    <w:rsid w:val="004273D1"/>
    <w:rsid w:val="004343DC"/>
    <w:rsid w:val="004373CD"/>
    <w:rsid w:val="00440AFD"/>
    <w:rsid w:val="004427E5"/>
    <w:rsid w:val="00444C10"/>
    <w:rsid w:val="00446EBA"/>
    <w:rsid w:val="00454211"/>
    <w:rsid w:val="0045788A"/>
    <w:rsid w:val="004641EC"/>
    <w:rsid w:val="00470709"/>
    <w:rsid w:val="00474982"/>
    <w:rsid w:val="0047524F"/>
    <w:rsid w:val="00476650"/>
    <w:rsid w:val="00482839"/>
    <w:rsid w:val="00482DB1"/>
    <w:rsid w:val="00486711"/>
    <w:rsid w:val="004A0FF1"/>
    <w:rsid w:val="004A42C2"/>
    <w:rsid w:val="004A4D63"/>
    <w:rsid w:val="004B0C8E"/>
    <w:rsid w:val="004B5C9D"/>
    <w:rsid w:val="004C0AEE"/>
    <w:rsid w:val="004C3751"/>
    <w:rsid w:val="004D0289"/>
    <w:rsid w:val="004D3F59"/>
    <w:rsid w:val="004D6F2D"/>
    <w:rsid w:val="004E6E28"/>
    <w:rsid w:val="004F01A7"/>
    <w:rsid w:val="004F760A"/>
    <w:rsid w:val="00501345"/>
    <w:rsid w:val="005023F0"/>
    <w:rsid w:val="00503D54"/>
    <w:rsid w:val="00512A7C"/>
    <w:rsid w:val="00513C40"/>
    <w:rsid w:val="00515D51"/>
    <w:rsid w:val="00516B1E"/>
    <w:rsid w:val="00516CD3"/>
    <w:rsid w:val="005201C6"/>
    <w:rsid w:val="00522286"/>
    <w:rsid w:val="005250F9"/>
    <w:rsid w:val="0052695A"/>
    <w:rsid w:val="0053290B"/>
    <w:rsid w:val="0053371F"/>
    <w:rsid w:val="00546EC7"/>
    <w:rsid w:val="00547E9D"/>
    <w:rsid w:val="005509E5"/>
    <w:rsid w:val="00550DD9"/>
    <w:rsid w:val="00564355"/>
    <w:rsid w:val="005735E5"/>
    <w:rsid w:val="00577A6A"/>
    <w:rsid w:val="0058474C"/>
    <w:rsid w:val="00584823"/>
    <w:rsid w:val="00586A3F"/>
    <w:rsid w:val="00591293"/>
    <w:rsid w:val="005940A5"/>
    <w:rsid w:val="0059457F"/>
    <w:rsid w:val="005A1EEB"/>
    <w:rsid w:val="005A4A3A"/>
    <w:rsid w:val="005A76A5"/>
    <w:rsid w:val="005B212F"/>
    <w:rsid w:val="005B7DEC"/>
    <w:rsid w:val="005C75E6"/>
    <w:rsid w:val="005D00D6"/>
    <w:rsid w:val="005D0518"/>
    <w:rsid w:val="005D3ED4"/>
    <w:rsid w:val="005D4874"/>
    <w:rsid w:val="005D7C89"/>
    <w:rsid w:val="005E687E"/>
    <w:rsid w:val="006045E6"/>
    <w:rsid w:val="006051F2"/>
    <w:rsid w:val="0061623D"/>
    <w:rsid w:val="00622801"/>
    <w:rsid w:val="00625423"/>
    <w:rsid w:val="006258D5"/>
    <w:rsid w:val="0062717B"/>
    <w:rsid w:val="00634C49"/>
    <w:rsid w:val="006445AA"/>
    <w:rsid w:val="00644748"/>
    <w:rsid w:val="00646EEE"/>
    <w:rsid w:val="00663930"/>
    <w:rsid w:val="00672EAB"/>
    <w:rsid w:val="00677FE9"/>
    <w:rsid w:val="0068456E"/>
    <w:rsid w:val="00687919"/>
    <w:rsid w:val="00687F5A"/>
    <w:rsid w:val="00695559"/>
    <w:rsid w:val="0069621F"/>
    <w:rsid w:val="0069680E"/>
    <w:rsid w:val="006A109F"/>
    <w:rsid w:val="006A152A"/>
    <w:rsid w:val="006A7F04"/>
    <w:rsid w:val="006B500F"/>
    <w:rsid w:val="006B6E14"/>
    <w:rsid w:val="006C27FE"/>
    <w:rsid w:val="006C2C6C"/>
    <w:rsid w:val="006D0A7E"/>
    <w:rsid w:val="006E0B65"/>
    <w:rsid w:val="006F1B11"/>
    <w:rsid w:val="006F2E1D"/>
    <w:rsid w:val="006F5A21"/>
    <w:rsid w:val="0070016B"/>
    <w:rsid w:val="00704062"/>
    <w:rsid w:val="00704134"/>
    <w:rsid w:val="00714321"/>
    <w:rsid w:val="00717CEB"/>
    <w:rsid w:val="0072244D"/>
    <w:rsid w:val="007264E5"/>
    <w:rsid w:val="0073403F"/>
    <w:rsid w:val="007412F8"/>
    <w:rsid w:val="0074176B"/>
    <w:rsid w:val="007426E3"/>
    <w:rsid w:val="007513F4"/>
    <w:rsid w:val="00751B04"/>
    <w:rsid w:val="00753233"/>
    <w:rsid w:val="00761DDE"/>
    <w:rsid w:val="00766AA3"/>
    <w:rsid w:val="007679A0"/>
    <w:rsid w:val="007700D6"/>
    <w:rsid w:val="00771FB8"/>
    <w:rsid w:val="00782B6D"/>
    <w:rsid w:val="007840B2"/>
    <w:rsid w:val="00790729"/>
    <w:rsid w:val="00790912"/>
    <w:rsid w:val="007909F5"/>
    <w:rsid w:val="00792901"/>
    <w:rsid w:val="00793B6E"/>
    <w:rsid w:val="00794540"/>
    <w:rsid w:val="0079768F"/>
    <w:rsid w:val="007978DF"/>
    <w:rsid w:val="007A0089"/>
    <w:rsid w:val="007A54C5"/>
    <w:rsid w:val="007B2C9C"/>
    <w:rsid w:val="007B6D26"/>
    <w:rsid w:val="007C2DF3"/>
    <w:rsid w:val="007C4DA0"/>
    <w:rsid w:val="007C5F02"/>
    <w:rsid w:val="007D1C1D"/>
    <w:rsid w:val="007D2455"/>
    <w:rsid w:val="007E1680"/>
    <w:rsid w:val="007F160C"/>
    <w:rsid w:val="007F74BF"/>
    <w:rsid w:val="00800D5F"/>
    <w:rsid w:val="00802DF5"/>
    <w:rsid w:val="00805DF4"/>
    <w:rsid w:val="00806EB3"/>
    <w:rsid w:val="0081326E"/>
    <w:rsid w:val="00815F48"/>
    <w:rsid w:val="008227DD"/>
    <w:rsid w:val="00822EA1"/>
    <w:rsid w:val="00826D71"/>
    <w:rsid w:val="00835782"/>
    <w:rsid w:val="00837481"/>
    <w:rsid w:val="008442C0"/>
    <w:rsid w:val="00856945"/>
    <w:rsid w:val="008572B0"/>
    <w:rsid w:val="00861EE9"/>
    <w:rsid w:val="00866590"/>
    <w:rsid w:val="0087207D"/>
    <w:rsid w:val="00872910"/>
    <w:rsid w:val="00876C37"/>
    <w:rsid w:val="00880878"/>
    <w:rsid w:val="00881CA2"/>
    <w:rsid w:val="0088258D"/>
    <w:rsid w:val="00883893"/>
    <w:rsid w:val="00883E12"/>
    <w:rsid w:val="00885B4C"/>
    <w:rsid w:val="00886A3F"/>
    <w:rsid w:val="00886CFD"/>
    <w:rsid w:val="0089006E"/>
    <w:rsid w:val="008946A8"/>
    <w:rsid w:val="008955BE"/>
    <w:rsid w:val="00897978"/>
    <w:rsid w:val="008A0B0C"/>
    <w:rsid w:val="008A2840"/>
    <w:rsid w:val="008A3235"/>
    <w:rsid w:val="008A363C"/>
    <w:rsid w:val="008A581B"/>
    <w:rsid w:val="008B6856"/>
    <w:rsid w:val="008B71B1"/>
    <w:rsid w:val="008D4E11"/>
    <w:rsid w:val="008E018D"/>
    <w:rsid w:val="008E0CD1"/>
    <w:rsid w:val="008E71C1"/>
    <w:rsid w:val="008F552E"/>
    <w:rsid w:val="009006FE"/>
    <w:rsid w:val="00901C0D"/>
    <w:rsid w:val="0090291F"/>
    <w:rsid w:val="00911A90"/>
    <w:rsid w:val="009149C3"/>
    <w:rsid w:val="00920BC8"/>
    <w:rsid w:val="00927407"/>
    <w:rsid w:val="00927BC5"/>
    <w:rsid w:val="00934BAA"/>
    <w:rsid w:val="00945961"/>
    <w:rsid w:val="00947AB4"/>
    <w:rsid w:val="00950E2F"/>
    <w:rsid w:val="00950ED1"/>
    <w:rsid w:val="009636F3"/>
    <w:rsid w:val="00963E7A"/>
    <w:rsid w:val="00966A26"/>
    <w:rsid w:val="00974522"/>
    <w:rsid w:val="00974A91"/>
    <w:rsid w:val="0097641D"/>
    <w:rsid w:val="00977727"/>
    <w:rsid w:val="00995CF6"/>
    <w:rsid w:val="00996685"/>
    <w:rsid w:val="009A3512"/>
    <w:rsid w:val="009B0ADC"/>
    <w:rsid w:val="009B786D"/>
    <w:rsid w:val="009C199F"/>
    <w:rsid w:val="009C224C"/>
    <w:rsid w:val="009C5C81"/>
    <w:rsid w:val="009D281F"/>
    <w:rsid w:val="009D2978"/>
    <w:rsid w:val="009D4676"/>
    <w:rsid w:val="009D4CB1"/>
    <w:rsid w:val="009D61E5"/>
    <w:rsid w:val="009D67DC"/>
    <w:rsid w:val="009E6BF6"/>
    <w:rsid w:val="009F0B2B"/>
    <w:rsid w:val="009F4485"/>
    <w:rsid w:val="00A015E2"/>
    <w:rsid w:val="00A049DE"/>
    <w:rsid w:val="00A0722A"/>
    <w:rsid w:val="00A11327"/>
    <w:rsid w:val="00A21854"/>
    <w:rsid w:val="00A25F4A"/>
    <w:rsid w:val="00A267A1"/>
    <w:rsid w:val="00A301C9"/>
    <w:rsid w:val="00A333F5"/>
    <w:rsid w:val="00A40670"/>
    <w:rsid w:val="00A412F7"/>
    <w:rsid w:val="00A43FFA"/>
    <w:rsid w:val="00A45067"/>
    <w:rsid w:val="00A47427"/>
    <w:rsid w:val="00A63223"/>
    <w:rsid w:val="00A6605F"/>
    <w:rsid w:val="00A668F7"/>
    <w:rsid w:val="00A75741"/>
    <w:rsid w:val="00A75BC8"/>
    <w:rsid w:val="00A8466B"/>
    <w:rsid w:val="00A92363"/>
    <w:rsid w:val="00A939AB"/>
    <w:rsid w:val="00AA17C4"/>
    <w:rsid w:val="00AA1D08"/>
    <w:rsid w:val="00AB01F4"/>
    <w:rsid w:val="00AB27DB"/>
    <w:rsid w:val="00AB54FE"/>
    <w:rsid w:val="00AB558A"/>
    <w:rsid w:val="00AB7595"/>
    <w:rsid w:val="00AB7C30"/>
    <w:rsid w:val="00AC0620"/>
    <w:rsid w:val="00AC102E"/>
    <w:rsid w:val="00AC7D6B"/>
    <w:rsid w:val="00AD0322"/>
    <w:rsid w:val="00AE61C3"/>
    <w:rsid w:val="00AF5513"/>
    <w:rsid w:val="00AF71AB"/>
    <w:rsid w:val="00B034FE"/>
    <w:rsid w:val="00B061D2"/>
    <w:rsid w:val="00B10051"/>
    <w:rsid w:val="00B1152F"/>
    <w:rsid w:val="00B176B9"/>
    <w:rsid w:val="00B2064C"/>
    <w:rsid w:val="00B20E2E"/>
    <w:rsid w:val="00B23864"/>
    <w:rsid w:val="00B26C5F"/>
    <w:rsid w:val="00B30032"/>
    <w:rsid w:val="00B306E8"/>
    <w:rsid w:val="00B315B3"/>
    <w:rsid w:val="00B3168E"/>
    <w:rsid w:val="00B34889"/>
    <w:rsid w:val="00B43346"/>
    <w:rsid w:val="00B43BF7"/>
    <w:rsid w:val="00B43E2D"/>
    <w:rsid w:val="00B4673E"/>
    <w:rsid w:val="00B471A5"/>
    <w:rsid w:val="00B65FF2"/>
    <w:rsid w:val="00B7077C"/>
    <w:rsid w:val="00B758E2"/>
    <w:rsid w:val="00B75F12"/>
    <w:rsid w:val="00B7642D"/>
    <w:rsid w:val="00B76531"/>
    <w:rsid w:val="00B76ED6"/>
    <w:rsid w:val="00B772FE"/>
    <w:rsid w:val="00B857EF"/>
    <w:rsid w:val="00B92746"/>
    <w:rsid w:val="00B9426D"/>
    <w:rsid w:val="00B95674"/>
    <w:rsid w:val="00BA1916"/>
    <w:rsid w:val="00BA1E8F"/>
    <w:rsid w:val="00BA6712"/>
    <w:rsid w:val="00BB3404"/>
    <w:rsid w:val="00BC472F"/>
    <w:rsid w:val="00BC5246"/>
    <w:rsid w:val="00BC6B28"/>
    <w:rsid w:val="00BD1D7F"/>
    <w:rsid w:val="00BD525D"/>
    <w:rsid w:val="00BE17E3"/>
    <w:rsid w:val="00BE2455"/>
    <w:rsid w:val="00BE6B1F"/>
    <w:rsid w:val="00BF0FE9"/>
    <w:rsid w:val="00BF3C69"/>
    <w:rsid w:val="00C025F3"/>
    <w:rsid w:val="00C046D7"/>
    <w:rsid w:val="00C0554E"/>
    <w:rsid w:val="00C1015F"/>
    <w:rsid w:val="00C1161D"/>
    <w:rsid w:val="00C13911"/>
    <w:rsid w:val="00C15C6F"/>
    <w:rsid w:val="00C36E2A"/>
    <w:rsid w:val="00C37480"/>
    <w:rsid w:val="00C4143F"/>
    <w:rsid w:val="00C52357"/>
    <w:rsid w:val="00C53577"/>
    <w:rsid w:val="00C53C01"/>
    <w:rsid w:val="00C55B09"/>
    <w:rsid w:val="00C66EBC"/>
    <w:rsid w:val="00C676F4"/>
    <w:rsid w:val="00C76DBC"/>
    <w:rsid w:val="00C810D2"/>
    <w:rsid w:val="00C94226"/>
    <w:rsid w:val="00CA03AC"/>
    <w:rsid w:val="00CA0A69"/>
    <w:rsid w:val="00CA2F55"/>
    <w:rsid w:val="00CB3676"/>
    <w:rsid w:val="00CB3ED7"/>
    <w:rsid w:val="00CB4F5A"/>
    <w:rsid w:val="00CC1B6A"/>
    <w:rsid w:val="00CC483F"/>
    <w:rsid w:val="00CC671F"/>
    <w:rsid w:val="00CD2C0F"/>
    <w:rsid w:val="00CE0230"/>
    <w:rsid w:val="00CE549D"/>
    <w:rsid w:val="00CF3C30"/>
    <w:rsid w:val="00CF7052"/>
    <w:rsid w:val="00D06800"/>
    <w:rsid w:val="00D12A5E"/>
    <w:rsid w:val="00D130E0"/>
    <w:rsid w:val="00D13B3D"/>
    <w:rsid w:val="00D14966"/>
    <w:rsid w:val="00D24642"/>
    <w:rsid w:val="00D25584"/>
    <w:rsid w:val="00D31229"/>
    <w:rsid w:val="00D31CDD"/>
    <w:rsid w:val="00D53CFE"/>
    <w:rsid w:val="00D53F8A"/>
    <w:rsid w:val="00D637E9"/>
    <w:rsid w:val="00D63FC6"/>
    <w:rsid w:val="00D70C30"/>
    <w:rsid w:val="00D72005"/>
    <w:rsid w:val="00D72278"/>
    <w:rsid w:val="00D80023"/>
    <w:rsid w:val="00D83CDC"/>
    <w:rsid w:val="00D85709"/>
    <w:rsid w:val="00D8752D"/>
    <w:rsid w:val="00D9475B"/>
    <w:rsid w:val="00D95577"/>
    <w:rsid w:val="00DA13FC"/>
    <w:rsid w:val="00DA1A1A"/>
    <w:rsid w:val="00DA481D"/>
    <w:rsid w:val="00DB58ED"/>
    <w:rsid w:val="00DD4DF6"/>
    <w:rsid w:val="00DD4F3A"/>
    <w:rsid w:val="00DD4FDC"/>
    <w:rsid w:val="00DE521B"/>
    <w:rsid w:val="00DE5F85"/>
    <w:rsid w:val="00DF240F"/>
    <w:rsid w:val="00E00156"/>
    <w:rsid w:val="00E0064B"/>
    <w:rsid w:val="00E06F5B"/>
    <w:rsid w:val="00E1639F"/>
    <w:rsid w:val="00E164CC"/>
    <w:rsid w:val="00E17142"/>
    <w:rsid w:val="00E21346"/>
    <w:rsid w:val="00E3124A"/>
    <w:rsid w:val="00E3151E"/>
    <w:rsid w:val="00E31E9E"/>
    <w:rsid w:val="00E3549A"/>
    <w:rsid w:val="00E355D6"/>
    <w:rsid w:val="00E3620C"/>
    <w:rsid w:val="00E3741E"/>
    <w:rsid w:val="00E37C46"/>
    <w:rsid w:val="00E40642"/>
    <w:rsid w:val="00E44475"/>
    <w:rsid w:val="00E445D9"/>
    <w:rsid w:val="00E4730C"/>
    <w:rsid w:val="00E60073"/>
    <w:rsid w:val="00E60DBC"/>
    <w:rsid w:val="00E63BDD"/>
    <w:rsid w:val="00E64ACD"/>
    <w:rsid w:val="00E66E49"/>
    <w:rsid w:val="00E758A7"/>
    <w:rsid w:val="00E81113"/>
    <w:rsid w:val="00E82C58"/>
    <w:rsid w:val="00E85824"/>
    <w:rsid w:val="00E97508"/>
    <w:rsid w:val="00EA0310"/>
    <w:rsid w:val="00EA3F95"/>
    <w:rsid w:val="00EA4202"/>
    <w:rsid w:val="00EA6081"/>
    <w:rsid w:val="00EA7943"/>
    <w:rsid w:val="00EA796E"/>
    <w:rsid w:val="00EB34CD"/>
    <w:rsid w:val="00EB362E"/>
    <w:rsid w:val="00EB78D5"/>
    <w:rsid w:val="00EC1107"/>
    <w:rsid w:val="00EC26B4"/>
    <w:rsid w:val="00EC36B9"/>
    <w:rsid w:val="00ED314A"/>
    <w:rsid w:val="00ED3197"/>
    <w:rsid w:val="00ED71BE"/>
    <w:rsid w:val="00EE3D1D"/>
    <w:rsid w:val="00EE416A"/>
    <w:rsid w:val="00F00B3E"/>
    <w:rsid w:val="00F015EC"/>
    <w:rsid w:val="00F02807"/>
    <w:rsid w:val="00F1527D"/>
    <w:rsid w:val="00F17261"/>
    <w:rsid w:val="00F2230B"/>
    <w:rsid w:val="00F26A9E"/>
    <w:rsid w:val="00F30FB5"/>
    <w:rsid w:val="00F318B9"/>
    <w:rsid w:val="00F416C0"/>
    <w:rsid w:val="00F5391C"/>
    <w:rsid w:val="00F62EAE"/>
    <w:rsid w:val="00F81698"/>
    <w:rsid w:val="00F920B5"/>
    <w:rsid w:val="00F93515"/>
    <w:rsid w:val="00F95657"/>
    <w:rsid w:val="00FA371A"/>
    <w:rsid w:val="00FB7D74"/>
    <w:rsid w:val="00FC7731"/>
    <w:rsid w:val="00FD24E8"/>
    <w:rsid w:val="00FD7197"/>
    <w:rsid w:val="00FE704A"/>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DBB723C7-2293-4D0C-B062-3741FB8A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tif"/><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ti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sv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5207</TotalTime>
  <Pages>8</Pages>
  <Words>3312</Words>
  <Characters>18885</Characters>
  <Application>Microsoft Office Word</Application>
  <DocSecurity>0</DocSecurity>
  <Lines>157</Lines>
  <Paragraphs>44</Paragraphs>
  <ScaleCrop>false</ScaleCrop>
  <Company/>
  <LinksUpToDate>false</LinksUpToDate>
  <CharactersWithSpaces>22153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tbguo</cp:lastModifiedBy>
  <cp:revision>9</cp:revision>
  <cp:lastPrinted>2025-11-13T03:02:00Z</cp:lastPrinted>
  <dcterms:created xsi:type="dcterms:W3CDTF">2026-03-11T12:07:00Z</dcterms:created>
  <dcterms:modified xsi:type="dcterms:W3CDTF">2026-03-15T06:29:00Z</dcterms:modified>
</cp:coreProperties>
</file>