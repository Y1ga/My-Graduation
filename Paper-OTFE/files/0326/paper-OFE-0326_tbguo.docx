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7A8A4EB" w:rsidR="004D0289" w:rsidRPr="00632FE5" w:rsidRDefault="003C7438" w:rsidP="00AA1D08">
      <w:pPr>
        <w:jc w:val="center"/>
        <w:rPr>
          <w:rFonts w:eastAsiaTheme="minorEastAsia" w:cstheme="minorBidi"/>
          <w:spacing w:val="0"/>
          <w:kern w:val="2"/>
          <w:sz w:val="22"/>
          <w:szCs w:val="22"/>
          <w:lang w:eastAsia="zh-CN"/>
        </w:rPr>
      </w:pPr>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00511BE9">
        <w:rPr>
          <w:rFonts w:eastAsiaTheme="minorEastAsia" w:cstheme="minorBidi" w:hint="eastAsia"/>
          <w:spacing w:val="0"/>
          <w:kern w:val="2"/>
          <w:sz w:val="22"/>
          <w:szCs w:val="22"/>
          <w:lang w:eastAsia="zh-CN"/>
        </w:rPr>
        <w:t xml:space="preserve">computational </w:t>
      </w:r>
      <w:r w:rsidRPr="00632FE5">
        <w:rPr>
          <w:rFonts w:eastAsiaTheme="minorEastAsia" w:cstheme="minorBidi"/>
          <w:spacing w:val="0"/>
          <w:kern w:val="2"/>
          <w:sz w:val="22"/>
          <w:szCs w:val="22"/>
          <w:lang w:eastAsia="zh-CN"/>
        </w:rPr>
        <w:t>spectral sensing via orthogonal frequency encoding</w:t>
      </w:r>
    </w:p>
    <w:p w14:paraId="398FFB4D" w14:textId="371820B1" w:rsidR="00FA371A" w:rsidRPr="00FA371A" w:rsidRDefault="00FA371A" w:rsidP="00632FE5">
      <w:pPr>
        <w:spacing w:line="360" w:lineRule="auto"/>
        <w:jc w:val="both"/>
        <w:rPr>
          <w:sz w:val="22"/>
          <w:szCs w:val="22"/>
        </w:rPr>
      </w:pPr>
      <w:proofErr w:type="spellStart"/>
      <w:r w:rsidRPr="00FA371A">
        <w:rPr>
          <w:sz w:val="22"/>
          <w:szCs w:val="22"/>
        </w:rPr>
        <w:t>Yijia</w:t>
      </w:r>
      <w:proofErr w:type="spellEnd"/>
      <w:r w:rsidRPr="00FA371A">
        <w:rPr>
          <w:sz w:val="22"/>
          <w:szCs w:val="22"/>
        </w:rPr>
        <w:t xml:space="preserve">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proofErr w:type="spellStart"/>
      <w:r w:rsidR="00511BE9">
        <w:rPr>
          <w:rFonts w:eastAsiaTheme="minorEastAsia" w:hint="eastAsia"/>
          <w:sz w:val="22"/>
          <w:szCs w:val="22"/>
          <w:lang w:eastAsia="zh-CN"/>
        </w:rPr>
        <w:t>Yafan</w:t>
      </w:r>
      <w:proofErr w:type="spellEnd"/>
      <w:r w:rsidR="00511BE9">
        <w:rPr>
          <w:rFonts w:eastAsiaTheme="minorEastAsia" w:hint="eastAsia"/>
          <w:sz w:val="22"/>
          <w:szCs w:val="22"/>
          <w:lang w:eastAsia="zh-CN"/>
        </w:rPr>
        <w:t xml:space="preserve"> Jin</w:t>
      </w:r>
      <w:r w:rsidR="00511BE9" w:rsidRPr="00855056">
        <w:rPr>
          <w:rFonts w:eastAsiaTheme="minorEastAsia"/>
          <w:sz w:val="22"/>
          <w:szCs w:val="22"/>
          <w:vertAlign w:val="superscript"/>
          <w:lang w:eastAsia="zh-CN"/>
        </w:rPr>
        <w:t>1</w:t>
      </w:r>
      <w:r w:rsidR="00511BE9">
        <w:rPr>
          <w:rFonts w:eastAsiaTheme="minorEastAsia" w:hint="eastAsia"/>
          <w:sz w:val="22"/>
          <w:szCs w:val="22"/>
          <w:lang w:eastAsia="zh-CN"/>
        </w:rPr>
        <w:t xml:space="preserve">, </w:t>
      </w:r>
      <w:r w:rsidR="00515D51">
        <w:rPr>
          <w:rFonts w:eastAsiaTheme="minorEastAsia" w:hint="eastAsia"/>
          <w:sz w:val="22"/>
          <w:szCs w:val="22"/>
          <w:lang w:eastAsia="zh-CN"/>
        </w:rPr>
        <w:t>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r w:rsidR="0052695A">
        <w:rPr>
          <w:rFonts w:eastAsiaTheme="minorEastAsia" w:hint="eastAsia"/>
          <w:sz w:val="22"/>
          <w:szCs w:val="22"/>
          <w:lang w:eastAsia="zh-CN"/>
        </w:rPr>
        <w:t xml:space="preserve"> </w:t>
      </w:r>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proofErr w:type="spellStart"/>
      <w:r w:rsidRPr="00FA371A">
        <w:rPr>
          <w:rFonts w:hint="eastAsia"/>
          <w:sz w:val="22"/>
          <w:szCs w:val="22"/>
        </w:rPr>
        <w:t>Tingbiao</w:t>
      </w:r>
      <w:proofErr w:type="spellEnd"/>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r w:rsidRPr="00FA371A">
        <w:rPr>
          <w:rFonts w:hint="eastAsia"/>
          <w:sz w:val="22"/>
          <w:szCs w:val="22"/>
        </w:rPr>
        <w:t>, Sailing He</w:t>
      </w:r>
      <w:r w:rsidRPr="00FA371A">
        <w:rPr>
          <w:rFonts w:eastAsiaTheme="minorEastAsia" w:hint="eastAsia"/>
          <w:sz w:val="22"/>
          <w:szCs w:val="22"/>
          <w:vertAlign w:val="superscript"/>
          <w:lang w:eastAsia="zh-CN"/>
        </w:rPr>
        <w:t>1,</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632FE5" w:rsidRDefault="008A0B0C" w:rsidP="00632FE5">
      <w:pPr>
        <w:rPr>
          <w:rFonts w:eastAsiaTheme="minorEastAsia"/>
          <w:i/>
          <w:lang w:eastAsia="zh-CN"/>
        </w:rPr>
      </w:pPr>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Institute of Fundamental and Transdisciplinary Research, Zhejiang University, Hangzhou, Zhejiang, China</w:t>
      </w:r>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22BE2262"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w:t>
      </w:r>
      <w:r w:rsidR="00632FE5" w:rsidRPr="00FA371A">
        <w:rPr>
          <w:rFonts w:eastAsia="宋体" w:cs="宋体"/>
          <w:spacing w:val="0"/>
          <w:sz w:val="21"/>
          <w:szCs w:val="21"/>
          <w:lang w:eastAsia="zh-CN"/>
        </w:rPr>
        <w:t xml:space="preserve">multiplexing </w:t>
      </w:r>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 xml:space="preserve">use a programmable LED </w:t>
      </w:r>
      <w:ins w:id="0" w:author="yj zeng" w:date="2026-03-27T12:03:00Z" w16du:dateUtc="2026-03-27T04:03:00Z">
        <w:r w:rsidR="002D1D3B">
          <w:rPr>
            <w:rFonts w:eastAsia="宋体" w:cs="宋体" w:hint="eastAsia"/>
            <w:spacing w:val="0"/>
            <w:sz w:val="21"/>
            <w:szCs w:val="21"/>
            <w:lang w:eastAsia="zh-CN"/>
          </w:rPr>
          <w:t>·</w:t>
        </w:r>
      </w:ins>
      <w:r w:rsidR="00646EEE">
        <w:rPr>
          <w:rFonts w:eastAsia="宋体" w:cs="宋体" w:hint="eastAsia"/>
          <w:spacing w:val="0"/>
          <w:sz w:val="21"/>
          <w:szCs w:val="21"/>
          <w:lang w:eastAsia="zh-CN"/>
        </w:rPr>
        <w:t>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-11.77 </w:t>
      </w:r>
      <w:proofErr w:type="spellStart"/>
      <w:r w:rsidRPr="00FA371A">
        <w:rPr>
          <w:rFonts w:eastAsia="宋体" w:cs="宋体"/>
          <w:spacing w:val="0"/>
          <w:sz w:val="21"/>
          <w:szCs w:val="21"/>
          <w:lang w:eastAsia="zh-CN"/>
        </w:rPr>
        <w:t>dB.</w:t>
      </w:r>
      <w:proofErr w:type="spellEnd"/>
      <w:r w:rsidRPr="00FA371A">
        <w:rPr>
          <w:rFonts w:eastAsia="宋体" w:cs="宋体"/>
          <w:spacing w:val="0"/>
          <w:sz w:val="21"/>
          <w:szCs w:val="21"/>
          <w:lang w:eastAsia="zh-CN"/>
        </w:rPr>
        <w:t xml:space="preserve">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16843EF1"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[1]</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finding critical utility in precision agriculture</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[2]</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environmental monitoring</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[3]</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and clinical diagnostics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[4]</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[5]</w:t>
      </w:r>
      <w:r w:rsidR="00376E55">
        <w:rPr>
          <w:rFonts w:eastAsia="宋体" w:cs="宋体"/>
          <w:spacing w:val="0"/>
          <w:sz w:val="21"/>
          <w:szCs w:val="21"/>
          <w:lang w:eastAsia="zh-CN"/>
        </w:rPr>
        <w:fldChar w:fldCharType="end"/>
      </w:r>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49799A">
        <w:rPr>
          <w:rFonts w:eastAsia="宋体" w:cs="宋体"/>
          <w:spacing w:val="0"/>
          <w:sz w:val="21"/>
          <w:szCs w:val="21"/>
          <w:lang w:eastAsia="zh-CN"/>
        </w:rPr>
        <w:t>[6]</w:t>
      </w:r>
      <w:r w:rsidR="00376E55">
        <w:rPr>
          <w:rFonts w:eastAsia="宋体" w:cs="宋体"/>
          <w:spacing w:val="0"/>
          <w:sz w:val="21"/>
          <w:szCs w:val="21"/>
          <w:lang w:eastAsia="zh-CN"/>
        </w:rPr>
        <w:fldChar w:fldCharType="end"/>
      </w:r>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64C42AA7"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[7]</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[8]</w:t>
      </w:r>
      <w:r w:rsidR="00CE38C0">
        <w:rPr>
          <w:rFonts w:eastAsia="宋体" w:cs="宋体"/>
          <w:spacing w:val="0"/>
          <w:sz w:val="21"/>
          <w:szCs w:val="21"/>
          <w:lang w:eastAsia="zh-CN"/>
        </w:rPr>
        <w:fldChar w:fldCharType="end"/>
      </w:r>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49799A">
        <w:rPr>
          <w:rFonts w:eastAsia="宋体" w:cs="宋体"/>
          <w:spacing w:val="0"/>
          <w:sz w:val="21"/>
          <w:szCs w:val="21"/>
          <w:lang w:eastAsia="zh-CN"/>
        </w:rPr>
        <w:t>[9]</w:t>
      </w:r>
      <w:r w:rsidR="00CE38C0">
        <w:rPr>
          <w:rFonts w:eastAsia="宋体" w:cs="宋体"/>
          <w:spacing w:val="0"/>
          <w:sz w:val="21"/>
          <w:szCs w:val="21"/>
          <w:lang w:eastAsia="zh-CN"/>
        </w:rPr>
        <w:fldChar w:fldCharType="end"/>
      </w:r>
      <w:r w:rsidRPr="00FA371A">
        <w:rPr>
          <w:rFonts w:eastAsia="宋体" w:cs="宋体"/>
          <w:spacing w:val="0"/>
          <w:sz w:val="21"/>
          <w:szCs w:val="21"/>
          <w:lang w:eastAsia="zh-CN"/>
        </w:rPr>
        <w:t>, and spectral 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[10]</w:t>
      </w:r>
      <w:r w:rsidR="003F7747">
        <w:rPr>
          <w:rFonts w:eastAsia="宋体" w:cs="宋体"/>
          <w:spacing w:val="0"/>
          <w:sz w:val="21"/>
          <w:szCs w:val="21"/>
          <w:lang w:eastAsia="zh-CN"/>
        </w:rPr>
        <w:fldChar w:fldCharType="end"/>
      </w:r>
      <w:r w:rsidRPr="00FA371A">
        <w:rPr>
          <w:rFonts w:eastAsia="宋体" w:cs="宋体"/>
          <w:spacing w:val="0"/>
          <w:sz w:val="21"/>
          <w:szCs w:val="21"/>
          <w:lang w:eastAsia="zh-CN"/>
        </w:rPr>
        <w:t>. Snapshot approaches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49799A">
        <w:rPr>
          <w:rFonts w:eastAsia="宋体" w:cs="宋体"/>
          <w:spacing w:val="0"/>
          <w:sz w:val="21"/>
          <w:szCs w:val="21"/>
          <w:lang w:eastAsia="zh-CN"/>
        </w:rPr>
        <w:t>[11]</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[12]</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TDM methods rely on </w:t>
      </w:r>
      <w:r w:rsidR="003B1F49" w:rsidRPr="00886CFD">
        <w:rPr>
          <w:rFonts w:eastAsia="宋体" w:cs="宋体"/>
          <w:spacing w:val="0"/>
          <w:sz w:val="21"/>
          <w:szCs w:val="21"/>
          <w:lang w:eastAsia="zh-CN"/>
        </w:rPr>
        <w:t xml:space="preserve">sequential scanning, trading </w:t>
      </w:r>
      <w:r w:rsidR="003B1F49" w:rsidRPr="00886CFD">
        <w:rPr>
          <w:rFonts w:eastAsia="宋体" w:cs="宋体"/>
          <w:spacing w:val="0"/>
          <w:sz w:val="21"/>
          <w:szCs w:val="21"/>
          <w:lang w:eastAsia="zh-CN"/>
        </w:rPr>
        <w:lastRenderedPageBreak/>
        <w:t xml:space="preserve">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proofErr w:type="spellStart"/>
      <w:r w:rsidR="00634C49" w:rsidRPr="00FA371A">
        <w:rPr>
          <w:rFonts w:eastAsia="宋体" w:cs="宋体"/>
          <w:spacing w:val="0"/>
          <w:sz w:val="21"/>
          <w:szCs w:val="21"/>
          <w:lang w:eastAsia="zh-CN"/>
        </w:rPr>
        <w:t>sequentiality</w:t>
      </w:r>
      <w:proofErr w:type="spellEnd"/>
      <w:r w:rsidR="00634C49" w:rsidRPr="00FA371A">
        <w:rPr>
          <w:rFonts w:eastAsia="宋体" w:cs="宋体"/>
          <w:spacing w:val="0"/>
          <w:sz w:val="21"/>
          <w:szCs w:val="21"/>
          <w:lang w:eastAsia="zh-CN"/>
        </w:rPr>
        <w:t xml:space="preserve">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[13]</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374212">
        <w:rPr>
          <w:rFonts w:eastAsia="宋体" w:cs="宋体" w:hint="eastAsia"/>
          <w:spacing w:val="0"/>
          <w:sz w:val="21"/>
          <w:szCs w:val="21"/>
          <w:lang w:eastAsia="zh-CN"/>
        </w:rPr>
        <w:t>Moreover, 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5F51B994"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w:t>
      </w:r>
      <w:r w:rsidR="00A8359A">
        <w:rPr>
          <w:rFonts w:eastAsia="宋体" w:cs="宋体" w:hint="eastAsia"/>
          <w:spacing w:val="0"/>
          <w:sz w:val="21"/>
          <w:szCs w:val="21"/>
          <w:lang w:eastAsia="zh-CN"/>
        </w:rPr>
        <w:t xml:space="preserve">computational </w:t>
      </w:r>
      <w:r w:rsidR="009149C3" w:rsidRPr="00FA371A">
        <w:rPr>
          <w:rFonts w:eastAsia="宋体" w:cs="宋体"/>
          <w:spacing w:val="0"/>
          <w:sz w:val="21"/>
          <w:szCs w:val="21"/>
          <w:lang w:eastAsia="zh-CN"/>
        </w:rPr>
        <w:t xml:space="preserve">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49799A">
        <w:rPr>
          <w:rFonts w:eastAsia="宋体" w:cs="宋体"/>
          <w:spacing w:val="0"/>
          <w:sz w:val="21"/>
          <w:szCs w:val="21"/>
          <w:lang w:eastAsia="zh-CN"/>
        </w:rPr>
        <w:t>[14]</w:t>
      </w:r>
      <w:r w:rsidR="003F7747">
        <w:rPr>
          <w:rFonts w:eastAsia="宋体" w:cs="宋体"/>
          <w:spacing w:val="0"/>
          <w:sz w:val="21"/>
          <w:szCs w:val="21"/>
          <w:lang w:eastAsia="zh-CN"/>
        </w:rPr>
        <w:fldChar w:fldCharType="end"/>
      </w:r>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w:t>
      </w:r>
      <w:proofErr w:type="spellStart"/>
      <w:r w:rsidR="00B857EF" w:rsidRPr="00FA371A">
        <w:rPr>
          <w:rFonts w:eastAsia="宋体" w:cs="宋体"/>
          <w:spacing w:val="0"/>
          <w:sz w:val="21"/>
          <w:szCs w:val="21"/>
          <w:lang w:eastAsia="zh-CN"/>
        </w:rPr>
        <w:t>dB.</w:t>
      </w:r>
      <w:proofErr w:type="spellEnd"/>
      <w:r w:rsidR="00B857EF" w:rsidRPr="00FA371A">
        <w:rPr>
          <w:rFonts w:eastAsia="宋体" w:cs="宋体"/>
          <w:spacing w:val="0"/>
          <w:sz w:val="21"/>
          <w:szCs w:val="21"/>
          <w:lang w:eastAsia="zh-CN"/>
        </w:rPr>
        <w:t xml:space="preserve">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sensing with acquisition times as short as 250 </w:t>
      </w:r>
      <w:proofErr w:type="spellStart"/>
      <w:r w:rsidR="00B857EF" w:rsidRPr="00FA371A">
        <w:rPr>
          <w:rFonts w:eastAsia="宋体" w:cs="宋体"/>
          <w:spacing w:val="0"/>
          <w:sz w:val="21"/>
          <w:szCs w:val="21"/>
          <w:lang w:eastAsia="zh-CN"/>
        </w:rPr>
        <w:t>μs</w:t>
      </w:r>
      <w:proofErr w:type="spellEnd"/>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1972F869" w:rsidR="00E3549A" w:rsidRPr="00FA371A" w:rsidRDefault="009F6849" w:rsidP="00E3549A">
      <w:pPr>
        <w:jc w:val="both"/>
        <w:rPr>
          <w:rFonts w:eastAsia="宋体" w:cs="宋体"/>
          <w:spacing w:val="0"/>
          <w:sz w:val="21"/>
          <w:szCs w:val="21"/>
          <w:lang w:eastAsia="zh-CN"/>
        </w:rPr>
      </w:pPr>
      <w:r w:rsidRPr="009F6849">
        <w:rPr>
          <w:rFonts w:eastAsia="宋体" w:cs="宋体"/>
          <w:spacing w:val="0"/>
          <w:sz w:val="21"/>
          <w:szCs w:val="21"/>
          <w:lang w:eastAsia="zh-CN"/>
        </w:rPr>
        <w:t>A generalized spectral sensing architecture can be abstracted into two fundamental components: a spectral modulator and a detector.</w:t>
      </w:r>
      <w:r>
        <w:rPr>
          <w:rFonts w:eastAsia="宋体" w:cs="宋体" w:hint="eastAsia"/>
          <w:spacing w:val="0"/>
          <w:sz w:val="21"/>
          <w:szCs w:val="21"/>
          <w:lang w:eastAsia="zh-CN"/>
        </w:rPr>
        <w:t xml:space="preserve"> </w:t>
      </w:r>
      <w:r w:rsidR="00800D5F" w:rsidRPr="00FA371A">
        <w:rPr>
          <w:rFonts w:eastAsia="宋体" w:cs="宋体"/>
          <w:spacing w:val="0"/>
          <w:sz w:val="21"/>
          <w:szCs w:val="21"/>
          <w:lang w:eastAsia="zh-CN"/>
        </w:rPr>
        <w:t xml:space="preserve">Under </w:t>
      </w:r>
      <w:r>
        <w:rPr>
          <w:rFonts w:eastAsia="宋体" w:cs="宋体"/>
          <w:spacing w:val="0"/>
          <w:sz w:val="21"/>
          <w:szCs w:val="21"/>
          <w:lang w:eastAsia="zh-CN"/>
        </w:rPr>
        <w:t xml:space="preserve">a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onventional time-division multiplexing</w:t>
      </w:r>
      <w:r w:rsidR="004C3751" w:rsidRPr="00FA371A">
        <w:rPr>
          <w:rFonts w:eastAsia="宋体" w:cs="宋体" w:hint="eastAsia"/>
          <w:spacing w:val="0"/>
          <w:sz w:val="21"/>
          <w:szCs w:val="21"/>
          <w:lang w:eastAsia="zh-CN"/>
        </w:rPr>
        <w:t xml:space="preserve"> </w:t>
      </w:r>
      <w:r w:rsidR="004C3751">
        <w:rPr>
          <w:rFonts w:eastAsia="宋体" w:cs="宋体" w:hint="eastAsia"/>
          <w:spacing w:val="0"/>
          <w:sz w:val="21"/>
          <w:szCs w:val="21"/>
          <w:lang w:eastAsia="zh-CN"/>
        </w:rPr>
        <w:t>(</w:t>
      </w:r>
      <w:r w:rsidR="00800D5F" w:rsidRPr="00FA371A">
        <w:rPr>
          <w:rFonts w:eastAsia="宋体" w:cs="宋体" w:hint="eastAsia"/>
          <w:spacing w:val="0"/>
          <w:sz w:val="21"/>
          <w:szCs w:val="21"/>
          <w:lang w:eastAsia="zh-CN"/>
        </w:rPr>
        <w:t>TDM</w:t>
      </w:r>
      <w:r w:rsidR="004C3751">
        <w:rPr>
          <w:rFonts w:eastAsia="宋体" w:cs="宋体" w:hint="eastAsia"/>
          <w:spacing w:val="0"/>
          <w:sz w:val="21"/>
          <w:szCs w:val="21"/>
          <w:lang w:eastAsia="zh-CN"/>
        </w:rPr>
        <w:t>)</w:t>
      </w:r>
      <w:r w:rsidR="00800D5F" w:rsidRPr="00FA371A">
        <w:rPr>
          <w:rFonts w:eastAsia="宋体" w:cs="宋体"/>
          <w:spacing w:val="0"/>
          <w:sz w:val="21"/>
          <w:szCs w:val="21"/>
          <w:lang w:eastAsia="zh-CN"/>
        </w:rPr>
        <w:t xml:space="preserve"> </w:t>
      </w:r>
      <w:r w:rsidR="009E6BF6">
        <w:rPr>
          <w:rFonts w:eastAsia="宋体" w:cs="宋体" w:hint="eastAsia"/>
          <w:spacing w:val="0"/>
          <w:sz w:val="21"/>
          <w:szCs w:val="21"/>
          <w:lang w:eastAsia="zh-CN"/>
        </w:rPr>
        <w:t>scheme</w:t>
      </w:r>
      <w:r w:rsidR="00800D5F"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800D5F"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00800D5F"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1555C92D"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7154AB9"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46F64AA5"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w:t>
      </w:r>
      <w:r w:rsidR="00AB548F">
        <w:rPr>
          <w:rFonts w:eastAsia="宋体" w:cs="宋体"/>
          <w:spacing w:val="0"/>
          <w:sz w:val="21"/>
          <w:szCs w:val="21"/>
          <w:lang w:eastAsia="zh-CN"/>
        </w:rPr>
        <w:t>’</w:t>
      </w:r>
      <w:r w:rsidR="006A109F" w:rsidRPr="00FA371A">
        <w:rPr>
          <w:rFonts w:eastAsia="宋体" w:cs="宋体"/>
          <w:spacing w:val="0"/>
          <w:sz w:val="21"/>
          <w:szCs w:val="21"/>
          <w:lang w:eastAsia="zh-CN"/>
        </w:rPr>
        <w:t>s spectral responsivity, encompassing both photoelectric conversion efficiency and transimpedance gain</w:t>
      </w:r>
      <w:r w:rsidR="00A50277">
        <w:rPr>
          <w:rFonts w:eastAsia="宋体" w:cs="宋体" w:hint="eastAsia"/>
          <w:spacing w:val="0"/>
          <w:sz w:val="21"/>
          <w:szCs w:val="21"/>
          <w:lang w:eastAsia="zh-CN"/>
        </w:rPr>
        <w:t>,</w:t>
      </w:r>
      <w:r w:rsidR="00001145"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p w14:paraId="53498E34" w14:textId="719A7B8C"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009F6849">
        <w:rPr>
          <w:rFonts w:eastAsia="宋体" w:cs="宋体"/>
          <w:spacing w:val="0"/>
          <w:sz w:val="21"/>
          <w:szCs w:val="21"/>
          <w:lang w:eastAsia="zh-CN"/>
        </w:rPr>
        <w:t xml:space="preserve">the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 xml:space="preserve">uniquely assigned to </w:t>
      </w:r>
      <w:r w:rsidR="00A50277">
        <w:rPr>
          <w:rFonts w:eastAsia="宋体" w:cs="宋体" w:hint="eastAsia"/>
          <w:spacing w:val="0"/>
          <w:sz w:val="21"/>
          <w:szCs w:val="21"/>
          <w:lang w:eastAsia="zh-CN"/>
        </w:rPr>
        <w:t>the</w:t>
      </w:r>
      <w:r w:rsidR="00A50277" w:rsidRPr="00A50277">
        <w:rPr>
          <w:rFonts w:ascii="Cambria Math" w:eastAsia="宋体" w:hAnsi="Cambria Math" w:cs="宋体"/>
          <w:i/>
          <w:spacing w:val="0"/>
          <w:sz w:val="21"/>
          <w:szCs w:val="21"/>
          <w:lang w:eastAsia="zh-CN"/>
        </w:rPr>
        <w:t xml:space="preserve"> </w:t>
      </w:r>
      <m:oMath>
        <m:r>
          <w:rPr>
            <w:rFonts w:ascii="Cambria Math" w:eastAsia="宋体" w:hAnsi="Cambria Math" w:cs="宋体"/>
            <w:spacing w:val="0"/>
            <w:sz w:val="21"/>
            <w:szCs w:val="21"/>
            <w:lang w:eastAsia="zh-CN"/>
          </w:rPr>
          <m:t>k</m:t>
        </m:r>
      </m:oMath>
      <w:r w:rsidR="00A50277" w:rsidRPr="00FA371A">
        <w:rPr>
          <w:rFonts w:eastAsia="宋体" w:cs="宋体"/>
          <w:spacing w:val="0"/>
          <w:sz w:val="21"/>
          <w:szCs w:val="21"/>
          <w:lang w:eastAsia="zh-CN"/>
        </w:rPr>
        <w:t xml:space="preserve">-th </w:t>
      </w:r>
      <w:r w:rsidR="001F103E" w:rsidRPr="00FA371A">
        <w:rPr>
          <w:rFonts w:eastAsia="宋体" w:cs="宋体"/>
          <w:spacing w:val="0"/>
          <w:sz w:val="21"/>
          <w:szCs w:val="21"/>
          <w:lang w:eastAsia="zh-CN"/>
        </w:rPr>
        <w:t>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BC2A31F"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E82A15F"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Upon simultaneous</w:t>
      </w:r>
      <w:r w:rsidR="00B02AE1">
        <w:rPr>
          <w:rFonts w:eastAsia="宋体" w:cs="宋体" w:hint="eastAsia"/>
          <w:spacing w:val="0"/>
          <w:sz w:val="21"/>
          <w:szCs w:val="21"/>
          <w:lang w:eastAsia="zh-CN"/>
        </w:rPr>
        <w:t xml:space="preserve"> collection</w:t>
      </w:r>
      <w:r w:rsidRPr="00FA371A">
        <w:rPr>
          <w:rFonts w:eastAsia="宋体" w:cs="宋体"/>
          <w:spacing w:val="0"/>
          <w:sz w:val="21"/>
          <w:szCs w:val="21"/>
          <w:lang w:eastAsia="zh-CN"/>
        </w:rPr>
        <w:t xml:space="preserve">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6CB4362"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lastRenderedPageBreak/>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3C236F8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24048BC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761C4768"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B7FB86"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2C04C7FE" w:rsidR="00502F8C" w:rsidRDefault="00502F8C" w:rsidP="00512A7C">
      <w:pPr>
        <w:ind w:firstLine="420"/>
        <w:jc w:val="both"/>
        <w:rPr>
          <w:rFonts w:eastAsia="宋体" w:cs="宋体"/>
          <w:spacing w:val="0"/>
          <w:sz w:val="21"/>
          <w:szCs w:val="21"/>
          <w:lang w:eastAsia="zh-CN"/>
        </w:rPr>
      </w:pPr>
      <w:r w:rsidRPr="00502F8C">
        <w:rPr>
          <w:rFonts w:eastAsia="宋体" w:cs="宋体"/>
          <w:spacing w:val="0"/>
          <w:sz w:val="21"/>
          <w:szCs w:val="21"/>
          <w:lang w:eastAsia="zh-CN"/>
        </w:rPr>
        <w:t>To ensure strict orthogonality and avoid mutual interference 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 xml:space="preserve">f, </m:t>
        </m:r>
        <m:r>
          <m:rPr>
            <m:sty m:val="p"/>
          </m:rPr>
          <w:rPr>
            <w:rFonts w:ascii="Cambria Math" w:eastAsia="宋体" w:hAnsi="Cambria Math"/>
            <w:spacing w:val="0"/>
            <w:sz w:val="21"/>
            <w:szCs w:val="21"/>
            <w:lang w:eastAsia="zh-CN"/>
          </w:rPr>
          <m:t>where</m:t>
        </m:r>
        <m:r>
          <w:rPr>
            <w:rFonts w:ascii="Cambria Math" w:eastAsia="宋体" w:hAnsi="Cambria Math"/>
            <w:spacing w:val="0"/>
            <w:sz w:val="21"/>
            <w:szCs w:val="21"/>
            <w:lang w:eastAsia="zh-CN"/>
          </w:rPr>
          <m:t xml:space="preserve">  </m:t>
        </m:r>
        <m:r>
          <m:rPr>
            <m:sty m:val="p"/>
          </m:rPr>
          <w:rPr>
            <w:rFonts w:ascii="Cambria Math" w:eastAsia="宋体" w:hAnsi="Cambria Math"/>
            <w:spacing w:val="0"/>
            <w:sz w:val="21"/>
            <w:szCs w:val="21"/>
            <w:lang w:eastAsia="zh-CN"/>
          </w:rPr>
          <m:t>Δ</m:t>
        </m:r>
        <m:r>
          <w:rPr>
            <w:rFonts w:ascii="Cambria Math" w:eastAsia="宋体" w:hAnsi="Cambria Math"/>
            <w:spacing w:val="0"/>
            <w:sz w:val="21"/>
            <w:szCs w:val="21"/>
            <w:lang w:eastAsia="zh-CN"/>
          </w:rPr>
          <m:t xml:space="preserve">f </m:t>
        </m:r>
        <m:r>
          <m:rPr>
            <m:sty m:val="p"/>
          </m:rPr>
          <w:rPr>
            <w:rFonts w:ascii="Cambria Math" w:eastAsia="宋体" w:hAnsi="Cambria Math"/>
            <w:spacing w:val="0"/>
            <w:sz w:val="21"/>
            <w:szCs w:val="21"/>
            <w:lang w:eastAsia="zh-CN"/>
          </w:rPr>
          <m:t>is the frequency resolution</m:t>
        </m:r>
      </m:oMath>
      <w:r w:rsidRPr="00502F8C">
        <w:rPr>
          <w:rFonts w:eastAsia="宋体" w:cs="宋体"/>
          <w:spacing w:val="0"/>
          <w:sz w:val="21"/>
          <w:szCs w:val="21"/>
          <w:lang w:eastAsia="zh-CN"/>
        </w:rPr>
        <w:t>), 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sidRPr="00502F8C">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24629A">
        <w:rPr>
          <w:rFonts w:eastAsia="宋体" w:cs="宋体"/>
          <w:spacing w:val="0"/>
          <w:sz w:val="21"/>
          <w:szCs w:val="21"/>
          <w:lang w:eastAsia="zh-CN"/>
        </w:rPr>
        <w:t>)</w:t>
      </w:r>
      <w:r w:rsidR="009F6849">
        <w:rPr>
          <w:rFonts w:eastAsia="宋体" w:cs="宋体" w:hint="eastAsia"/>
          <w:spacing w:val="0"/>
          <w:sz w:val="21"/>
          <w:szCs w:val="21"/>
          <w:lang w:eastAsia="zh-CN"/>
        </w:rPr>
        <w:t>.</w:t>
      </w:r>
      <w:r w:rsidR="0024629A" w:rsidRPr="00544283">
        <w:t xml:space="preserve"> </w:t>
      </w:r>
      <w:r w:rsidR="0024629A">
        <w:rPr>
          <w:rFonts w:eastAsia="宋体" w:cs="宋体" w:hint="eastAsia"/>
          <w:spacing w:val="0"/>
          <w:sz w:val="21"/>
          <w:szCs w:val="21"/>
          <w:lang w:eastAsia="zh-CN"/>
        </w:rPr>
        <w:t>M</w:t>
      </w:r>
      <w:r w:rsidR="0024629A" w:rsidRPr="00544283">
        <w:rPr>
          <w:rFonts w:eastAsia="宋体" w:cs="宋体"/>
          <w:spacing w:val="0"/>
          <w:sz w:val="21"/>
          <w:szCs w:val="21"/>
          <w:lang w:eastAsia="zh-CN"/>
        </w:rPr>
        <w:t xml:space="preserve">athematical derivations of these constraints and the corresponding </w:t>
      </w:r>
      <w:r w:rsidR="00103EE5">
        <w:rPr>
          <w:rFonts w:eastAsia="宋体" w:cs="宋体" w:hint="eastAsia"/>
          <w:spacing w:val="0"/>
          <w:sz w:val="21"/>
          <w:szCs w:val="21"/>
          <w:lang w:eastAsia="zh-CN"/>
        </w:rPr>
        <w:t xml:space="preserve">switch </w:t>
      </w:r>
      <w:r w:rsidR="0024629A" w:rsidRPr="00544283">
        <w:rPr>
          <w:rFonts w:eastAsia="宋体" w:cs="宋体"/>
          <w:spacing w:val="0"/>
          <w:sz w:val="21"/>
          <w:szCs w:val="21"/>
          <w:lang w:eastAsia="zh-CN"/>
        </w:rPr>
        <w:t>search algorithm are detailed in Supplement Sections 2 and 3</w:t>
      </w:r>
      <w:r w:rsidRPr="0024629A">
        <w:rPr>
          <w:rFonts w:eastAsia="宋体" w:cs="宋体"/>
          <w:spacing w:val="0"/>
          <w:sz w:val="21"/>
          <w:szCs w:val="21"/>
          <w:lang w:eastAsia="zh-CN"/>
        </w:rPr>
        <w:t>.</w:t>
      </w:r>
      <w:r w:rsidR="0024629A" w:rsidRPr="0024629A">
        <w:rPr>
          <w:rFonts w:eastAsia="宋体" w:cs="宋体" w:hint="eastAsia"/>
          <w:spacing w:val="0"/>
          <w:sz w:val="21"/>
          <w:szCs w:val="21"/>
          <w:lang w:eastAsia="zh-CN"/>
        </w:rPr>
        <w:t xml:space="preserv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B404D" w:rsidRPr="00FA371A" w14:paraId="0F699A6C" w14:textId="77777777" w:rsidTr="00D96084">
        <w:tc>
          <w:tcPr>
            <w:tcW w:w="8277" w:type="dxa"/>
          </w:tcPr>
          <w:p w14:paraId="44F53E73" w14:textId="77777777" w:rsidR="001B404D" w:rsidRPr="00FA371A" w:rsidRDefault="001B404D" w:rsidP="00D96084">
            <w:pPr>
              <w:jc w:val="center"/>
              <w:rPr>
                <w:rFonts w:eastAsia="宋体" w:cs="宋体"/>
                <w:spacing w:val="0"/>
                <w:sz w:val="21"/>
                <w:szCs w:val="21"/>
                <w:lang w:eastAsia="zh-CN"/>
              </w:rPr>
            </w:pPr>
            <w:r>
              <w:rPr>
                <w:noProof/>
                <w:sz w:val="21"/>
                <w:szCs w:val="21"/>
              </w:rPr>
              <w:drawing>
                <wp:inline distT="0" distB="0" distL="0" distR="0" wp14:anchorId="035AFBB8" wp14:editId="547765CF">
                  <wp:extent cx="5112000" cy="1704207"/>
                  <wp:effectExtent l="0" t="0" r="0" b="0"/>
                  <wp:docPr id="1030987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552" name="图片 1030987552"/>
                          <pic:cNvPicPr/>
                        </pic:nvPicPr>
                        <pic:blipFill>
                          <a:blip r:embed="rId8"/>
                          <a:stretch>
                            <a:fillRect/>
                          </a:stretch>
                        </pic:blipFill>
                        <pic:spPr>
                          <a:xfrm>
                            <a:off x="0" y="0"/>
                            <a:ext cx="5112000" cy="1704207"/>
                          </a:xfrm>
                          <a:prstGeom prst="rect">
                            <a:avLst/>
                          </a:prstGeom>
                        </pic:spPr>
                      </pic:pic>
                    </a:graphicData>
                  </a:graphic>
                </wp:inline>
              </w:drawing>
            </w:r>
          </w:p>
        </w:tc>
      </w:tr>
      <w:tr w:rsidR="001B404D" w:rsidRPr="00FA371A" w14:paraId="35D68FE4" w14:textId="77777777" w:rsidTr="00D96084">
        <w:tc>
          <w:tcPr>
            <w:tcW w:w="8306" w:type="dxa"/>
          </w:tcPr>
          <w:p w14:paraId="6155DB9A" w14:textId="0C917F2D" w:rsidR="001B404D" w:rsidRPr="00BA6712" w:rsidRDefault="001B404D" w:rsidP="00D96084">
            <w:pPr>
              <w:pStyle w:val="a8"/>
              <w:jc w:val="both"/>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49799A">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r>
              <w:rPr>
                <w:rFonts w:ascii="Times New Roman" w:hAnsi="Times New Roman" w:cs="Times New Roman" w:hint="eastAsia"/>
                <w:b/>
                <w:bCs/>
                <w:sz w:val="21"/>
                <w:szCs w:val="21"/>
                <w:lang w:eastAsia="zh-CN"/>
              </w:rPr>
              <w:t xml:space="preserve"> </w:t>
            </w:r>
            <w:r w:rsidRPr="00D96084">
              <w:rPr>
                <w:rFonts w:ascii="Times New Roman" w:hAnsi="Times New Roman" w:cs="Times New Roman"/>
                <w:sz w:val="21"/>
                <w:szCs w:val="21"/>
                <w:lang w:eastAsia="zh-CN"/>
              </w:rPr>
              <w:t>The signal chain initiates with the modulation of discrete spectral basis functions using temporally orthogonal sinusoidal kernels. These components are superimposed into a single time-domain composite signal, which is subjected to environmental noise during physical transmission. Following</w:t>
            </w:r>
            <w:r>
              <w:rPr>
                <w:rFonts w:ascii="Times New Roman" w:hAnsi="Times New Roman" w:cs="Times New Roman" w:hint="eastAsia"/>
                <w:sz w:val="21"/>
                <w:szCs w:val="21"/>
                <w:lang w:eastAsia="zh-CN"/>
              </w:rPr>
              <w:t xml:space="preserve"> </w:t>
            </w:r>
            <w:r w:rsidRPr="00D96084">
              <w:rPr>
                <w:rFonts w:ascii="Times New Roman" w:hAnsi="Times New Roman" w:cs="Times New Roman"/>
                <w:sz w:val="21"/>
                <w:szCs w:val="21"/>
                <w:lang w:eastAsia="zh-CN"/>
              </w:rPr>
              <w:t>sensor reception, a mathematical transform</w:t>
            </w:r>
            <w:r w:rsidRPr="009E6FF5">
              <w:rPr>
                <w:rFonts w:ascii="Times New Roman" w:eastAsia="Malgun Gothic" w:hAnsi="Times New Roman" w:cs="Times New Roman"/>
                <w:sz w:val="19"/>
                <w:szCs w:val="19"/>
              </w:rPr>
              <w:t xml:space="preserve"> </w:t>
            </w:r>
            <w:r w:rsidRPr="009E6FF5">
              <w:rPr>
                <w:rFonts w:ascii="Times New Roman" w:hAnsi="Times New Roman" w:cs="Times New Roman"/>
                <w:sz w:val="21"/>
                <w:szCs w:val="21"/>
                <w:lang w:eastAsia="zh-CN"/>
              </w:rPr>
              <w:t>(e.g., F</w:t>
            </w:r>
            <w:r>
              <w:rPr>
                <w:rFonts w:ascii="Times New Roman" w:hAnsi="Times New Roman" w:cs="Times New Roman" w:hint="eastAsia"/>
                <w:sz w:val="21"/>
                <w:szCs w:val="21"/>
                <w:lang w:eastAsia="zh-CN"/>
              </w:rPr>
              <w:t xml:space="preserve">ourier </w:t>
            </w:r>
            <w:r>
              <w:rPr>
                <w:rFonts w:ascii="Times New Roman" w:hAnsi="Times New Roman" w:cs="Times New Roman"/>
                <w:sz w:val="21"/>
                <w:szCs w:val="21"/>
                <w:lang w:eastAsia="zh-CN"/>
              </w:rPr>
              <w:t>transform</w:t>
            </w:r>
            <w:r w:rsidRPr="009E6FF5">
              <w:rPr>
                <w:rFonts w:ascii="Times New Roman" w:hAnsi="Times New Roman" w:cs="Times New Roman"/>
                <w:sz w:val="21"/>
                <w:szCs w:val="21"/>
                <w:lang w:eastAsia="zh-CN"/>
              </w:rPr>
              <w:t>) maps</w:t>
            </w:r>
            <w:r w:rsidRPr="00D96084">
              <w:rPr>
                <w:rFonts w:ascii="Times New Roman" w:hAnsi="Times New Roman" w:cs="Times New Roman"/>
                <w:sz w:val="21"/>
                <w:szCs w:val="21"/>
                <w:lang w:eastAsia="zh-CN"/>
              </w:rPr>
              <w:t xml:space="preserve"> </w:t>
            </w:r>
            <w:proofErr w:type="gramStart"/>
            <w:r w:rsidRPr="00D96084">
              <w:rPr>
                <w:rFonts w:ascii="Times New Roman" w:hAnsi="Times New Roman" w:cs="Times New Roman"/>
                <w:sz w:val="21"/>
                <w:szCs w:val="21"/>
                <w:lang w:eastAsia="zh-CN"/>
              </w:rPr>
              <w:t xml:space="preserve">the </w:t>
            </w:r>
            <w:r w:rsidRPr="00602EE9">
              <w:rPr>
                <w:rFonts w:ascii="Times New Roman" w:eastAsia="Malgun Gothic" w:hAnsi="Times New Roman" w:cs="Times New Roman"/>
                <w:sz w:val="19"/>
                <w:szCs w:val="19"/>
              </w:rPr>
              <w:t xml:space="preserve"> </w:t>
            </w:r>
            <w:r w:rsidRPr="00602EE9">
              <w:rPr>
                <w:rFonts w:ascii="Times New Roman" w:hAnsi="Times New Roman" w:cs="Times New Roman"/>
                <w:sz w:val="21"/>
                <w:szCs w:val="21"/>
                <w:lang w:eastAsia="zh-CN"/>
              </w:rPr>
              <w:t>noise</w:t>
            </w:r>
            <w:proofErr w:type="gramEnd"/>
            <w:r w:rsidRPr="00602EE9">
              <w:rPr>
                <w:rFonts w:ascii="Times New Roman" w:hAnsi="Times New Roman" w:cs="Times New Roman"/>
                <w:sz w:val="21"/>
                <w:szCs w:val="21"/>
                <w:lang w:eastAsia="zh-CN"/>
              </w:rPr>
              <w:t xml:space="preserve">-contaminated </w:t>
            </w:r>
            <w:r w:rsidRPr="00D96084">
              <w:rPr>
                <w:rFonts w:ascii="Times New Roman" w:hAnsi="Times New Roman" w:cs="Times New Roman"/>
                <w:sz w:val="21"/>
                <w:szCs w:val="21"/>
                <w:lang w:eastAsia="zh-CN"/>
              </w:rPr>
              <w:t>temporal waveform into the frequency domain. This transformation isolates the deterministic carrier peaks from the stochastic noise floor, enabling a computational algorithm to reconstruct the target spectra from these high-</w:t>
            </w:r>
            <w:proofErr w:type="gramStart"/>
            <w:r w:rsidRPr="00D96084">
              <w:rPr>
                <w:rFonts w:ascii="Times New Roman" w:hAnsi="Times New Roman" w:cs="Times New Roman"/>
                <w:sz w:val="21"/>
                <w:szCs w:val="21"/>
                <w:lang w:eastAsia="zh-CN"/>
              </w:rPr>
              <w:t>fidelity frequency</w:t>
            </w:r>
            <w:proofErr w:type="gramEnd"/>
            <w:r w:rsidRPr="00D96084">
              <w:rPr>
                <w:rFonts w:ascii="Times New Roman" w:hAnsi="Times New Roman" w:cs="Times New Roman"/>
                <w:sz w:val="21"/>
                <w:szCs w:val="21"/>
                <w:lang w:eastAsia="zh-CN"/>
              </w:rPr>
              <w:t>-domain projections.</w:t>
            </w:r>
          </w:p>
        </w:tc>
      </w:tr>
    </w:tbl>
    <w:p w14:paraId="1393BFC7" w14:textId="77777777" w:rsidR="001B404D" w:rsidRPr="001B404D" w:rsidRDefault="001B404D" w:rsidP="00512A7C">
      <w:pPr>
        <w:ind w:firstLine="420"/>
        <w:jc w:val="both"/>
        <w:rPr>
          <w:rFonts w:eastAsia="宋体" w:cs="宋体"/>
          <w:spacing w:val="0"/>
          <w:sz w:val="21"/>
          <w:szCs w:val="21"/>
          <w:lang w:eastAsia="zh-CN"/>
        </w:rPr>
      </w:pPr>
    </w:p>
    <w:p w14:paraId="3365D246" w14:textId="6090C572" w:rsidR="00A0190E" w:rsidRDefault="009F6849" w:rsidP="00847CA4">
      <w:pPr>
        <w:ind w:firstLine="420"/>
        <w:jc w:val="both"/>
        <w:rPr>
          <w:rFonts w:eastAsia="宋体" w:cs="宋体"/>
          <w:spacing w:val="0"/>
          <w:sz w:val="21"/>
          <w:szCs w:val="21"/>
          <w:lang w:eastAsia="zh-CN"/>
        </w:rPr>
      </w:pPr>
      <w:r w:rsidRPr="00A65B63">
        <w:rPr>
          <w:rFonts w:eastAsia="宋体" w:cs="宋体"/>
          <w:spacing w:val="0"/>
          <w:sz w:val="21"/>
          <w:szCs w:val="21"/>
          <w:lang w:eastAsia="zh-CN"/>
        </w:rPr>
        <w:lastRenderedPageBreak/>
        <w:t xml:space="preserve">OFE </w:t>
      </w:r>
      <w:r>
        <w:rPr>
          <w:rFonts w:eastAsia="宋体" w:cs="宋体" w:hint="eastAsia"/>
          <w:spacing w:val="0"/>
          <w:sz w:val="21"/>
          <w:szCs w:val="21"/>
          <w:lang w:eastAsia="zh-CN"/>
        </w:rPr>
        <w:t>po</w:t>
      </w:r>
      <w:r w:rsidR="00BC7877">
        <w:rPr>
          <w:rFonts w:eastAsia="宋体" w:cs="宋体"/>
          <w:spacing w:val="0"/>
          <w:sz w:val="21"/>
          <w:szCs w:val="21"/>
          <w:lang w:eastAsia="zh-CN"/>
        </w:rPr>
        <w:t>sse</w:t>
      </w:r>
      <w:r>
        <w:rPr>
          <w:rFonts w:eastAsia="宋体" w:cs="宋体" w:hint="eastAsia"/>
          <w:spacing w:val="0"/>
          <w:sz w:val="21"/>
          <w:szCs w:val="21"/>
          <w:lang w:eastAsia="zh-CN"/>
        </w:rPr>
        <w:t>sses</w:t>
      </w:r>
      <w:r w:rsidR="00BC7877">
        <w:rPr>
          <w:rFonts w:eastAsia="宋体" w:cs="宋体" w:hint="eastAsia"/>
          <w:spacing w:val="0"/>
          <w:sz w:val="21"/>
          <w:szCs w:val="21"/>
          <w:lang w:eastAsia="zh-CN"/>
        </w:rPr>
        <w:t xml:space="preserve"> two advantages over traditional TDM</w:t>
      </w:r>
      <w:r w:rsidR="00847CA4">
        <w:rPr>
          <w:rFonts w:eastAsia="宋体" w:cs="宋体" w:hint="eastAsia"/>
          <w:spacing w:val="0"/>
          <w:sz w:val="21"/>
          <w:szCs w:val="21"/>
          <w:lang w:eastAsia="zh-CN"/>
        </w:rPr>
        <w:t xml:space="preserve">: the multiplex advantage and </w:t>
      </w:r>
      <w:r w:rsidR="00FC6906">
        <w:rPr>
          <w:rFonts w:eastAsia="宋体" w:cs="宋体" w:hint="eastAsia"/>
          <w:spacing w:val="0"/>
          <w:sz w:val="21"/>
          <w:szCs w:val="21"/>
          <w:lang w:eastAsia="zh-CN"/>
        </w:rPr>
        <w:t>a</w:t>
      </w:r>
      <w:r w:rsidR="00FC6906" w:rsidRPr="00FC6906">
        <w:rPr>
          <w:rFonts w:eastAsia="宋体" w:cs="宋体"/>
          <w:spacing w:val="0"/>
          <w:sz w:val="21"/>
          <w:szCs w:val="21"/>
          <w:lang w:eastAsia="zh-CN"/>
        </w:rPr>
        <w:t xml:space="preserve">mplitude </w:t>
      </w:r>
      <w:r w:rsidR="00FC6906">
        <w:rPr>
          <w:rFonts w:eastAsia="宋体" w:cs="宋体" w:hint="eastAsia"/>
          <w:spacing w:val="0"/>
          <w:sz w:val="21"/>
          <w:szCs w:val="21"/>
          <w:lang w:eastAsia="zh-CN"/>
        </w:rPr>
        <w:t>i</w:t>
      </w:r>
      <w:r w:rsidR="00FC6906" w:rsidRPr="00FC6906">
        <w:rPr>
          <w:rFonts w:eastAsia="宋体" w:cs="宋体"/>
          <w:spacing w:val="0"/>
          <w:sz w:val="21"/>
          <w:szCs w:val="21"/>
          <w:lang w:eastAsia="zh-CN"/>
        </w:rPr>
        <w:t>mmunity</w:t>
      </w:r>
      <w:r w:rsidR="00FC6906">
        <w:rPr>
          <w:rFonts w:eastAsia="宋体" w:cs="宋体" w:hint="eastAsia"/>
          <w:spacing w:val="0"/>
          <w:sz w:val="21"/>
          <w:szCs w:val="21"/>
          <w:lang w:eastAsia="zh-CN"/>
        </w:rPr>
        <w:t xml:space="preserve"> advantage</w:t>
      </w:r>
      <w:r w:rsidR="00847CA4">
        <w:rPr>
          <w:rFonts w:eastAsia="宋体" w:cs="宋体" w:hint="eastAsia"/>
          <w:spacing w:val="0"/>
          <w:sz w:val="21"/>
          <w:szCs w:val="21"/>
          <w:lang w:eastAsia="zh-CN"/>
        </w:rPr>
        <w:t xml:space="preserve">. The multiplex advantage </w:t>
      </w:r>
      <w:r w:rsidR="00A65B63" w:rsidRPr="00A65B63">
        <w:rPr>
          <w:rFonts w:eastAsia="宋体" w:cs="宋体"/>
          <w:spacing w:val="0"/>
          <w:sz w:val="21"/>
          <w:szCs w:val="21"/>
          <w:lang w:eastAsia="zh-CN"/>
        </w:rPr>
        <w:t xml:space="preserve">stems from its </w:t>
      </w:r>
      <w:r w:rsidR="00847CA4">
        <w:rPr>
          <w:rFonts w:eastAsia="宋体" w:cs="宋体" w:hint="eastAsia"/>
          <w:spacing w:val="0"/>
          <w:sz w:val="21"/>
          <w:szCs w:val="21"/>
          <w:lang w:eastAsia="zh-CN"/>
        </w:rPr>
        <w:t xml:space="preserve">parallel collection over </w:t>
      </w:r>
      <w:r w:rsidR="00FC6906">
        <w:rPr>
          <w:rFonts w:eastAsia="宋体" w:cs="宋体" w:hint="eastAsia"/>
          <w:i/>
          <w:iCs/>
          <w:spacing w:val="0"/>
          <w:sz w:val="21"/>
          <w:szCs w:val="21"/>
          <w:lang w:eastAsia="zh-CN"/>
        </w:rPr>
        <w:t>K</w:t>
      </w:r>
      <w:r w:rsidR="00847CA4">
        <w:rPr>
          <w:rFonts w:eastAsia="宋体" w:cs="宋体" w:hint="eastAsia"/>
          <w:spacing w:val="0"/>
          <w:sz w:val="21"/>
          <w:szCs w:val="21"/>
          <w:lang w:eastAsia="zh-CN"/>
        </w:rPr>
        <w:t xml:space="preserve"> channels</w:t>
      </w:r>
      <w:r w:rsidR="00A65B63" w:rsidRPr="00A65B63">
        <w:rPr>
          <w:rFonts w:eastAsia="宋体" w:cs="宋体"/>
          <w:spacing w:val="0"/>
          <w:sz w:val="21"/>
          <w:szCs w:val="21"/>
          <w:lang w:eastAsia="zh-CN"/>
        </w:rPr>
        <w:t xml:space="preserve">. Coherent frequency-domain demodulation acts as a matched filter, bounding the 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00A65B63" w:rsidRPr="00A65B63">
        <w:rPr>
          <w:rFonts w:eastAsia="宋体" w:cs="宋体"/>
          <w:spacing w:val="0"/>
          <w:sz w:val="21"/>
          <w:szCs w:val="21"/>
          <w:lang w:eastAsia="zh-CN"/>
        </w:rPr>
        <w:t xml:space="preserve">. </w:t>
      </w:r>
      <w:r w:rsidR="00B201E1" w:rsidRPr="00B201E1">
        <w:rPr>
          <w:rFonts w:eastAsia="宋体" w:cs="宋体"/>
          <w:spacing w:val="0"/>
          <w:sz w:val="21"/>
          <w:szCs w:val="21"/>
          <w:lang w:eastAsia="zh-CN"/>
        </w:rPr>
        <w:t xml:space="preserve">This inherent variance ratio of </w:t>
      </w:r>
      <m:oMath>
        <m:r>
          <w:rPr>
            <w:rFonts w:ascii="Cambria Math" w:eastAsia="宋体" w:hAnsi="Cambria Math" w:cs="宋体"/>
            <w:spacing w:val="0"/>
            <w:sz w:val="21"/>
            <w:szCs w:val="21"/>
            <w:lang w:eastAsia="zh-CN"/>
          </w:rPr>
          <m:t>K</m:t>
        </m:r>
      </m:oMath>
      <w:r w:rsidR="00B201E1" w:rsidRPr="00B201E1">
        <w:rPr>
          <w:rFonts w:eastAsia="宋体" w:cs="宋体"/>
          <w:spacing w:val="0"/>
          <w:sz w:val="21"/>
          <w:szCs w:val="21"/>
          <w:lang w:eastAsia="zh-CN"/>
        </w:rPr>
        <w:t xml:space="preserve"> mathematically dictates a reduction in demodulation error by a factor of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B201E1" w:rsidRPr="00B201E1">
        <w:rPr>
          <w:rFonts w:eastAsia="宋体" w:cs="宋体"/>
          <w:spacing w:val="0"/>
          <w:sz w:val="21"/>
          <w:szCs w:val="21"/>
          <w:lang w:eastAsia="zh-CN"/>
        </w:rPr>
        <w:t xml:space="preserve"> under identical acquisition time.</w:t>
      </w:r>
      <w:r w:rsidR="00A65B63" w:rsidRPr="00A65B63">
        <w:rPr>
          <w:rFonts w:eastAsia="宋体" w:cs="宋体"/>
          <w:spacing w:val="0"/>
          <w:sz w:val="21"/>
          <w:szCs w:val="21"/>
          <w:lang w:eastAsia="zh-CN"/>
        </w:rPr>
        <w:t xml:space="preserve"> </w:t>
      </w:r>
      <w:r w:rsidR="00A0190E" w:rsidRPr="00A0190E">
        <w:rPr>
          <w:rFonts w:eastAsia="宋体" w:cs="宋体"/>
          <w:spacing w:val="0"/>
          <w:sz w:val="21"/>
          <w:szCs w:val="21"/>
          <w:lang w:eastAsia="zh-CN"/>
        </w:rPr>
        <w:t>This theoretical multiplexing gain</w:t>
      </w:r>
      <w:r w:rsidR="00847CA4">
        <w:rPr>
          <w:rFonts w:eastAsia="宋体" w:cs="宋体" w:hint="eastAsia"/>
          <w:spacing w:val="0"/>
          <w:sz w:val="21"/>
          <w:szCs w:val="21"/>
          <w:lang w:eastAsia="zh-CN"/>
        </w:rPr>
        <w:t xml:space="preserve">, </w:t>
      </w:r>
      <w:r w:rsidR="00A0190E" w:rsidRPr="00A0190E">
        <w:rPr>
          <w:rFonts w:eastAsia="宋体" w:cs="宋体"/>
          <w:spacing w:val="0"/>
          <w:sz w:val="21"/>
          <w:szCs w:val="21"/>
          <w:lang w:eastAsia="zh-CN"/>
        </w:rPr>
        <w:t xml:space="preserve">conceptually analogous to </w:t>
      </w:r>
      <w:proofErr w:type="spellStart"/>
      <w:r w:rsidR="00A0190E" w:rsidRPr="00A0190E">
        <w:rPr>
          <w:rFonts w:eastAsia="宋体" w:cs="宋体"/>
          <w:spacing w:val="0"/>
          <w:sz w:val="21"/>
          <w:szCs w:val="21"/>
          <w:lang w:eastAsia="zh-CN"/>
        </w:rPr>
        <w:t>Fellgett</w:t>
      </w:r>
      <w:r w:rsidR="00530D27">
        <w:rPr>
          <w:rFonts w:eastAsia="宋体" w:cs="宋体"/>
          <w:spacing w:val="0"/>
          <w:sz w:val="21"/>
          <w:szCs w:val="21"/>
          <w:lang w:eastAsia="zh-CN"/>
        </w:rPr>
        <w:t>’</w:t>
      </w:r>
      <w:r w:rsidR="00A0190E" w:rsidRPr="00A0190E">
        <w:rPr>
          <w:rFonts w:eastAsia="宋体" w:cs="宋体"/>
          <w:spacing w:val="0"/>
          <w:sz w:val="21"/>
          <w:szCs w:val="21"/>
          <w:lang w:eastAsia="zh-CN"/>
        </w:rPr>
        <w:t>s</w:t>
      </w:r>
      <w:proofErr w:type="spellEnd"/>
      <w:r w:rsidR="00A0190E" w:rsidRPr="00A0190E">
        <w:rPr>
          <w:rFonts w:eastAsia="宋体" w:cs="宋体"/>
          <w:spacing w:val="0"/>
          <w:sz w:val="21"/>
          <w:szCs w:val="21"/>
          <w:lang w:eastAsia="zh-CN"/>
        </w:rPr>
        <w:t xml:space="preserve"> advantage, </w:t>
      </w:r>
      <w:r w:rsidR="00847CA4" w:rsidRPr="00A0190E">
        <w:rPr>
          <w:rFonts w:eastAsia="宋体" w:cs="宋体"/>
          <w:spacing w:val="0"/>
          <w:sz w:val="21"/>
          <w:szCs w:val="21"/>
          <w:lang w:eastAsia="zh-CN"/>
        </w:rPr>
        <w:t>preserv</w:t>
      </w:r>
      <w:r w:rsidR="00847CA4">
        <w:rPr>
          <w:rFonts w:eastAsia="宋体" w:cs="宋体"/>
          <w:spacing w:val="0"/>
          <w:sz w:val="21"/>
          <w:szCs w:val="21"/>
          <w:lang w:eastAsia="zh-CN"/>
        </w:rPr>
        <w:t>es</w:t>
      </w:r>
      <w:r w:rsidR="00847CA4" w:rsidRPr="00A0190E">
        <w:rPr>
          <w:rFonts w:eastAsia="宋体" w:cs="宋体"/>
          <w:spacing w:val="0"/>
          <w:sz w:val="21"/>
          <w:szCs w:val="21"/>
          <w:lang w:eastAsia="zh-CN"/>
        </w:rPr>
        <w:t xml:space="preserve"> </w:t>
      </w:r>
      <w:r w:rsidR="00A0190E" w:rsidRPr="00A0190E">
        <w:rPr>
          <w:rFonts w:eastAsia="宋体" w:cs="宋体"/>
          <w:spacing w:val="0"/>
          <w:sz w:val="21"/>
          <w:szCs w:val="21"/>
          <w:lang w:eastAsia="zh-CN"/>
        </w:rPr>
        <w:t xml:space="preserve">high-fidelity reconstruction in </w:t>
      </w:r>
      <w:r w:rsidR="00847CA4">
        <w:rPr>
          <w:rFonts w:eastAsia="宋体" w:cs="宋体" w:hint="eastAsia"/>
          <w:spacing w:val="0"/>
          <w:sz w:val="21"/>
          <w:szCs w:val="21"/>
          <w:lang w:eastAsia="zh-CN"/>
        </w:rPr>
        <w:t>additive white Gaussian noise (AWGN)</w:t>
      </w:r>
      <w:r w:rsidR="00A0190E" w:rsidRPr="00A0190E">
        <w:rPr>
          <w:rFonts w:eastAsia="宋体" w:cs="宋体"/>
          <w:spacing w:val="0"/>
          <w:sz w:val="21"/>
          <w:szCs w:val="21"/>
          <w:lang w:eastAsia="zh-CN"/>
        </w:rPr>
        <w:t xml:space="preserve"> environments.</w:t>
      </w:r>
      <w:r w:rsidR="00FC6906">
        <w:rPr>
          <w:rFonts w:eastAsia="宋体" w:cs="宋体" w:hint="eastAsia"/>
          <w:spacing w:val="0"/>
          <w:sz w:val="21"/>
          <w:szCs w:val="21"/>
          <w:lang w:eastAsia="zh-CN"/>
        </w:rPr>
        <w:t xml:space="preserve"> A</w:t>
      </w:r>
      <w:r w:rsidR="00FC6906" w:rsidRPr="00FC6906">
        <w:rPr>
          <w:rFonts w:eastAsia="宋体" w:cs="宋体"/>
          <w:spacing w:val="0"/>
          <w:sz w:val="21"/>
          <w:szCs w:val="21"/>
          <w:lang w:eastAsia="zh-CN"/>
        </w:rPr>
        <w:t xml:space="preserve">mplitude </w:t>
      </w:r>
      <w:r w:rsidR="00FC6906">
        <w:rPr>
          <w:rFonts w:eastAsia="宋体" w:cs="宋体" w:hint="eastAsia"/>
          <w:spacing w:val="0"/>
          <w:sz w:val="21"/>
          <w:szCs w:val="21"/>
          <w:lang w:eastAsia="zh-CN"/>
        </w:rPr>
        <w:t>i</w:t>
      </w:r>
      <w:r w:rsidR="00FC6906" w:rsidRPr="00FC6906">
        <w:rPr>
          <w:rFonts w:eastAsia="宋体" w:cs="宋体"/>
          <w:spacing w:val="0"/>
          <w:sz w:val="21"/>
          <w:szCs w:val="21"/>
          <w:lang w:eastAsia="zh-CN"/>
        </w:rPr>
        <w:t>mmunity</w:t>
      </w:r>
      <w:r w:rsidR="00FC6906">
        <w:rPr>
          <w:rFonts w:eastAsia="宋体" w:cs="宋体" w:hint="eastAsia"/>
          <w:spacing w:val="0"/>
          <w:sz w:val="21"/>
          <w:szCs w:val="21"/>
          <w:lang w:eastAsia="zh-CN"/>
        </w:rPr>
        <w:t xml:space="preserve"> advantage </w:t>
      </w:r>
      <w:r w:rsidR="00FC6906" w:rsidRPr="00FC6906">
        <w:rPr>
          <w:rFonts w:eastAsia="宋体" w:cs="宋体"/>
          <w:spacing w:val="0"/>
          <w:sz w:val="21"/>
          <w:szCs w:val="21"/>
          <w:lang w:eastAsia="zh-CN"/>
        </w:rPr>
        <w:t xml:space="preserve">lies in encoding information in </w:t>
      </w:r>
      <w:r w:rsidR="00534C46">
        <w:rPr>
          <w:rFonts w:eastAsia="宋体" w:cs="宋体"/>
          <w:spacing w:val="0"/>
          <w:sz w:val="21"/>
          <w:szCs w:val="21"/>
          <w:lang w:eastAsia="zh-CN"/>
        </w:rPr>
        <w:t xml:space="preserve">the </w:t>
      </w:r>
      <w:r w:rsidR="00FC6906" w:rsidRPr="00FC6906">
        <w:rPr>
          <w:rFonts w:eastAsia="宋体" w:cs="宋体"/>
          <w:spacing w:val="0"/>
          <w:sz w:val="21"/>
          <w:szCs w:val="21"/>
          <w:lang w:eastAsia="zh-CN"/>
        </w:rPr>
        <w:t>frequency rather than amplitude</w:t>
      </w:r>
      <w:r w:rsidR="00534C46">
        <w:rPr>
          <w:rFonts w:eastAsia="宋体" w:cs="宋体" w:hint="eastAsia"/>
          <w:spacing w:val="0"/>
          <w:sz w:val="21"/>
          <w:szCs w:val="21"/>
          <w:lang w:eastAsia="zh-CN"/>
        </w:rPr>
        <w:t xml:space="preserve"> domain</w:t>
      </w:r>
      <w:r w:rsidR="00FC6906">
        <w:rPr>
          <w:rFonts w:eastAsia="宋体" w:cs="宋体"/>
          <w:spacing w:val="0"/>
          <w:sz w:val="21"/>
          <w:szCs w:val="21"/>
          <w:lang w:eastAsia="zh-CN"/>
        </w:rPr>
        <w:t>,</w:t>
      </w:r>
      <w:r w:rsidR="00FC6906">
        <w:rPr>
          <w:rFonts w:eastAsia="宋体" w:cs="宋体" w:hint="eastAsia"/>
          <w:spacing w:val="0"/>
          <w:sz w:val="21"/>
          <w:szCs w:val="21"/>
          <w:lang w:eastAsia="zh-CN"/>
        </w:rPr>
        <w:t xml:space="preserve"> </w:t>
      </w:r>
      <w:r w:rsidR="00FC6906" w:rsidRPr="00FC6906">
        <w:rPr>
          <w:rFonts w:eastAsia="宋体" w:cs="宋体"/>
          <w:spacing w:val="0"/>
          <w:sz w:val="21"/>
          <w:szCs w:val="21"/>
          <w:lang w:eastAsia="zh-CN"/>
        </w:rPr>
        <w:t>facilitating the physical excision of amplitude-based noise components.</w:t>
      </w:r>
    </w:p>
    <w:p w14:paraId="675342C4" w14:textId="6815BE2D"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460620F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10309548" w:rsidR="008C6BA7" w:rsidRPr="008C6BA7" w:rsidRDefault="0012450A" w:rsidP="008C6BA7">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FC6906">
        <w:rPr>
          <w:rFonts w:eastAsia="宋体" w:cs="宋体"/>
          <w:spacing w:val="0"/>
          <w:sz w:val="21"/>
          <w:szCs w:val="21"/>
          <w:lang w:eastAsia="zh-CN"/>
        </w:rPr>
        <w:t xml:space="preserve">the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8C6BA7" w:rsidRPr="008C6BA7">
        <w:rPr>
          <w:rFonts w:eastAsia="宋体" w:cs="宋体"/>
          <w:spacing w:val="0"/>
          <w:sz w:val="21"/>
          <w:szCs w:val="21"/>
          <w:lang w:eastAsia="zh-CN"/>
        </w:rPr>
        <w:t xml:space="preserve">Consequently, spectral reconstruction is inherently an ill-posed inverse problem. To ensure physical fidelity and numerical stability, we recast the reconstruction as a constrained convex optimization problem. We employ a projected gradient descent (PGD) </w:t>
      </w:r>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2A4F8165"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38690FC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49799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640E6EF9" w:rsidR="000D3309" w:rsidRDefault="006F016B" w:rsidP="00512A7C">
      <w:pPr>
        <w:jc w:val="both"/>
        <w:rPr>
          <w:rFonts w:eastAsia="宋体" w:cs="宋体"/>
          <w:spacing w:val="0"/>
          <w:sz w:val="21"/>
          <w:szCs w:val="21"/>
          <w:lang w:eastAsia="zh-CN"/>
        </w:rPr>
      </w:pPr>
      <w:r w:rsidRPr="006F016B">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feature</w:t>
      </w:r>
      <w:r w:rsidR="00534C46">
        <w:rPr>
          <w:rFonts w:eastAsia="宋体" w:cs="宋体"/>
          <w:spacing w:val="0"/>
          <w:sz w:val="21"/>
          <w:szCs w:val="21"/>
          <w:lang w:eastAsia="zh-CN"/>
        </w:rPr>
        <w:t>s</w:t>
      </w:r>
      <w:r w:rsidR="00427BBF">
        <w:rPr>
          <w:rFonts w:eastAsia="宋体" w:cs="宋体" w:hint="eastAsia"/>
          <w:spacing w:val="0"/>
          <w:sz w:val="21"/>
          <w:szCs w:val="21"/>
          <w:lang w:eastAsia="zh-CN"/>
        </w:rPr>
        <w:t>,</w:t>
      </w:r>
      <w:r w:rsidRPr="006F016B">
        <w:rPr>
          <w:rFonts w:eastAsia="宋体" w:cs="宋体"/>
          <w:spacing w:val="0"/>
          <w:sz w:val="21"/>
          <w:szCs w:val="21"/>
          <w:lang w:eastAsia="zh-CN"/>
        </w:rPr>
        <w:t xml:space="preserve"> we apply a sparsity prior to resolve fine 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sidR="003C562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Pr="006F016B">
        <w:rPr>
          <w:rFonts w:eastAsia="宋体" w:cs="宋体"/>
          <w:spacing w:val="0"/>
          <w:sz w:val="21"/>
          <w:szCs w:val="21"/>
          <w:lang w:eastAsia="zh-CN"/>
        </w:rPr>
        <w:t>For targets characterized by continuous, broadband spectral envelopes, we enforce smoothness and structural continuity by defining</w:t>
      </w:r>
      <w:r w:rsidRPr="006F016B">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sidRPr="006F016B">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6F016B">
        <w:rPr>
          <w:rFonts w:eastAsia="宋体" w:cs="宋体"/>
          <w:spacing w:val="0"/>
          <w:sz w:val="21"/>
          <w:szCs w:val="21"/>
          <w:lang w:eastAsia="zh-CN"/>
        </w:rPr>
        <w:t xml:space="preserve"> is the first-order difference operator.</w:t>
      </w:r>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p>
    <w:p w14:paraId="19B94116" w14:textId="77777777" w:rsidR="00534C46" w:rsidRPr="00544283" w:rsidRDefault="00534C46" w:rsidP="00512A7C">
      <w:pPr>
        <w:jc w:val="both"/>
        <w:rPr>
          <w:rFonts w:eastAsia="宋体" w:cs="宋体"/>
          <w:spacing w:val="0"/>
          <w:sz w:val="21"/>
          <w:szCs w:val="21"/>
          <w:lang w:eastAsia="zh-CN"/>
        </w:rPr>
      </w:pPr>
    </w:p>
    <w:p w14:paraId="18320505" w14:textId="15A0987B" w:rsid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1" w:name="_Hlk203490557"/>
    </w:p>
    <w:p w14:paraId="6438D676" w14:textId="1FECF4B5" w:rsidR="006179CA" w:rsidRDefault="00A64B37" w:rsidP="00E5009C">
      <w:pPr>
        <w:ind w:firstLine="420"/>
        <w:jc w:val="both"/>
        <w:rPr>
          <w:rFonts w:eastAsia="宋体" w:cs="宋体"/>
          <w:spacing w:val="0"/>
          <w:sz w:val="21"/>
          <w:szCs w:val="21"/>
          <w:lang w:eastAsia="zh-CN"/>
        </w:rPr>
      </w:pPr>
      <w:r w:rsidRPr="00A64B37">
        <w:rPr>
          <w:rFonts w:eastAsia="宋体" w:cs="宋体"/>
          <w:spacing w:val="0"/>
          <w:sz w:val="21"/>
          <w:szCs w:val="21"/>
          <w:lang w:eastAsia="zh-CN"/>
        </w:rPr>
        <w:t xml:space="preserve">To isolate and quantify the fundamental multiplexing advantage of the OFE framework against AWGN, we establish a </w:t>
      </w:r>
      <w:r w:rsidR="00374212">
        <w:rPr>
          <w:rFonts w:eastAsia="宋体" w:cs="宋体" w:hint="eastAsia"/>
          <w:spacing w:val="0"/>
          <w:sz w:val="21"/>
          <w:szCs w:val="21"/>
          <w:lang w:eastAsia="zh-CN"/>
        </w:rPr>
        <w:t>simulation</w:t>
      </w:r>
      <w:r w:rsidR="00374212" w:rsidRPr="00A64B37">
        <w:rPr>
          <w:rFonts w:eastAsia="宋体" w:cs="宋体"/>
          <w:spacing w:val="0"/>
          <w:sz w:val="21"/>
          <w:szCs w:val="21"/>
          <w:lang w:eastAsia="zh-CN"/>
        </w:rPr>
        <w:t xml:space="preserve"> </w:t>
      </w:r>
      <w:r w:rsidRPr="00A64B37">
        <w:rPr>
          <w:rFonts w:eastAsia="宋体" w:cs="宋体"/>
          <w:spacing w:val="0"/>
          <w:sz w:val="21"/>
          <w:szCs w:val="21"/>
          <w:lang w:eastAsia="zh-CN"/>
        </w:rPr>
        <w:t>benchmark.</w:t>
      </w:r>
      <w:r w:rsidR="00830CB3">
        <w:rPr>
          <w:rFonts w:eastAsia="宋体" w:cs="宋体" w:hint="eastAsia"/>
          <w:spacing w:val="0"/>
          <w:sz w:val="21"/>
          <w:szCs w:val="21"/>
          <w:lang w:eastAsia="zh-CN"/>
        </w:rPr>
        <w:t xml:space="preserve"> </w:t>
      </w:r>
      <w:r w:rsidR="001B43AC" w:rsidRPr="001B43AC">
        <w:rPr>
          <w:rFonts w:eastAsia="宋体" w:cs="宋体"/>
          <w:spacing w:val="0"/>
          <w:sz w:val="21"/>
          <w:szCs w:val="21"/>
          <w:lang w:eastAsia="zh-CN"/>
        </w:rPr>
        <w:t xml:space="preserve">Operating across the visible spectrum (400–700 nm), the architecture deploys </w:t>
      </w:r>
      <m:oMath>
        <m:r>
          <w:rPr>
            <w:rFonts w:ascii="Cambria Math" w:eastAsia="宋体" w:hAnsi="Cambria Math" w:cs="宋体"/>
            <w:spacing w:val="0"/>
            <w:sz w:val="21"/>
            <w:szCs w:val="21"/>
            <w:lang w:eastAsia="zh-CN"/>
          </w:rPr>
          <m:t>K=12</m:t>
        </m:r>
      </m:oMath>
      <w:r w:rsidR="001B43AC" w:rsidRPr="001B43AC">
        <w:rPr>
          <w:rFonts w:eastAsia="宋体" w:cs="宋体"/>
          <w:spacing w:val="0"/>
          <w:sz w:val="21"/>
          <w:szCs w:val="21"/>
          <w:lang w:eastAsia="zh-CN"/>
        </w:rPr>
        <w:t xml:space="preserve"> discrete spectral channels. </w:t>
      </w:r>
      <w:r w:rsidR="00FA2345">
        <w:rPr>
          <w:rFonts w:eastAsia="宋体" w:cs="宋体" w:hint="eastAsia"/>
          <w:spacing w:val="0"/>
          <w:sz w:val="21"/>
          <w:szCs w:val="21"/>
          <w:lang w:eastAsia="zh-CN"/>
        </w:rPr>
        <w:t>R</w:t>
      </w:r>
      <w:r w:rsidR="001B43AC" w:rsidRPr="001B43AC">
        <w:rPr>
          <w:rFonts w:eastAsia="宋体" w:cs="宋体"/>
          <w:spacing w:val="0"/>
          <w:sz w:val="21"/>
          <w:szCs w:val="21"/>
          <w:lang w:eastAsia="zh-CN"/>
        </w:rPr>
        <w:t xml:space="preserve">ather than employing idealized Gaussian approximations, the spectral basis functions are directly instantiated from the empirically calibrated radiometric profiles of our physical LED array (detailed in Supplement Section 6, Fig. S2). This ensures that the system matrix </w:t>
      </w:r>
      <m:oMath>
        <m:r>
          <m:rPr>
            <m:sty m:val="bi"/>
          </m:rPr>
          <w:rPr>
            <w:rFonts w:ascii="Cambria Math" w:hAnsi="Cambria Math"/>
            <w:sz w:val="21"/>
            <w:szCs w:val="21"/>
          </w:rPr>
          <m:t>W</m:t>
        </m:r>
      </m:oMath>
      <w:r w:rsidR="001B43AC" w:rsidRPr="001B43AC">
        <w:rPr>
          <w:rFonts w:eastAsia="宋体" w:cs="宋体"/>
          <w:spacing w:val="0"/>
          <w:sz w:val="21"/>
          <w:szCs w:val="21"/>
          <w:lang w:eastAsia="zh-CN"/>
        </w:rPr>
        <w:t xml:space="preserve"> </w:t>
      </w:r>
      <w:r w:rsidR="00907935" w:rsidRPr="00907935">
        <w:rPr>
          <w:rFonts w:eastAsia="宋体" w:cs="宋体"/>
          <w:spacing w:val="0"/>
          <w:sz w:val="21"/>
          <w:szCs w:val="21"/>
          <w:lang w:eastAsia="zh-CN"/>
        </w:rPr>
        <w:t>encapsulates the non-ideal spectral irregularities and native radiometric variations inherent to the physical hardware</w:t>
      </w:r>
      <w:r w:rsidR="001B43AC" w:rsidRPr="001B43AC">
        <w:rPr>
          <w:rFonts w:eastAsia="宋体" w:cs="宋体"/>
          <w:spacing w:val="0"/>
          <w:sz w:val="21"/>
          <w:szCs w:val="21"/>
          <w:lang w:eastAsia="zh-CN"/>
        </w:rPr>
        <w:t xml:space="preserve">. In the time domain, these channels are modulated by the orthogonal composite sinusoidal carriers. </w:t>
      </w:r>
      <w:r w:rsidR="00903A16">
        <w:rPr>
          <w:rFonts w:eastAsia="宋体" w:cs="宋体" w:hint="eastAsia"/>
          <w:spacing w:val="0"/>
          <w:sz w:val="21"/>
          <w:szCs w:val="21"/>
          <w:lang w:eastAsia="zh-CN"/>
        </w:rPr>
        <w:t>T</w:t>
      </w:r>
      <w:r w:rsidR="00903A16" w:rsidRPr="00AA627C">
        <w:rPr>
          <w:rFonts w:eastAsia="宋体" w:cs="宋体"/>
          <w:spacing w:val="0"/>
          <w:sz w:val="21"/>
          <w:szCs w:val="21"/>
          <w:lang w:eastAsia="zh-CN"/>
        </w:rPr>
        <w:t xml:space="preserve">he numerical simulations </w:t>
      </w:r>
      <w:r w:rsidR="00903A16">
        <w:rPr>
          <w:rFonts w:eastAsia="宋体" w:cs="宋体" w:hint="eastAsia"/>
          <w:spacing w:val="0"/>
          <w:sz w:val="21"/>
          <w:szCs w:val="21"/>
          <w:lang w:eastAsia="zh-CN"/>
        </w:rPr>
        <w:t>are</w:t>
      </w:r>
      <w:r w:rsidR="00903A16" w:rsidRPr="00AA627C">
        <w:rPr>
          <w:rFonts w:eastAsia="宋体" w:cs="宋体"/>
          <w:spacing w:val="0"/>
          <w:sz w:val="21"/>
          <w:szCs w:val="21"/>
          <w:lang w:eastAsia="zh-CN"/>
        </w:rPr>
        <w:t xml:space="preserve"> conducted utilizing the CAVE multispectral database</w:t>
      </w:r>
      <w:r w:rsidR="001E526E">
        <w:rPr>
          <w:rFonts w:eastAsia="宋体" w:cs="宋体"/>
          <w:spacing w:val="0"/>
          <w:sz w:val="21"/>
          <w:szCs w:val="21"/>
          <w:lang w:eastAsia="zh-CN"/>
        </w:rPr>
        <w:fldChar w:fldCharType="begin"/>
      </w:r>
      <w:r w:rsidR="001E526E">
        <w:rPr>
          <w:rFonts w:eastAsia="宋体" w:cs="宋体"/>
          <w:spacing w:val="0"/>
          <w:sz w:val="21"/>
          <w:szCs w:val="21"/>
          <w:lang w:eastAsia="zh-CN"/>
        </w:rPr>
        <w:instrText xml:space="preserve"> REF _Ref225433401 \r \h </w:instrText>
      </w:r>
      <w:r w:rsidR="001E526E">
        <w:rPr>
          <w:rFonts w:eastAsia="宋体" w:cs="宋体"/>
          <w:spacing w:val="0"/>
          <w:sz w:val="21"/>
          <w:szCs w:val="21"/>
          <w:lang w:eastAsia="zh-CN"/>
        </w:rPr>
      </w:r>
      <w:r w:rsidR="001E526E">
        <w:rPr>
          <w:rFonts w:eastAsia="宋体" w:cs="宋体"/>
          <w:spacing w:val="0"/>
          <w:sz w:val="21"/>
          <w:szCs w:val="21"/>
          <w:lang w:eastAsia="zh-CN"/>
        </w:rPr>
        <w:fldChar w:fldCharType="separate"/>
      </w:r>
      <w:r w:rsidR="0049799A">
        <w:rPr>
          <w:rFonts w:eastAsia="宋体" w:cs="宋体"/>
          <w:spacing w:val="0"/>
          <w:sz w:val="21"/>
          <w:szCs w:val="21"/>
          <w:lang w:eastAsia="zh-CN"/>
        </w:rPr>
        <w:t>[15]</w:t>
      </w:r>
      <w:r w:rsidR="001E526E">
        <w:rPr>
          <w:rFonts w:eastAsia="宋体" w:cs="宋体"/>
          <w:spacing w:val="0"/>
          <w:sz w:val="21"/>
          <w:szCs w:val="21"/>
          <w:lang w:eastAsia="zh-CN"/>
        </w:rPr>
        <w:fldChar w:fldCharType="end"/>
      </w:r>
      <w:r w:rsidR="00903A16" w:rsidRPr="00AA627C">
        <w:rPr>
          <w:rFonts w:eastAsia="宋体" w:cs="宋体"/>
          <w:spacing w:val="0"/>
          <w:sz w:val="21"/>
          <w:szCs w:val="21"/>
          <w:lang w:eastAsia="zh-CN"/>
        </w:rPr>
        <w:t>.</w:t>
      </w:r>
      <w:r>
        <w:rPr>
          <w:rFonts w:eastAsia="宋体" w:cs="宋体" w:hint="eastAsia"/>
          <w:spacing w:val="0"/>
          <w:sz w:val="21"/>
          <w:szCs w:val="21"/>
          <w:lang w:eastAsia="zh-CN"/>
        </w:rPr>
        <w:t xml:space="preserve"> </w:t>
      </w:r>
    </w:p>
    <w:p w14:paraId="35ABB960" w14:textId="0A6BCA25" w:rsidR="00AA627C" w:rsidRDefault="00AA627C" w:rsidP="00E16FEA">
      <w:pPr>
        <w:ind w:firstLine="420"/>
        <w:jc w:val="both"/>
        <w:rPr>
          <w:rFonts w:eastAsia="宋体" w:cs="宋体"/>
          <w:spacing w:val="0"/>
          <w:sz w:val="21"/>
          <w:szCs w:val="21"/>
          <w:lang w:eastAsia="zh-CN"/>
        </w:rPr>
      </w:pPr>
      <w:r w:rsidRPr="00AA627C">
        <w:rPr>
          <w:rFonts w:eastAsia="宋体" w:cs="宋体"/>
          <w:spacing w:val="0"/>
          <w:sz w:val="21"/>
          <w:szCs w:val="21"/>
          <w:lang w:eastAsia="zh-CN"/>
        </w:rPr>
        <w:t xml:space="preserve">In a pure AWGN regime with a flat noise power spectral density, the specific spectral placement of orthogonal carriers mathematically yields identical variance reduction. </w:t>
      </w:r>
      <w:r w:rsidR="00BF2784" w:rsidRPr="00BF2784">
        <w:rPr>
          <w:rFonts w:eastAsia="宋体" w:cs="宋体"/>
          <w:spacing w:val="0"/>
          <w:sz w:val="21"/>
          <w:szCs w:val="21"/>
          <w:lang w:eastAsia="zh-CN"/>
        </w:rPr>
        <w:t xml:space="preserve">Therefore, to </w:t>
      </w:r>
      <w:r w:rsidR="00BF2784" w:rsidRPr="00BF2784">
        <w:rPr>
          <w:rFonts w:eastAsia="宋体" w:cs="宋体"/>
          <w:spacing w:val="0"/>
          <w:sz w:val="21"/>
          <w:szCs w:val="21"/>
          <w:lang w:eastAsia="zh-CN"/>
        </w:rPr>
        <w:lastRenderedPageBreak/>
        <w:t xml:space="preserve">ensure baseline orthogonality without introducing redundant hardware-specific combinatorial complexities, we employ a straightforward sub-octave linearly spaced carrier set for all numerical TDM-vs-OFE comparative simulations. Specifically, this frequency set (Strategy 1) 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sidR="00BF2784" w:rsidRPr="00BF2784">
        <w:rPr>
          <w:rFonts w:eastAsia="宋体" w:cs="宋体"/>
          <w:spacing w:val="0"/>
          <w:sz w:val="21"/>
          <w:szCs w:val="21"/>
          <w:lang w:eastAsia="zh-CN"/>
        </w:rPr>
        <w:t xml:space="preserve"> 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sidR="00BF2784" w:rsidRPr="00BF2784">
        <w:rPr>
          <w:rFonts w:eastAsia="宋体" w:cs="宋体"/>
          <w:spacing w:val="0"/>
          <w:sz w:val="21"/>
          <w:szCs w:val="21"/>
          <w:lang w:eastAsia="zh-CN"/>
        </w:rPr>
        <w:t xml:space="preserve"> kHz with a uniform frequency </w:t>
      </w:r>
      <w:r w:rsidR="00903A16">
        <w:rPr>
          <w:rFonts w:eastAsia="宋体" w:cs="宋体" w:hint="eastAsia"/>
          <w:spacing w:val="0"/>
          <w:sz w:val="21"/>
          <w:szCs w:val="21"/>
          <w:lang w:eastAsia="zh-CN"/>
        </w:rPr>
        <w:t>internal</w:t>
      </w:r>
      <w:r w:rsidR="00903A16" w:rsidRPr="00BF2784">
        <w:rPr>
          <w:rFonts w:eastAsia="宋体" w:cs="宋体"/>
          <w:spacing w:val="0"/>
          <w:sz w:val="21"/>
          <w:szCs w:val="21"/>
          <w:lang w:eastAsia="zh-CN"/>
        </w:rPr>
        <w:t xml:space="preserve"> </w:t>
      </w:r>
      <w:r w:rsidR="00BF2784" w:rsidRPr="00BF2784">
        <w:rPr>
          <w:rFonts w:eastAsia="宋体" w:cs="宋体"/>
          <w:spacing w:val="0"/>
          <w:sz w:val="21"/>
          <w:szCs w:val="21"/>
          <w:lang w:eastAsia="zh-CN"/>
        </w:rPr>
        <w:t xml:space="preserve">of </w:t>
      </w:r>
      <m:oMath>
        <m:r>
          <w:rPr>
            <w:rFonts w:ascii="Cambria Math" w:eastAsia="宋体" w:hAnsi="Cambria Math"/>
            <w:spacing w:val="0"/>
            <w:sz w:val="21"/>
            <w:szCs w:val="21"/>
            <w:lang w:eastAsia="zh-CN"/>
          </w:rPr>
          <m:t xml:space="preserve">10 </m:t>
        </m:r>
      </m:oMath>
      <w:r w:rsidR="00BF2784" w:rsidRPr="00BF2784">
        <w:rPr>
          <w:rFonts w:eastAsia="宋体" w:cs="宋体"/>
          <w:spacing w:val="0"/>
          <w:sz w:val="21"/>
          <w:szCs w:val="21"/>
          <w:lang w:eastAsia="zh-CN"/>
        </w:rPr>
        <w:t>kHz</w:t>
      </w:r>
      <w:r w:rsidR="004525D2">
        <w:rPr>
          <w:rFonts w:eastAsia="宋体" w:cs="宋体" w:hint="eastAsia"/>
          <w:spacing w:val="0"/>
          <w:sz w:val="21"/>
          <w:szCs w:val="21"/>
          <w:lang w:eastAsia="zh-CN"/>
        </w:rPr>
        <w:t xml:space="preserve"> </w:t>
      </w:r>
      <w:r w:rsidR="00BF2784" w:rsidRPr="00BF2784">
        <w:rPr>
          <w:rFonts w:eastAsia="宋体" w:cs="宋体"/>
          <w:spacing w:val="0"/>
          <w:sz w:val="21"/>
          <w:szCs w:val="21"/>
          <w:lang w:eastAsia="zh-CN"/>
        </w:rPr>
        <w:t>(</w:t>
      </w:r>
      <w:r w:rsidR="004525D2">
        <w:rPr>
          <w:rFonts w:eastAsia="宋体" w:cs="宋体" w:hint="eastAsia"/>
          <w:spacing w:val="0"/>
          <w:sz w:val="21"/>
          <w:szCs w:val="21"/>
          <w:lang w:eastAsia="zh-CN"/>
        </w:rPr>
        <w:t xml:space="preserve">we term this frequency selection as strategy 1, and </w:t>
      </w:r>
      <w:r w:rsidR="00BF2784" w:rsidRPr="00BF2784">
        <w:rPr>
          <w:rFonts w:eastAsia="宋体" w:cs="宋体"/>
          <w:spacing w:val="0"/>
          <w:sz w:val="21"/>
          <w:szCs w:val="21"/>
          <w:lang w:eastAsia="zh-CN"/>
        </w:rPr>
        <w:t>detailed algorithmic implementation is provided in Supplement Section 3).</w:t>
      </w:r>
      <w:r w:rsidR="0006694C">
        <w:rPr>
          <w:rFonts w:eastAsia="宋体" w:cs="宋体" w:hint="eastAsia"/>
          <w:spacing w:val="0"/>
          <w:sz w:val="21"/>
          <w:szCs w:val="21"/>
          <w:lang w:eastAsia="zh-CN"/>
        </w:rPr>
        <w:t xml:space="preserve"> </w:t>
      </w:r>
      <w:r w:rsidR="00E07034" w:rsidRPr="00E07034">
        <w:rPr>
          <w:rFonts w:eastAsia="宋体" w:cs="宋体"/>
          <w:spacing w:val="0"/>
          <w:sz w:val="21"/>
          <w:szCs w:val="21"/>
          <w:lang w:eastAsia="zh-CN"/>
        </w:rPr>
        <w:t>By the condition of orthogonal integration (</w:t>
      </w:r>
      <m:oMath>
        <m:r>
          <w:rPr>
            <w:rFonts w:ascii="Cambria Math" w:eastAsia="宋体" w:hAnsi="Cambria Math" w:cs="宋体"/>
            <w:spacing w:val="0"/>
            <w:sz w:val="21"/>
            <w:szCs w:val="21"/>
            <w:lang w:eastAsia="zh-CN"/>
          </w:rPr>
          <m:t>T = 1</m:t>
        </m:r>
        <m:r>
          <m:rPr>
            <m:lit/>
          </m:rP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Δ</m:t>
        </m:r>
        <m:r>
          <w:rPr>
            <w:rFonts w:ascii="Cambria Math" w:eastAsia="宋体" w:hAnsi="Cambria Math" w:cs="宋体"/>
            <w:spacing w:val="0"/>
            <w:sz w:val="21"/>
            <w:szCs w:val="21"/>
            <w:lang w:eastAsia="zh-CN"/>
          </w:rPr>
          <m:t>f</m:t>
        </m:r>
      </m:oMath>
      <w:r w:rsidR="00E07034" w:rsidRPr="00E07034">
        <w:rPr>
          <w:rFonts w:eastAsia="宋体" w:cs="宋体"/>
          <w:spacing w:val="0"/>
          <w:sz w:val="21"/>
          <w:szCs w:val="21"/>
          <w:lang w:eastAsia="zh-CN"/>
        </w:rPr>
        <w:t xml:space="preserve">), this 10 kHz spectral resolution dictates a </w:t>
      </w:r>
      <w:r w:rsidR="00E07034" w:rsidRPr="0033323C">
        <w:rPr>
          <w:rFonts w:eastAsia="宋体" w:cs="宋体"/>
          <w:spacing w:val="0"/>
          <w:sz w:val="21"/>
          <w:szCs w:val="21"/>
          <w:lang w:eastAsia="zh-CN"/>
        </w:rPr>
        <w:t xml:space="preserve">100 </w:t>
      </w:r>
      <w:proofErr w:type="spellStart"/>
      <m:oMath>
        <m:r>
          <m:rPr>
            <m:nor/>
          </m:rPr>
          <w:rPr>
            <w:rFonts w:ascii="Cambria Math" w:eastAsia="宋体" w:hAnsi="Cambria Math" w:cs="宋体"/>
            <w:spacing w:val="0"/>
            <w:sz w:val="21"/>
            <w:szCs w:val="21"/>
            <w:lang w:eastAsia="zh-CN"/>
          </w:rPr>
          <m:t>μ</m:t>
        </m:r>
      </m:oMath>
      <w:r w:rsidR="00E07034">
        <w:rPr>
          <w:rFonts w:eastAsia="宋体" w:cs="宋体" w:hint="eastAsia"/>
          <w:spacing w:val="0"/>
          <w:sz w:val="21"/>
          <w:szCs w:val="21"/>
          <w:lang w:eastAsia="zh-CN"/>
        </w:rPr>
        <w:t>s</w:t>
      </w:r>
      <w:proofErr w:type="spellEnd"/>
      <w:r w:rsidR="00E07034" w:rsidRPr="00E07034">
        <w:rPr>
          <w:rFonts w:eastAsia="宋体" w:cs="宋体"/>
          <w:spacing w:val="0"/>
          <w:sz w:val="21"/>
          <w:szCs w:val="21"/>
          <w:lang w:eastAsia="zh-CN"/>
        </w:rPr>
        <w:t xml:space="preserve"> acquisition window.</w:t>
      </w:r>
      <w:r w:rsidR="00E16FEA">
        <w:rPr>
          <w:rFonts w:eastAsia="宋体" w:cs="宋体" w:hint="eastAsia"/>
          <w:spacing w:val="0"/>
          <w:sz w:val="21"/>
          <w:szCs w:val="21"/>
          <w:lang w:eastAsia="zh-CN"/>
        </w:rPr>
        <w:t xml:space="preserve"> T</w:t>
      </w:r>
      <w:r w:rsidR="0033323C" w:rsidRPr="0033323C">
        <w:rPr>
          <w:rFonts w:eastAsia="宋体" w:cs="宋体"/>
          <w:spacing w:val="0"/>
          <w:sz w:val="21"/>
          <w:szCs w:val="21"/>
          <w:lang w:eastAsia="zh-CN"/>
        </w:rPr>
        <w:t>o ensure a</w:t>
      </w:r>
      <w:r w:rsidR="0089232E">
        <w:rPr>
          <w:rFonts w:eastAsia="宋体" w:cs="宋体" w:hint="eastAsia"/>
          <w:spacing w:val="0"/>
          <w:sz w:val="21"/>
          <w:szCs w:val="21"/>
          <w:lang w:eastAsia="zh-CN"/>
        </w:rPr>
        <w:t>n</w:t>
      </w:r>
      <w:r w:rsidR="0033323C" w:rsidRPr="0033323C">
        <w:rPr>
          <w:rFonts w:eastAsia="宋体" w:cs="宋体"/>
          <w:spacing w:val="0"/>
          <w:sz w:val="21"/>
          <w:szCs w:val="21"/>
          <w:lang w:eastAsia="zh-CN"/>
        </w:rPr>
        <w:t xml:space="preserve"> equivalent temporal and energy budget for comparison, the TDM benchmark uniformly partitions the identical 100 </w:t>
      </w:r>
      <w:proofErr w:type="spellStart"/>
      <m:oMath>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w:t>
      </w:r>
      <w:proofErr w:type="spellEnd"/>
      <w:r w:rsidR="0033323C" w:rsidRPr="0033323C">
        <w:rPr>
          <w:rFonts w:eastAsia="宋体" w:cs="宋体"/>
          <w:spacing w:val="0"/>
          <w:sz w:val="21"/>
          <w:szCs w:val="21"/>
          <w:lang w:eastAsia="zh-CN"/>
        </w:rPr>
        <w:t xml:space="preserve"> acquisition window into </w:t>
      </w:r>
      <m:oMath>
        <m:r>
          <w:rPr>
            <w:rFonts w:ascii="Cambria Math" w:eastAsia="宋体" w:hAnsi="Cambria Math" w:cs="宋体"/>
            <w:spacing w:val="0"/>
            <w:sz w:val="21"/>
            <w:szCs w:val="21"/>
            <w:lang w:eastAsia="zh-CN"/>
          </w:rPr>
          <m:t>K=12</m:t>
        </m:r>
      </m:oMath>
      <w:r w:rsidR="0033323C" w:rsidRPr="0033323C">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 per channel), with each channel operating at a constant direct current (DC) baseline.</w:t>
      </w:r>
      <w:r w:rsidR="00352748" w:rsidRPr="00352748">
        <w:t xml:space="preserve"> </w:t>
      </w:r>
      <w:r w:rsidR="00352748" w:rsidRPr="00352748">
        <w:rPr>
          <w:rFonts w:eastAsia="宋体" w:cs="宋体"/>
          <w:spacing w:val="0"/>
          <w:sz w:val="21"/>
          <w:szCs w:val="21"/>
          <w:lang w:eastAsia="zh-CN"/>
        </w:rPr>
        <w:t xml:space="preserve">To mitigate computational redundancy while preserving statistical robustness, the errors reported in Fig. 2 are evaluated over </w:t>
      </w:r>
      <w:proofErr w:type="gramStart"/>
      <w:r w:rsidR="00352748" w:rsidRPr="00352748">
        <w:rPr>
          <w:rFonts w:eastAsia="宋体" w:cs="宋体"/>
          <w:spacing w:val="0"/>
          <w:sz w:val="21"/>
          <w:szCs w:val="21"/>
          <w:lang w:eastAsia="zh-CN"/>
        </w:rPr>
        <w:t>a 10</w:t>
      </w:r>
      <w:proofErr w:type="gramEnd"/>
      <w:r w:rsidR="00352748" w:rsidRPr="00352748">
        <w:rPr>
          <w:rFonts w:eastAsia="宋体" w:cs="宋体"/>
          <w:spacing w:val="0"/>
          <w:sz w:val="21"/>
          <w:szCs w:val="21"/>
          <w:lang w:eastAsia="zh-CN"/>
        </w:rPr>
        <w:t xml:space="preserve">% </w:t>
      </w:r>
      <w:proofErr w:type="gramStart"/>
      <w:r w:rsidR="00352748" w:rsidRPr="00352748">
        <w:rPr>
          <w:rFonts w:eastAsia="宋体" w:cs="宋体"/>
          <w:spacing w:val="0"/>
          <w:sz w:val="21"/>
          <w:szCs w:val="21"/>
          <w:lang w:eastAsia="zh-CN"/>
        </w:rPr>
        <w:t>globally</w:t>
      </w:r>
      <w:proofErr w:type="gramEnd"/>
      <w:r w:rsidR="00352748" w:rsidRPr="00352748">
        <w:rPr>
          <w:rFonts w:eastAsia="宋体" w:cs="宋体"/>
          <w:spacing w:val="0"/>
          <w:sz w:val="21"/>
          <w:szCs w:val="21"/>
          <w:lang w:eastAsia="zh-CN"/>
        </w:rPr>
        <w:t xml:space="preserve"> random subset of pixels from all 29 images in the CAVE dataset.</w:t>
      </w:r>
    </w:p>
    <w:p w14:paraId="547547E5" w14:textId="1BE554D1" w:rsidR="00B11445" w:rsidRDefault="002D304B" w:rsidP="00B43CD1">
      <w:pPr>
        <w:jc w:val="center"/>
        <w:rPr>
          <w:rFonts w:eastAsia="宋体" w:cs="宋体"/>
          <w:spacing w:val="0"/>
          <w:sz w:val="21"/>
          <w:szCs w:val="21"/>
          <w:lang w:eastAsia="zh-CN"/>
        </w:rPr>
      </w:pPr>
      <w:ins w:id="2" w:author="yj zeng" w:date="2026-03-26T19:46:00Z" w16du:dateUtc="2026-03-26T11:46:00Z">
        <w:r>
          <w:rPr>
            <w:rFonts w:eastAsia="宋体" w:cs="宋体"/>
            <w:noProof/>
            <w:spacing w:val="0"/>
            <w:sz w:val="21"/>
            <w:szCs w:val="21"/>
            <w:lang w:eastAsia="zh-CN"/>
          </w:rPr>
          <w:drawing>
            <wp:inline distT="0" distB="0" distL="0" distR="0" wp14:anchorId="47F38D13" wp14:editId="57B44B5A">
              <wp:extent cx="5040000" cy="4263308"/>
              <wp:effectExtent l="0" t="0" r="8255" b="4445"/>
              <wp:docPr id="137245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59967" name="图片 1372459967"/>
                      <pic:cNvPicPr/>
                    </pic:nvPicPr>
                    <pic:blipFill>
                      <a:blip r:embed="rId9"/>
                      <a:stretch>
                        <a:fillRect/>
                      </a:stretch>
                    </pic:blipFill>
                    <pic:spPr>
                      <a:xfrm>
                        <a:off x="0" y="0"/>
                        <a:ext cx="5040000" cy="4263308"/>
                      </a:xfrm>
                      <a:prstGeom prst="rect">
                        <a:avLst/>
                      </a:prstGeom>
                    </pic:spPr>
                  </pic:pic>
                </a:graphicData>
              </a:graphic>
            </wp:inline>
          </w:drawing>
        </w:r>
      </w:ins>
      <w:del w:id="3" w:author="yj zeng" w:date="2026-03-26T19:46:00Z" w16du:dateUtc="2026-03-26T11:46:00Z">
        <w:r w:rsidR="006759D4" w:rsidDel="002D304B">
          <w:rPr>
            <w:rFonts w:eastAsia="宋体" w:cs="宋体"/>
            <w:noProof/>
            <w:spacing w:val="0"/>
            <w:sz w:val="21"/>
            <w:szCs w:val="21"/>
            <w:lang w:eastAsia="zh-CN"/>
          </w:rPr>
          <w:drawing>
            <wp:inline distT="0" distB="0" distL="0" distR="0" wp14:anchorId="5B35E357" wp14:editId="2300093B">
              <wp:extent cx="5040000" cy="4263308"/>
              <wp:effectExtent l="0" t="0" r="8255" b="4445"/>
              <wp:docPr id="5710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072" name="图片 57100072"/>
                      <pic:cNvPicPr/>
                    </pic:nvPicPr>
                    <pic:blipFill>
                      <a:blip r:embed="rId9"/>
                      <a:stretch>
                        <a:fillRect/>
                      </a:stretch>
                    </pic:blipFill>
                    <pic:spPr>
                      <a:xfrm>
                        <a:off x="0" y="0"/>
                        <a:ext cx="5040000" cy="4263308"/>
                      </a:xfrm>
                      <a:prstGeom prst="rect">
                        <a:avLst/>
                      </a:prstGeom>
                    </pic:spPr>
                  </pic:pic>
                </a:graphicData>
              </a:graphic>
            </wp:inline>
          </w:drawing>
        </w:r>
      </w:del>
    </w:p>
    <w:p w14:paraId="5AE0339B" w14:textId="19800D12" w:rsidR="00787ECE" w:rsidRPr="00047DFA" w:rsidRDefault="00047DFA" w:rsidP="00544283">
      <w:pPr>
        <w:jc w:val="both"/>
        <w:rPr>
          <w:rFonts w:eastAsia="宋体" w:cs="宋体"/>
          <w:spacing w:val="0"/>
          <w:sz w:val="21"/>
          <w:szCs w:val="21"/>
          <w:lang w:eastAsia="zh-CN"/>
        </w:rPr>
      </w:pPr>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r w:rsidR="0049799A">
        <w:rPr>
          <w:b/>
          <w:bCs/>
          <w:noProof/>
          <w:sz w:val="21"/>
          <w:szCs w:val="21"/>
        </w:rPr>
        <w:t>2</w:t>
      </w:r>
      <w:r w:rsidRPr="00BA6712">
        <w:rPr>
          <w:b/>
          <w:bCs/>
          <w:sz w:val="21"/>
          <w:szCs w:val="21"/>
        </w:rPr>
        <w:fldChar w:fldCharType="end"/>
      </w:r>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047DFA">
        <w:rPr>
          <w:rFonts w:eastAsia="宋体" w:cs="宋体"/>
          <w:b/>
          <w:bCs/>
          <w:spacing w:val="0"/>
          <w:sz w:val="21"/>
          <w:szCs w:val="21"/>
          <w:lang w:eastAsia="zh-CN"/>
        </w:rPr>
        <w:t>(a)</w:t>
      </w:r>
      <w:r w:rsidRPr="00047DFA">
        <w:rPr>
          <w:rFonts w:eastAsia="宋体" w:cs="宋体"/>
          <w:spacing w:val="0"/>
          <w:sz w:val="21"/>
          <w:szCs w:val="21"/>
          <w:lang w:eastAsia="zh-CN"/>
        </w:rPr>
        <w:t xml:space="preserve"> Time-domain waveforms </w:t>
      </w:r>
      <w:r w:rsidR="00374212">
        <w:rPr>
          <w:rFonts w:eastAsia="宋体" w:cs="宋体" w:hint="eastAsia"/>
          <w:spacing w:val="0"/>
          <w:sz w:val="21"/>
          <w:szCs w:val="21"/>
          <w:lang w:eastAsia="zh-CN"/>
        </w:rPr>
        <w:t>with</w:t>
      </w:r>
      <w:r w:rsidR="00374212" w:rsidRPr="00047DFA">
        <w:rPr>
          <w:rFonts w:eastAsia="宋体" w:cs="宋体"/>
          <w:spacing w:val="0"/>
          <w:sz w:val="21"/>
          <w:szCs w:val="21"/>
          <w:lang w:eastAsia="zh-CN"/>
        </w:rPr>
        <w:t xml:space="preserve"> </w:t>
      </w:r>
      <w:r w:rsidRPr="00047DFA">
        <w:rPr>
          <w:rFonts w:eastAsia="宋体" w:cs="宋体"/>
          <w:spacing w:val="0"/>
          <w:sz w:val="21"/>
          <w:szCs w:val="21"/>
          <w:lang w:eastAsia="zh-CN"/>
        </w:rPr>
        <w:t xml:space="preserve">AWGN (SNR = 25 dB). </w:t>
      </w:r>
      <w:r w:rsidRPr="00047DFA">
        <w:rPr>
          <w:rFonts w:eastAsia="宋体" w:cs="宋体"/>
          <w:b/>
          <w:bCs/>
          <w:spacing w:val="0"/>
          <w:sz w:val="21"/>
          <w:szCs w:val="21"/>
          <w:lang w:eastAsia="zh-CN"/>
        </w:rPr>
        <w:t>(b)</w:t>
      </w:r>
      <w:r w:rsidRPr="00047DFA">
        <w:rPr>
          <w:rFonts w:eastAsia="宋体" w:cs="宋体"/>
          <w:spacing w:val="0"/>
          <w:sz w:val="21"/>
          <w:szCs w:val="21"/>
          <w:lang w:eastAsia="zh-CN"/>
        </w:rPr>
        <w:t xml:space="preserve"> Spectral reconstruction </w:t>
      </w:r>
      <w:r w:rsidR="00374212">
        <w:rPr>
          <w:rFonts w:eastAsia="宋体" w:cs="宋体" w:hint="eastAsia"/>
          <w:spacing w:val="0"/>
          <w:sz w:val="21"/>
          <w:szCs w:val="21"/>
          <w:lang w:eastAsia="zh-CN"/>
        </w:rPr>
        <w:t xml:space="preserve">performance: </w:t>
      </w:r>
      <w:r w:rsidRPr="00047DFA">
        <w:rPr>
          <w:rFonts w:eastAsia="宋体" w:cs="宋体"/>
          <w:spacing w:val="0"/>
          <w:sz w:val="21"/>
          <w:szCs w:val="21"/>
          <w:lang w:eastAsia="zh-CN"/>
        </w:rPr>
        <w:t xml:space="preserve">RMSE (top) and demodulation error (bottom) versus SNR. Data points represent statistical averages across the CAVE database. </w:t>
      </w:r>
      <w:r w:rsidRPr="00047DFA">
        <w:rPr>
          <w:rFonts w:eastAsia="宋体" w:cs="宋体"/>
          <w:b/>
          <w:bCs/>
          <w:spacing w:val="0"/>
          <w:sz w:val="21"/>
          <w:szCs w:val="21"/>
          <w:lang w:eastAsia="zh-CN"/>
        </w:rPr>
        <w:t>(c)</w:t>
      </w:r>
      <w:r w:rsidRPr="00047DFA">
        <w:rPr>
          <w:rFonts w:eastAsia="宋体" w:cs="宋体"/>
          <w:spacing w:val="0"/>
          <w:sz w:val="21"/>
          <w:szCs w:val="21"/>
          <w:lang w:eastAsia="zh-CN"/>
        </w:rPr>
        <w:t xml:space="preserve">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047DFA">
        <w:rPr>
          <w:rFonts w:eastAsia="宋体" w:cs="宋体"/>
          <w:spacing w:val="0"/>
          <w:sz w:val="21"/>
          <w:szCs w:val="21"/>
          <w:lang w:eastAsia="zh-CN"/>
        </w:rPr>
        <w:t xml:space="preserve"> kHz,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047DFA">
        <w:rPr>
          <w:rFonts w:eastAsia="宋体" w:cs="宋体"/>
          <w:spacing w:val="0"/>
          <w:sz w:val="21"/>
          <w:szCs w:val="21"/>
          <w:lang w:eastAsia="zh-CN"/>
        </w:rPr>
        <w:t xml:space="preserve"> frequency resolution limit of the </w:t>
      </w:r>
      <w:r w:rsidR="00787ECE">
        <w:rPr>
          <w:rFonts w:eastAsia="宋体" w:cs="宋体" w:hint="eastAsia"/>
          <w:spacing w:val="0"/>
          <w:sz w:val="21"/>
          <w:szCs w:val="21"/>
          <w:lang w:eastAsia="zh-CN"/>
        </w:rPr>
        <w:t>sampling</w:t>
      </w:r>
      <w:r w:rsidR="00787ECE" w:rsidRPr="00047DFA">
        <w:rPr>
          <w:rFonts w:eastAsia="宋体" w:cs="宋体"/>
          <w:spacing w:val="0"/>
          <w:sz w:val="21"/>
          <w:szCs w:val="21"/>
          <w:lang w:eastAsia="zh-CN"/>
        </w:rPr>
        <w:t xml:space="preserve"> </w:t>
      </w:r>
      <w:r w:rsidRPr="00047DFA">
        <w:rPr>
          <w:rFonts w:eastAsia="宋体" w:cs="宋体"/>
          <w:spacing w:val="0"/>
          <w:sz w:val="21"/>
          <w:szCs w:val="21"/>
          <w:lang w:eastAsia="zh-CN"/>
        </w:rPr>
        <w:t xml:space="preserve">window. </w:t>
      </w:r>
      <w:r w:rsidRPr="00047DFA">
        <w:rPr>
          <w:rFonts w:eastAsia="宋体" w:cs="宋体"/>
          <w:b/>
          <w:bCs/>
          <w:spacing w:val="0"/>
          <w:sz w:val="21"/>
          <w:szCs w:val="21"/>
          <w:lang w:eastAsia="zh-CN"/>
        </w:rPr>
        <w:t>(d)</w:t>
      </w:r>
      <w:r w:rsidRPr="00047DF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Pr>
          <w:rFonts w:eastAsia="宋体" w:cs="宋体" w:hint="eastAsia"/>
          <w:spacing w:val="0"/>
          <w:sz w:val="21"/>
          <w:szCs w:val="21"/>
          <w:lang w:eastAsia="zh-CN"/>
        </w:rPr>
        <w:t xml:space="preserve"> </w:t>
      </w:r>
      <w:r w:rsidRPr="00047DFA">
        <w:rPr>
          <w:rFonts w:eastAsia="宋体" w:cs="宋体"/>
          <w:spacing w:val="0"/>
          <w:sz w:val="21"/>
          <w:szCs w:val="21"/>
          <w:lang w:eastAsia="zh-CN"/>
        </w:rPr>
        <w:t>meets the 10 kHz integer-cycle threshold.</w:t>
      </w:r>
    </w:p>
    <w:p w14:paraId="0D602E08" w14:textId="05882692" w:rsidR="0028386E" w:rsidRDefault="00903A16" w:rsidP="009850FE">
      <w:pPr>
        <w:ind w:firstLine="420"/>
        <w:jc w:val="both"/>
        <w:rPr>
          <w:rFonts w:eastAsia="宋体" w:cs="宋体"/>
          <w:spacing w:val="0"/>
          <w:sz w:val="21"/>
          <w:szCs w:val="21"/>
          <w:lang w:eastAsia="zh-CN"/>
        </w:rPr>
      </w:pPr>
      <w:r w:rsidRPr="0028386E">
        <w:rPr>
          <w:rFonts w:eastAsia="宋体" w:cs="宋体"/>
          <w:spacing w:val="0"/>
          <w:sz w:val="21"/>
          <w:szCs w:val="21"/>
          <w:lang w:eastAsia="zh-CN"/>
        </w:rPr>
        <w:t>Figure 2(a) illustrates the time-domain waveforms of both schemes under AWGN (SNR = 25 dB)</w:t>
      </w:r>
      <w:r w:rsidR="00475AC3">
        <w:rPr>
          <w:rFonts w:eastAsia="宋体" w:cs="宋体" w:hint="eastAsia"/>
          <w:spacing w:val="0"/>
          <w:sz w:val="21"/>
          <w:szCs w:val="21"/>
          <w:lang w:eastAsia="zh-CN"/>
        </w:rPr>
        <w:t xml:space="preserve"> </w:t>
      </w:r>
      <w:r w:rsidR="004E2164" w:rsidRPr="004E2164">
        <w:rPr>
          <w:rFonts w:eastAsia="宋体" w:cs="宋体"/>
          <w:spacing w:val="0"/>
          <w:sz w:val="21"/>
          <w:szCs w:val="21"/>
          <w:lang w:eastAsia="zh-CN"/>
        </w:rPr>
        <w:t xml:space="preserve">within a 20 </w:t>
      </w:r>
      <w:proofErr w:type="spellStart"/>
      <m:oMath>
        <m:r>
          <m:rPr>
            <m:nor/>
          </m:rPr>
          <w:rPr>
            <w:rFonts w:ascii="Cambria Math" w:eastAsia="宋体" w:hAnsi="Cambria Math" w:cs="宋体"/>
            <w:spacing w:val="0"/>
            <w:sz w:val="21"/>
            <w:szCs w:val="21"/>
            <w:lang w:eastAsia="zh-CN"/>
          </w:rPr>
          <m:t>μ</m:t>
        </m:r>
      </m:oMath>
      <w:r w:rsidR="004E2164" w:rsidRPr="0033323C">
        <w:rPr>
          <w:rFonts w:eastAsia="宋体" w:cs="宋体"/>
          <w:spacing w:val="0"/>
          <w:sz w:val="21"/>
          <w:szCs w:val="21"/>
          <w:lang w:eastAsia="zh-CN"/>
        </w:rPr>
        <w:t>s</w:t>
      </w:r>
      <w:proofErr w:type="spellEnd"/>
      <w:r w:rsidR="004E2164" w:rsidRPr="004E2164">
        <w:rPr>
          <w:rFonts w:eastAsia="宋体" w:cs="宋体"/>
          <w:spacing w:val="0"/>
          <w:sz w:val="21"/>
          <w:szCs w:val="21"/>
          <w:lang w:eastAsia="zh-CN"/>
        </w:rPr>
        <w:t xml:space="preserve"> window</w:t>
      </w:r>
      <w:r w:rsidR="004E216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009850FE" w:rsidRPr="009850FE">
        <w:rPr>
          <w:rFonts w:eastAsia="宋体" w:cs="宋体"/>
          <w:spacing w:val="0"/>
          <w:sz w:val="21"/>
          <w:szCs w:val="21"/>
          <w:lang w:eastAsia="zh-CN"/>
        </w:rPr>
        <w:t xml:space="preserve">Note that </w:t>
      </w:r>
      <w:r>
        <w:rPr>
          <w:rFonts w:eastAsia="宋体" w:cs="宋体" w:hint="eastAsia"/>
          <w:spacing w:val="0"/>
          <w:sz w:val="21"/>
          <w:szCs w:val="21"/>
          <w:lang w:eastAsia="zh-CN"/>
        </w:rPr>
        <w:t xml:space="preserve">a </w:t>
      </w:r>
      <w:r w:rsidR="009850FE" w:rsidRPr="009850FE">
        <w:rPr>
          <w:rFonts w:eastAsia="宋体" w:cs="宋体"/>
          <w:spacing w:val="0"/>
          <w:sz w:val="21"/>
          <w:szCs w:val="21"/>
          <w:lang w:eastAsia="zh-CN"/>
        </w:rPr>
        <w:t>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9850FE" w:rsidRPr="009850FE">
        <w:rPr>
          <w:rFonts w:eastAsia="宋体" w:cs="宋体"/>
          <w:spacing w:val="0"/>
          <w:sz w:val="21"/>
          <w:szCs w:val="21"/>
          <w:lang w:eastAsia="zh-CN"/>
        </w:rPr>
        <w:t xml:space="preserve">) </w:t>
      </w:r>
      <w:r>
        <w:rPr>
          <w:rFonts w:eastAsia="宋体" w:cs="宋体" w:hint="eastAsia"/>
          <w:spacing w:val="0"/>
          <w:sz w:val="21"/>
          <w:szCs w:val="21"/>
          <w:lang w:eastAsia="zh-CN"/>
        </w:rPr>
        <w:t>is added to the OFE waveform</w:t>
      </w:r>
      <w:r w:rsidR="009850FE" w:rsidRPr="009850FE">
        <w:rPr>
          <w:rFonts w:eastAsia="宋体" w:cs="宋体"/>
          <w:spacing w:val="0"/>
          <w:sz w:val="21"/>
          <w:szCs w:val="21"/>
          <w:lang w:eastAsia="zh-CN"/>
        </w:rPr>
        <w:t xml:space="preserve">, presenting </w:t>
      </w:r>
      <w:r w:rsidR="009850FE" w:rsidRPr="009850FE">
        <w:rPr>
          <w:rFonts w:eastAsia="宋体" w:cs="宋体"/>
          <w:spacing w:val="0"/>
          <w:sz w:val="21"/>
          <w:szCs w:val="21"/>
          <w:lang w:eastAsia="zh-CN"/>
        </w:rPr>
        <w:lastRenderedPageBreak/>
        <w:t>the zero-mean information-bearing composite signal.</w:t>
      </w:r>
      <w:r w:rsidR="009850FE">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The OFE signal exhibits a continuous, dense composite waveform characteristic of parallel frequency multiplexing, whereas TDM presents discrete, sequential step-like features. Figure 2(b) quantifies the reconstruction accuracy across a broad SNR spectrum. To directly link the hardware acquisition quality to the algorithmic reconstruction, we track both the spectral reconstruction RMSE</w:t>
      </w:r>
      <w:r w:rsidR="00164ABB">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and the demodulation error defined as the relative Euclidean distance </w:t>
      </w:r>
      <m:oMath>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acc>
                      <m:accPr>
                        <m:ctrlPr>
                          <w:rPr>
                            <w:rFonts w:ascii="Cambria Math" w:eastAsia="宋体" w:hAnsi="Cambria Math" w:cs="宋体"/>
                            <w:b/>
                            <w:bCs/>
                            <w:spacing w:val="0"/>
                            <w:sz w:val="21"/>
                            <w:szCs w:val="21"/>
                            <w:lang w:eastAsia="zh-CN"/>
                          </w:rPr>
                        </m:ctrlPr>
                      </m:accPr>
                      <m:e>
                        <m:r>
                          <m:rPr>
                            <m:sty m:val="bi"/>
                          </m:rPr>
                          <w:rPr>
                            <w:rFonts w:ascii="Cambria Math" w:eastAsia="宋体" w:hAnsi="Cambria Math" w:cs="宋体"/>
                            <w:spacing w:val="0"/>
                            <w:sz w:val="21"/>
                            <w:szCs w:val="21"/>
                            <w:lang w:eastAsia="zh-CN"/>
                          </w:rPr>
                          <m:t>z</m:t>
                        </m:r>
                      </m:e>
                    </m:acc>
                  </m:e>
                </m:d>
              </m:e>
            </m:d>
          </m:e>
          <m:sub>
            <m:r>
              <w:rPr>
                <w:rFonts w:ascii="Cambria Math" w:eastAsia="宋体" w:hAnsi="Cambria Math" w:cs="宋体"/>
                <w:spacing w:val="0"/>
                <w:sz w:val="21"/>
                <w:szCs w:val="21"/>
                <w:lang w:eastAsia="zh-CN"/>
              </w:rPr>
              <m:t>2</m:t>
            </m:r>
          </m:sub>
        </m:sSub>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e>
                </m:d>
              </m:e>
            </m:d>
          </m:e>
          <m:sub>
            <m:r>
              <w:rPr>
                <w:rFonts w:ascii="Cambria Math" w:eastAsia="宋体" w:hAnsi="Cambria Math" w:cs="宋体"/>
                <w:spacing w:val="0"/>
                <w:sz w:val="21"/>
                <w:szCs w:val="21"/>
                <w:lang w:eastAsia="zh-CN"/>
              </w:rPr>
              <m:t>2</m:t>
            </m:r>
          </m:sub>
        </m:sSub>
      </m:oMath>
      <w:r w:rsidR="0028386E" w:rsidRPr="0028386E">
        <w:rPr>
          <w:rFonts w:eastAsia="宋体" w:cs="宋体"/>
          <w:spacing w:val="0"/>
          <w:sz w:val="21"/>
          <w:szCs w:val="21"/>
          <w:lang w:eastAsia="zh-CN"/>
        </w:rPr>
        <w:t xml:space="preserve"> between the extracted and ground-truth</w:t>
      </w:r>
      <w:r w:rsidR="00306591">
        <w:rPr>
          <w:rFonts w:eastAsia="宋体" w:cs="宋体" w:hint="eastAsia"/>
          <w:spacing w:val="0"/>
          <w:sz w:val="21"/>
          <w:szCs w:val="21"/>
          <w:lang w:eastAsia="zh-CN"/>
        </w:rPr>
        <w:t xml:space="preserve"> (GT)</w:t>
      </w:r>
      <w:r w:rsidR="0028386E" w:rsidRPr="0028386E">
        <w:rPr>
          <w:rFonts w:eastAsia="宋体" w:cs="宋体"/>
          <w:spacing w:val="0"/>
          <w:sz w:val="21"/>
          <w:szCs w:val="21"/>
          <w:lang w:eastAsia="zh-CN"/>
        </w:rPr>
        <w:t xml:space="preserve"> spectral projections). Across all evaluated</w:t>
      </w:r>
      <w:r w:rsidR="008D2415">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noise levels, OFE achieves lower errors than TDM. The observed separation between the curves aligns with the theoretical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28386E" w:rsidRPr="0028386E">
        <w:rPr>
          <w:rFonts w:eastAsia="宋体" w:cs="宋体"/>
          <w:spacing w:val="0"/>
          <w:sz w:val="21"/>
          <w:szCs w:val="21"/>
          <w:lang w:eastAsia="zh-CN"/>
        </w:rPr>
        <w:t xml:space="preserve"> (approximately 3.46-fold for </w:t>
      </w:r>
      <m:oMath>
        <m:r>
          <w:rPr>
            <w:rFonts w:ascii="Cambria Math" w:eastAsia="宋体" w:hAnsi="Cambria Math" w:cs="宋体"/>
            <w:spacing w:val="0"/>
            <w:sz w:val="21"/>
            <w:szCs w:val="21"/>
            <w:lang w:eastAsia="zh-CN"/>
          </w:rPr>
          <m:t>K=12</m:t>
        </m:r>
      </m:oMath>
      <w:r w:rsidR="0028386E" w:rsidRPr="0028386E">
        <w:rPr>
          <w:rFonts w:eastAsia="宋体" w:cs="宋体"/>
          <w:spacing w:val="0"/>
          <w:sz w:val="21"/>
          <w:szCs w:val="21"/>
          <w:lang w:eastAsia="zh-CN"/>
        </w:rPr>
        <w:t xml:space="preserve">) multiplexing advantage derived in our </w:t>
      </w:r>
      <w:proofErr w:type="gramStart"/>
      <w:r w:rsidR="00A703BD">
        <w:rPr>
          <w:rFonts w:eastAsia="宋体" w:cs="宋体" w:hint="eastAsia"/>
          <w:spacing w:val="0"/>
          <w:sz w:val="21"/>
          <w:szCs w:val="21"/>
          <w:lang w:eastAsia="zh-CN"/>
        </w:rPr>
        <w:t>p</w:t>
      </w:r>
      <w:r w:rsidR="0028386E" w:rsidRPr="0028386E">
        <w:rPr>
          <w:rFonts w:eastAsia="宋体" w:cs="宋体"/>
          <w:spacing w:val="0"/>
          <w:sz w:val="21"/>
          <w:szCs w:val="21"/>
          <w:lang w:eastAsia="zh-CN"/>
        </w:rPr>
        <w:t>rinciple</w:t>
      </w:r>
      <w:proofErr w:type="gramEnd"/>
      <w:r w:rsidR="0028386E" w:rsidRPr="0028386E">
        <w:rPr>
          <w:rFonts w:eastAsia="宋体" w:cs="宋体"/>
          <w:spacing w:val="0"/>
          <w:sz w:val="21"/>
          <w:szCs w:val="21"/>
          <w:lang w:eastAsia="zh-CN"/>
        </w:rPr>
        <w:t xml:space="preserve"> section.</w:t>
      </w:r>
    </w:p>
    <w:p w14:paraId="6EA03346" w14:textId="202982C2" w:rsidR="00DB61B9" w:rsidRDefault="00DB61B9" w:rsidP="00DB61B9">
      <w:pPr>
        <w:ind w:firstLine="420"/>
        <w:jc w:val="both"/>
        <w:rPr>
          <w:rFonts w:eastAsia="宋体" w:cs="宋体"/>
          <w:spacing w:val="0"/>
          <w:sz w:val="21"/>
          <w:szCs w:val="21"/>
          <w:lang w:eastAsia="zh-CN"/>
        </w:rPr>
      </w:pPr>
      <w:r w:rsidRPr="00DB61B9">
        <w:rPr>
          <w:rFonts w:eastAsia="宋体" w:cs="宋体"/>
          <w:spacing w:val="0"/>
          <w:sz w:val="21"/>
          <w:szCs w:val="21"/>
          <w:lang w:eastAsia="zh-CN"/>
        </w:rPr>
        <w:t xml:space="preserve">Beyond broadband AWGN, practical systems frequently encounter structured interference. </w:t>
      </w:r>
      <w:r w:rsidR="0074390D" w:rsidRPr="0074390D">
        <w:rPr>
          <w:rFonts w:eastAsia="宋体" w:cs="宋体"/>
          <w:spacing w:val="0"/>
          <w:sz w:val="21"/>
          <w:szCs w:val="21"/>
          <w:lang w:eastAsia="zh-CN"/>
        </w:rPr>
        <w:t>To isolate the system</w:t>
      </w:r>
      <w:r w:rsidR="00294BCD">
        <w:rPr>
          <w:rFonts w:eastAsia="宋体" w:cs="宋体"/>
          <w:spacing w:val="0"/>
          <w:sz w:val="21"/>
          <w:szCs w:val="21"/>
          <w:lang w:eastAsia="zh-CN"/>
        </w:rPr>
        <w:t>’</w:t>
      </w:r>
      <w:r w:rsidR="0074390D" w:rsidRPr="0074390D">
        <w:rPr>
          <w:rFonts w:eastAsia="宋体" w:cs="宋体"/>
          <w:spacing w:val="0"/>
          <w:sz w:val="21"/>
          <w:szCs w:val="21"/>
          <w:lang w:eastAsia="zh-CN"/>
        </w:rPr>
        <w:t xml:space="preserve">s dynamic response to such artifacts, we maintain the identical TDM and OFE configurations used in the AWGN </w:t>
      </w:r>
      <w:proofErr w:type="gramStart"/>
      <w:r w:rsidR="0074390D" w:rsidRPr="0074390D">
        <w:rPr>
          <w:rFonts w:eastAsia="宋体" w:cs="宋体"/>
          <w:spacing w:val="0"/>
          <w:sz w:val="21"/>
          <w:szCs w:val="21"/>
          <w:lang w:eastAsia="zh-CN"/>
        </w:rPr>
        <w:t>benchmark, but</w:t>
      </w:r>
      <w:proofErr w:type="gramEnd"/>
      <w:r w:rsidR="0074390D" w:rsidRPr="0074390D">
        <w:rPr>
          <w:rFonts w:eastAsia="宋体" w:cs="宋体"/>
          <w:spacing w:val="0"/>
          <w:sz w:val="21"/>
          <w:szCs w:val="21"/>
          <w:lang w:eastAsia="zh-CN"/>
        </w:rPr>
        <w:t xml:space="preserve"> substitute the broadband noise model with severe multitone interference operating at an aggressive SNR of -10 </w:t>
      </w:r>
      <w:proofErr w:type="spellStart"/>
      <w:r w:rsidR="0074390D" w:rsidRPr="0074390D">
        <w:rPr>
          <w:rFonts w:eastAsia="宋体" w:cs="宋体"/>
          <w:spacing w:val="0"/>
          <w:sz w:val="21"/>
          <w:szCs w:val="21"/>
          <w:lang w:eastAsia="zh-CN"/>
        </w:rPr>
        <w:t>dB.</w:t>
      </w:r>
      <w:proofErr w:type="spellEnd"/>
      <w:r w:rsidRPr="00DB61B9">
        <w:rPr>
          <w:rFonts w:eastAsia="宋体" w:cs="宋体"/>
          <w:spacing w:val="0"/>
          <w:sz w:val="21"/>
          <w:szCs w:val="21"/>
          <w:lang w:eastAsia="zh-CN"/>
        </w:rPr>
        <w:t xml:space="preserve"> We parameterize the frequency offset between each interfering tone and its adjacent OFE carrier as the guard band, </w:t>
      </w:r>
      <m:oMath>
        <m:r>
          <m:rPr>
            <m:nor/>
          </m:rPr>
          <w:rPr>
            <w:rFonts w:ascii="Cambria Math" w:eastAsia="宋体" w:hAnsi="Cambria Math"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sidRPr="00DB61B9">
        <w:rPr>
          <w:rFonts w:eastAsia="宋体" w:cs="宋体"/>
          <w:spacing w:val="0"/>
          <w:sz w:val="21"/>
          <w:szCs w:val="21"/>
          <w:lang w:eastAsia="zh-CN"/>
        </w:rPr>
        <w:t>.</w:t>
      </w:r>
    </w:p>
    <w:p w14:paraId="5BD827CA" w14:textId="57547DD8" w:rsidR="00887994" w:rsidRDefault="004F17BD" w:rsidP="00887994">
      <w:pPr>
        <w:ind w:firstLine="420"/>
        <w:jc w:val="both"/>
        <w:rPr>
          <w:rFonts w:eastAsia="宋体" w:cs="宋体"/>
          <w:spacing w:val="0"/>
          <w:sz w:val="21"/>
          <w:szCs w:val="21"/>
          <w:lang w:eastAsia="zh-CN"/>
        </w:rPr>
      </w:pPr>
      <w:r w:rsidRPr="004F17BD">
        <w:rPr>
          <w:rFonts w:eastAsia="宋体" w:cs="宋体"/>
          <w:spacing w:val="0"/>
          <w:sz w:val="21"/>
          <w:szCs w:val="21"/>
          <w:lang w:eastAsia="zh-CN"/>
        </w:rPr>
        <w:t xml:space="preserve">Figures 2(c) and 2(d) elucidate the interference rejection mechanism. In the time-domain visualization (Fig. 2c), multitone interference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4F17BD">
        <w:rPr>
          <w:rFonts w:eastAsia="宋体" w:cs="宋体"/>
          <w:spacing w:val="0"/>
          <w:sz w:val="21"/>
          <w:szCs w:val="21"/>
          <w:lang w:eastAsia="zh-CN"/>
        </w:rPr>
        <w:t xml:space="preserve"> kHz induces high-frequency ripples. Because this offset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4F17BD">
        <w:rPr>
          <w:rFonts w:eastAsia="宋体" w:cs="宋体"/>
          <w:spacing w:val="0"/>
          <w:sz w:val="21"/>
          <w:szCs w:val="21"/>
          <w:lang w:eastAsia="zh-CN"/>
        </w:rPr>
        <w:t>) of the acquisition window, the noise harmonic completes integer cycles within the integration period. This satisfies the orthogonality condition, enabling its complete elimination during frequency-domain demodulation.</w:t>
      </w:r>
      <w:r w:rsidR="00887994">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 xml:space="preserve">Figure 2(d) quantifies this threshold behavior. TDM lacks frequency-domain selectivity; consequently, its time-domain integration degrades uniformly across all evaluated offsets, collapsing into a single baseline (grey dashed line).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00887994" w:rsidRPr="00887994">
        <w:rPr>
          <w:rFonts w:eastAsia="宋体" w:cs="宋体"/>
          <w:spacing w:val="0"/>
          <w:sz w:val="21"/>
          <w:szCs w:val="21"/>
          <w:lang w:eastAsia="zh-CN"/>
        </w:rPr>
        <w:t xml:space="preserve"> </w:t>
      </w:r>
      <w:r w:rsidR="00A85BE4">
        <w:rPr>
          <w:rFonts w:eastAsia="宋体" w:cs="宋体" w:hint="eastAsia"/>
          <w:spacing w:val="0"/>
          <w:sz w:val="21"/>
          <w:szCs w:val="21"/>
          <w:lang w:eastAsia="zh-CN"/>
        </w:rPr>
        <w:t>(</w:t>
      </w:r>
      <w:r w:rsidR="001A4F57">
        <w:rPr>
          <w:rFonts w:eastAsia="宋体" w:cs="宋体" w:hint="eastAsia"/>
          <w:spacing w:val="0"/>
          <w:sz w:val="21"/>
          <w:szCs w:val="21"/>
          <w:lang w:eastAsia="zh-CN"/>
        </w:rPr>
        <w:t>1/100</w:t>
      </w:r>
      <m:oMath>
        <m:r>
          <w:rPr>
            <w:rFonts w:ascii="Cambria Math" w:eastAsia="宋体" w:hAnsi="Cambria Math" w:cs="宋体"/>
            <w:spacing w:val="0"/>
            <w:sz w:val="21"/>
            <w:szCs w:val="21"/>
            <w:lang w:eastAsia="zh-CN"/>
          </w:rPr>
          <m:t xml:space="preserve"> </m:t>
        </m:r>
        <m:r>
          <m:rPr>
            <m:nor/>
          </m:rPr>
          <w:rPr>
            <w:rFonts w:ascii="Cambria Math" w:eastAsia="宋体" w:hAnsi="Cambria Math" w:cs="宋体"/>
            <w:spacing w:val="0"/>
            <w:sz w:val="21"/>
            <w:szCs w:val="21"/>
            <w:lang w:eastAsia="zh-CN"/>
          </w:rPr>
          <m:t>μ</m:t>
        </m:r>
      </m:oMath>
      <w:r w:rsidR="00A85BE4">
        <w:rPr>
          <w:rFonts w:eastAsia="宋体" w:cs="宋体" w:hint="eastAsia"/>
          <w:spacing w:val="0"/>
          <w:sz w:val="21"/>
          <w:szCs w:val="21"/>
          <w:lang w:eastAsia="zh-CN"/>
        </w:rPr>
        <w:t>s)</w:t>
      </w:r>
      <w:r w:rsidR="00081C77">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sidR="00887994" w:rsidRPr="00887994">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sidR="00887994" w:rsidRPr="00887994">
        <w:rPr>
          <w:rFonts w:eastAsia="宋体" w:cs="宋体"/>
          <w:spacing w:val="0"/>
          <w:sz w:val="21"/>
          <w:szCs w:val="21"/>
          <w:lang w:eastAsia="zh-CN"/>
        </w:rPr>
        <w:t xml:space="preserve"> kHz) </w:t>
      </w:r>
      <w:r w:rsidR="00007610" w:rsidRPr="00007610">
        <w:rPr>
          <w:rFonts w:eastAsia="宋体" w:cs="宋体"/>
          <w:spacing w:val="0"/>
          <w:sz w:val="21"/>
          <w:szCs w:val="21"/>
          <w:lang w:eastAsia="zh-CN"/>
        </w:rPr>
        <w:t xml:space="preserve">fail to satisfy the </w:t>
      </w:r>
      <w:r w:rsidR="00007610" w:rsidRPr="001B4563">
        <w:rPr>
          <w:rFonts w:eastAsia="宋体" w:cs="宋体"/>
          <w:spacing w:val="0"/>
          <w:sz w:val="21"/>
          <w:szCs w:val="21"/>
          <w:lang w:eastAsia="zh-CN"/>
        </w:rPr>
        <w:t>coherent integration constraint</w:t>
      </w:r>
      <w:r w:rsidR="00007610" w:rsidRPr="00007610">
        <w:rPr>
          <w:rFonts w:eastAsia="宋体" w:cs="宋体"/>
          <w:spacing w:val="0"/>
          <w:sz w:val="21"/>
          <w:szCs w:val="21"/>
          <w:lang w:eastAsia="zh-CN"/>
        </w:rPr>
        <w:t xml:space="preserve">, resulting in </w:t>
      </w:r>
      <w:r w:rsidR="00007610" w:rsidRPr="001B4563">
        <w:rPr>
          <w:rFonts w:eastAsia="宋体" w:cs="宋体"/>
          <w:spacing w:val="0"/>
          <w:sz w:val="21"/>
          <w:szCs w:val="21"/>
          <w:lang w:eastAsia="zh-CN"/>
        </w:rPr>
        <w:t>non-zero residual integrals</w:t>
      </w:r>
      <w:r w:rsidR="00007610" w:rsidRPr="00007610">
        <w:rPr>
          <w:rFonts w:eastAsia="宋体" w:cs="宋体"/>
          <w:spacing w:val="0"/>
          <w:sz w:val="21"/>
          <w:szCs w:val="21"/>
          <w:lang w:eastAsia="zh-CN"/>
        </w:rPr>
        <w:t xml:space="preserve"> that manifest as spectral leakage and elevated RMSE.</w:t>
      </w:r>
      <w:r w:rsidR="00887994" w:rsidRPr="00887994">
        <w:rPr>
          <w:rFonts w:eastAsia="宋体" w:cs="宋体"/>
          <w:spacing w:val="0"/>
          <w:sz w:val="21"/>
          <w:szCs w:val="21"/>
          <w:lang w:eastAsia="zh-CN"/>
        </w:rPr>
        <w:t xml:space="preserve"> Once the offset reaches the </w:t>
      </w:r>
      <m:oMath>
        <m:r>
          <w:rPr>
            <w:rFonts w:ascii="Cambria Math" w:eastAsia="宋体" w:hAnsi="Cambria Math" w:cs="宋体"/>
            <w:spacing w:val="0"/>
            <w:sz w:val="21"/>
            <w:szCs w:val="21"/>
            <w:lang w:eastAsia="zh-CN"/>
          </w:rPr>
          <m:t>10</m:t>
        </m:r>
      </m:oMath>
      <w:r w:rsidR="00887994" w:rsidRPr="00887994">
        <w:rPr>
          <w:rFonts w:eastAsia="宋体" w:cs="宋体"/>
          <w:spacing w:val="0"/>
          <w:sz w:val="21"/>
          <w:szCs w:val="21"/>
          <w:lang w:eastAsia="zh-CN"/>
        </w:rPr>
        <w:t xml:space="preserve"> kHz threshold, orthogonality is restored, yielding a consistently low reconstruction error independent of the interference intensity.</w:t>
      </w:r>
    </w:p>
    <w:p w14:paraId="5B5F014D" w14:textId="5FB394D8" w:rsidR="00241C6D" w:rsidRPr="00601426" w:rsidRDefault="00734223" w:rsidP="00951095">
      <w:pPr>
        <w:ind w:firstLine="420"/>
        <w:jc w:val="both"/>
        <w:rPr>
          <w:rFonts w:eastAsia="宋体" w:cs="宋体"/>
          <w:spacing w:val="0"/>
          <w:sz w:val="21"/>
          <w:szCs w:val="21"/>
          <w:lang w:eastAsia="zh-CN"/>
        </w:rPr>
      </w:pPr>
      <w:r w:rsidRPr="00734223">
        <w:rPr>
          <w:rFonts w:eastAsia="宋体" w:cs="宋体"/>
          <w:spacing w:val="0"/>
          <w:sz w:val="21"/>
          <w:szCs w:val="21"/>
          <w:lang w:eastAsia="zh-CN"/>
        </w:rPr>
        <w:t>Following the simulation-based verification of the theoretical noise immunity, we develop a prototype to validate the OFE framework experimentally.</w:t>
      </w:r>
      <w:r>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To</w:t>
      </w:r>
      <w:r w:rsidR="00914081">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 xml:space="preserve">hardware-instantiate the </w:t>
      </w:r>
      <m:oMath>
        <m:r>
          <w:rPr>
            <w:rFonts w:ascii="Cambria Math" w:eastAsia="宋体" w:hAnsi="Cambria Math" w:cs="宋体"/>
            <w:spacing w:val="0"/>
            <w:sz w:val="21"/>
            <w:szCs w:val="21"/>
            <w:lang w:eastAsia="zh-CN"/>
          </w:rPr>
          <m:t>K=12</m:t>
        </m:r>
      </m:oMath>
      <w:r w:rsidR="00951095" w:rsidRPr="001B4563">
        <w:rPr>
          <w:rFonts w:eastAsia="宋体" w:cs="宋体"/>
          <w:spacing w:val="0"/>
          <w:sz w:val="21"/>
          <w:szCs w:val="21"/>
          <w:lang w:eastAsia="zh-CN"/>
        </w:rPr>
        <w:t xml:space="preserve"> spectral channels modeled in the numerical benchmark, we deploy the </w:t>
      </w:r>
      <w:proofErr w:type="gramStart"/>
      <w:r w:rsidR="00951095" w:rsidRPr="001B4563">
        <w:rPr>
          <w:rFonts w:eastAsia="宋体" w:cs="宋体"/>
          <w:spacing w:val="0"/>
          <w:sz w:val="21"/>
          <w:szCs w:val="21"/>
          <w:lang w:eastAsia="zh-CN"/>
        </w:rPr>
        <w:t>aforementioned programmable</w:t>
      </w:r>
      <w:proofErr w:type="gramEnd"/>
      <w:r w:rsidR="00951095" w:rsidRPr="001B4563">
        <w:rPr>
          <w:rFonts w:eastAsia="宋体" w:cs="宋体"/>
          <w:spacing w:val="0"/>
          <w:sz w:val="21"/>
          <w:szCs w:val="21"/>
          <w:lang w:eastAsia="zh-CN"/>
        </w:rPr>
        <w:t xml:space="preserve"> LED array as the physical spectral encoder.</w:t>
      </w:r>
      <w:r w:rsidR="00951095" w:rsidRPr="00951095">
        <w:rPr>
          <w:rFonts w:eastAsia="宋体" w:cs="宋体"/>
          <w:spacing w:val="0"/>
          <w:sz w:val="21"/>
          <w:szCs w:val="21"/>
          <w:lang w:eastAsia="zh-CN"/>
        </w:rPr>
        <w:t xml:space="preserve"> Spanning the visible band (400–700 nm), this illumination source provides the discrete radiometric profiles (detailed in Supplement Section 6, Fig. S2) necessary for orthogonal modulation.</w:t>
      </w:r>
      <w:r w:rsidR="00FC611B" w:rsidRPr="00FC611B">
        <w:rPr>
          <w:rFonts w:eastAsia="宋体" w:cs="宋体"/>
          <w:spacing w:val="0"/>
          <w:sz w:val="21"/>
          <w:szCs w:val="21"/>
          <w:lang w:eastAsia="zh-CN"/>
        </w:rPr>
        <w:t xml:space="preserve"> Following spectral interaction with the target, a photodiode coupled to a high-speed oscilloscope captures the time-domain composite waveform. Digital demodulation is subsequently executed via the </w:t>
      </w:r>
      <w:r w:rsidR="0036715E">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ast </w:t>
      </w:r>
      <w:r w:rsidR="00E4230D">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ourier </w:t>
      </w:r>
      <w:r w:rsidR="00E4230D">
        <w:rPr>
          <w:rFonts w:eastAsia="宋体" w:cs="宋体" w:hint="eastAsia"/>
          <w:spacing w:val="0"/>
          <w:sz w:val="21"/>
          <w:szCs w:val="21"/>
          <w:lang w:eastAsia="zh-CN"/>
        </w:rPr>
        <w:t>t</w:t>
      </w:r>
      <w:r w:rsidR="00FC611B" w:rsidRPr="00FC611B">
        <w:rPr>
          <w:rFonts w:eastAsia="宋体" w:cs="宋体"/>
          <w:spacing w:val="0"/>
          <w:sz w:val="21"/>
          <w:szCs w:val="21"/>
          <w:lang w:eastAsia="zh-CN"/>
        </w:rPr>
        <w:t>ransform (FFT), mapping the temporal signal into the frequency domain to extract the orthogonal spectral projections.</w:t>
      </w:r>
      <w:r w:rsidR="00BB08E3" w:rsidRPr="00135684">
        <w:rPr>
          <w:rFonts w:eastAsia="宋体" w:cs="宋体" w:hint="eastAsia"/>
          <w:spacing w:val="0"/>
          <w:sz w:val="21"/>
          <w:szCs w:val="21"/>
          <w:lang w:eastAsia="zh-CN"/>
        </w:rPr>
        <w:t xml:space="preserve"> </w:t>
      </w:r>
      <w:r w:rsidR="00241C6D" w:rsidRPr="00601426">
        <w:rPr>
          <w:rFonts w:eastAsia="宋体" w:cs="宋体"/>
          <w:spacing w:val="0"/>
          <w:sz w:val="21"/>
          <w:szCs w:val="21"/>
          <w:lang w:eastAsia="zh-CN"/>
        </w:rPr>
        <w:t xml:space="preserve">This configuration ensures that the physical system matrix </w:t>
      </w:r>
      <m:oMath>
        <m:r>
          <m:rPr>
            <m:sty m:val="bi"/>
          </m:rPr>
          <w:rPr>
            <w:rFonts w:ascii="Cambria Math" w:eastAsia="宋体" w:hAnsi="Cambria Math" w:cs="宋体"/>
            <w:spacing w:val="0"/>
            <w:sz w:val="21"/>
            <w:szCs w:val="21"/>
            <w:lang w:eastAsia="zh-CN"/>
          </w:rPr>
          <m:t>W</m:t>
        </m:r>
      </m:oMath>
      <w:r w:rsidR="00241C6D" w:rsidRPr="00601426">
        <w:rPr>
          <w:rFonts w:eastAsia="宋体" w:cs="宋体"/>
          <w:spacing w:val="0"/>
          <w:sz w:val="21"/>
          <w:szCs w:val="21"/>
          <w:lang w:eastAsia="zh-CN"/>
        </w:rPr>
        <w:t xml:space="preserve"> maps to our theoretical benchmark.</w:t>
      </w:r>
      <w:r w:rsidR="00331C6B" w:rsidRPr="00601426">
        <w:rPr>
          <w:rFonts w:eastAsia="宋体" w:cs="宋体" w:hint="eastAsia"/>
          <w:spacing w:val="0"/>
          <w:sz w:val="21"/>
          <w:szCs w:val="21"/>
          <w:lang w:eastAsia="zh-CN"/>
        </w:rPr>
        <w:t xml:space="preserve"> </w:t>
      </w:r>
      <w:r w:rsidR="00460160" w:rsidRPr="00460160">
        <w:rPr>
          <w:rFonts w:eastAsia="宋体" w:cs="宋体"/>
          <w:spacing w:val="0"/>
          <w:sz w:val="21"/>
          <w:szCs w:val="21"/>
          <w:lang w:eastAsia="zh-CN"/>
        </w:rPr>
        <w:t xml:space="preserve">Figure 3(a) schematizes the architectural configurations for both reflective and transmissive modalities. Comprehensive hardware specifications, including the physical bandwidth constraints, alongside the benchtop </w:t>
      </w:r>
      <w:proofErr w:type="gramStart"/>
      <w:r w:rsidR="00460160" w:rsidRPr="00460160">
        <w:rPr>
          <w:rFonts w:eastAsia="宋体" w:cs="宋体"/>
          <w:spacing w:val="0"/>
          <w:sz w:val="21"/>
          <w:szCs w:val="21"/>
          <w:lang w:eastAsia="zh-CN"/>
        </w:rPr>
        <w:t>photograph</w:t>
      </w:r>
      <w:proofErr w:type="gramEnd"/>
      <w:r w:rsidR="00460160" w:rsidRPr="00460160">
        <w:rPr>
          <w:rFonts w:eastAsia="宋体" w:cs="宋体"/>
          <w:spacing w:val="0"/>
          <w:sz w:val="21"/>
          <w:szCs w:val="21"/>
          <w:lang w:eastAsia="zh-CN"/>
        </w:rPr>
        <w:t xml:space="preserve"> are detailed in Supplement Section 7, Fig. S3.</w:t>
      </w:r>
    </w:p>
    <w:p w14:paraId="5C85B6F7" w14:textId="5A67CDEC" w:rsidR="00331C6B" w:rsidRDefault="007C49AE" w:rsidP="00331C6B">
      <w:pPr>
        <w:ind w:firstLine="420"/>
        <w:jc w:val="both"/>
        <w:rPr>
          <w:rFonts w:eastAsia="宋体" w:cs="宋体"/>
          <w:spacing w:val="0"/>
          <w:sz w:val="21"/>
          <w:szCs w:val="21"/>
          <w:lang w:eastAsia="zh-CN"/>
        </w:rPr>
      </w:pPr>
      <w:r w:rsidRPr="00601426">
        <w:rPr>
          <w:rFonts w:eastAsia="宋体" w:cs="宋体"/>
          <w:spacing w:val="0"/>
          <w:sz w:val="21"/>
          <w:szCs w:val="21"/>
          <w:lang w:eastAsia="zh-CN"/>
        </w:rPr>
        <w:t>To assess the baseline reconstruction capabilities without external electrical interference, we configure the hardware for a high-speed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sidRPr="00601426">
        <w:rPr>
          <w:rFonts w:eastAsia="宋体" w:cs="宋体"/>
          <w:spacing w:val="0"/>
          <w:sz w:val="21"/>
          <w:szCs w:val="21"/>
          <w:lang w:eastAsia="zh-CN"/>
        </w:rPr>
        <w:t xml:space="preserve"> μs). </w:t>
      </w:r>
      <w:r w:rsidR="00331C6B" w:rsidRPr="00601426">
        <w:rPr>
          <w:rFonts w:eastAsia="宋体" w:cs="宋体"/>
          <w:spacing w:val="0"/>
          <w:sz w:val="21"/>
          <w:szCs w:val="21"/>
          <w:lang w:eastAsia="zh-CN"/>
        </w:rPr>
        <w:t xml:space="preserve">As established by the empirical </w:t>
      </w:r>
      <w:r w:rsidR="00331C6B" w:rsidRPr="00601426">
        <w:rPr>
          <w:rFonts w:eastAsia="宋体" w:cs="宋体"/>
          <w:spacing w:val="0"/>
          <w:sz w:val="21"/>
          <w:szCs w:val="21"/>
          <w:lang w:eastAsia="zh-CN"/>
        </w:rPr>
        <w:lastRenderedPageBreak/>
        <w:t>benchmark (F</w:t>
      </w:r>
      <w:r w:rsidR="00331C6B" w:rsidRPr="001B4563">
        <w:rPr>
          <w:rFonts w:eastAsia="宋体" w:cs="宋体"/>
          <w:spacing w:val="0"/>
          <w:sz w:val="21"/>
          <w:szCs w:val="21"/>
          <w:lang w:eastAsia="zh-CN"/>
        </w:rPr>
        <w:t xml:space="preserve">ig. </w:t>
      </w:r>
      <w:r w:rsidR="00DC3760" w:rsidRPr="001B4563">
        <w:rPr>
          <w:rFonts w:eastAsia="宋体" w:cs="宋体"/>
          <w:spacing w:val="0"/>
          <w:sz w:val="21"/>
          <w:szCs w:val="21"/>
          <w:lang w:eastAsia="zh-CN"/>
        </w:rPr>
        <w:t>S</w:t>
      </w:r>
      <w:r w:rsidR="00DC3760" w:rsidRPr="00601426">
        <w:rPr>
          <w:rFonts w:eastAsia="宋体" w:cs="宋体" w:hint="eastAsia"/>
          <w:spacing w:val="0"/>
          <w:sz w:val="21"/>
          <w:szCs w:val="21"/>
          <w:lang w:eastAsia="zh-CN"/>
        </w:rPr>
        <w:t>4</w:t>
      </w:r>
      <w:r w:rsidR="00DC3760" w:rsidRPr="00601426">
        <w:rPr>
          <w:rFonts w:eastAsia="宋体" w:cs="宋体"/>
          <w:spacing w:val="0"/>
          <w:sz w:val="21"/>
          <w:szCs w:val="21"/>
          <w:lang w:eastAsia="zh-CN"/>
        </w:rPr>
        <w:t xml:space="preserve"> </w:t>
      </w:r>
      <w:r w:rsidR="00331C6B" w:rsidRPr="00601426">
        <w:rPr>
          <w:rFonts w:eastAsia="宋体" w:cs="宋体"/>
          <w:spacing w:val="0"/>
          <w:sz w:val="21"/>
          <w:szCs w:val="21"/>
          <w:lang w:eastAsia="zh-CN"/>
        </w:rPr>
        <w:t>in Supplement</w:t>
      </w:r>
      <w:r w:rsidR="00DC3760" w:rsidRPr="00601426">
        <w:rPr>
          <w:rFonts w:eastAsia="宋体" w:cs="宋体" w:hint="eastAsia"/>
          <w:spacing w:val="0"/>
          <w:sz w:val="21"/>
          <w:szCs w:val="21"/>
          <w:lang w:eastAsia="zh-CN"/>
        </w:rPr>
        <w:t xml:space="preserve"> </w:t>
      </w:r>
      <w:r w:rsidR="00DC3760" w:rsidRPr="001B4563">
        <w:rPr>
          <w:rFonts w:eastAsia="宋体" w:cs="宋体"/>
          <w:spacing w:val="0"/>
          <w:sz w:val="21"/>
          <w:szCs w:val="21"/>
          <w:lang w:eastAsia="zh-CN"/>
        </w:rPr>
        <w:t xml:space="preserve">Section </w:t>
      </w:r>
      <w:r w:rsidR="00DC3760" w:rsidRPr="00601426">
        <w:rPr>
          <w:rFonts w:eastAsia="宋体" w:cs="宋体" w:hint="eastAsia"/>
          <w:spacing w:val="0"/>
          <w:sz w:val="21"/>
          <w:szCs w:val="21"/>
          <w:lang w:eastAsia="zh-CN"/>
        </w:rPr>
        <w:t>9</w:t>
      </w:r>
      <w:r w:rsidR="00331C6B" w:rsidRPr="00601426">
        <w:rPr>
          <w:rFonts w:eastAsia="宋体" w:cs="宋体"/>
          <w:spacing w:val="0"/>
          <w:sz w:val="21"/>
          <w:szCs w:val="21"/>
          <w:lang w:eastAsia="zh-CN"/>
        </w:rPr>
        <w:t xml:space="preserve">), this temporal boundary dictates a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sidR="00331C6B" w:rsidRPr="00601426">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sidR="00331C6B" w:rsidRPr="00331C6B">
        <w:rPr>
          <w:rFonts w:eastAsia="宋体" w:cs="宋体"/>
          <w:spacing w:val="0"/>
          <w:sz w:val="21"/>
          <w:szCs w:val="21"/>
          <w:lang w:eastAsia="zh-CN"/>
        </w:rPr>
        <w:t xml:space="preserve"> carriers within the available hardware bandwidth under this constraint, we deploy the broadband greedy search algorithm (Strategy 2)</w:t>
      </w:r>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Unlike the dense, linearly spaced configuration used in the pure AWGN benchmark,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8A4DD6" w:rsidRPr="008A4DD6">
        <w:rPr>
          <w:rFonts w:eastAsia="宋体" w:cs="宋体"/>
          <w:spacing w:val="0"/>
          <w:sz w:val="21"/>
          <w:szCs w:val="21"/>
          <w:lang w:eastAsia="zh-CN"/>
        </w:rPr>
        <w:t xml:space="preserve"> kHz) that structurally navigates the complex intermodulation landscape, maximizing spectrum utilization in a clean electromagnetic environment (the exact numerical a</w:t>
      </w:r>
      <w:proofErr w:type="spellStart"/>
      <w:r w:rsidR="008A4DD6" w:rsidRPr="00F7017A">
        <w:rPr>
          <w:rFonts w:eastAsia="宋体" w:cs="宋体"/>
          <w:spacing w:val="0"/>
          <w:sz w:val="21"/>
          <w:szCs w:val="21"/>
          <w:lang w:eastAsia="zh-CN"/>
        </w:rPr>
        <w:t>rray</w:t>
      </w:r>
      <w:proofErr w:type="spellEnd"/>
      <w:r w:rsidR="008A4DD6" w:rsidRPr="00F7017A">
        <w:rPr>
          <w:rFonts w:eastAsia="宋体" w:cs="宋体"/>
          <w:spacing w:val="0"/>
          <w:sz w:val="21"/>
          <w:szCs w:val="21"/>
          <w:lang w:eastAsia="zh-CN"/>
        </w:rPr>
        <w:t xml:space="preserve"> is detailed in Supple</w:t>
      </w:r>
      <w:r w:rsidR="008A4DD6" w:rsidRPr="001B4563">
        <w:rPr>
          <w:rFonts w:eastAsia="宋体" w:cs="宋体"/>
          <w:spacing w:val="0"/>
          <w:sz w:val="21"/>
          <w:szCs w:val="21"/>
          <w:lang w:eastAsia="zh-CN"/>
        </w:rPr>
        <w:t>ment Section 3)</w:t>
      </w:r>
      <w:r w:rsidR="008A4DD6" w:rsidRPr="00F7017A">
        <w:rPr>
          <w:rFonts w:eastAsia="宋体" w:cs="宋体"/>
          <w:spacing w:val="0"/>
          <w:sz w:val="21"/>
          <w:szCs w:val="21"/>
          <w:lang w:eastAsia="zh-CN"/>
        </w:rPr>
        <w:t>.</w:t>
      </w:r>
    </w:p>
    <w:p w14:paraId="145F1D7F" w14:textId="7915B95B" w:rsidR="00CD7FBE" w:rsidRPr="00331C6B" w:rsidRDefault="00CD7FBE" w:rsidP="00331C6B">
      <w:pPr>
        <w:ind w:firstLine="420"/>
        <w:jc w:val="both"/>
        <w:rPr>
          <w:rFonts w:eastAsia="宋体" w:cs="宋体"/>
          <w:spacing w:val="0"/>
          <w:sz w:val="21"/>
          <w:szCs w:val="21"/>
          <w:lang w:eastAsia="zh-CN"/>
        </w:rPr>
      </w:pPr>
      <w:r w:rsidRPr="00CD7FBE">
        <w:rPr>
          <w:rFonts w:eastAsia="宋体" w:cs="宋体"/>
          <w:spacing w:val="0"/>
          <w:sz w:val="21"/>
          <w:szCs w:val="21"/>
          <w:lang w:eastAsia="zh-CN"/>
        </w:rPr>
        <w:t xml:space="preserve">Figures 3(b) and 3(c) </w:t>
      </w:r>
      <w:r w:rsidR="00382B9A">
        <w:rPr>
          <w:rFonts w:eastAsia="宋体" w:cs="宋体" w:hint="eastAsia"/>
          <w:spacing w:val="0"/>
          <w:sz w:val="21"/>
          <w:szCs w:val="21"/>
          <w:lang w:eastAsia="zh-CN"/>
        </w:rPr>
        <w:t>show</w:t>
      </w:r>
      <w:r w:rsidRPr="00CD7FBE">
        <w:rPr>
          <w:rFonts w:eastAsia="宋体" w:cs="宋体"/>
          <w:spacing w:val="0"/>
          <w:sz w:val="21"/>
          <w:szCs w:val="21"/>
          <w:lang w:eastAsia="zh-CN"/>
        </w:rPr>
        <w:t xml:space="preserve"> the spectral reconstruction fidelity under </w:t>
      </w:r>
      <w:r w:rsidR="0053779F">
        <w:rPr>
          <w:rFonts w:eastAsia="宋体" w:cs="宋体" w:hint="eastAsia"/>
          <w:spacing w:val="0"/>
          <w:sz w:val="21"/>
          <w:szCs w:val="21"/>
          <w:lang w:eastAsia="zh-CN"/>
        </w:rPr>
        <w:t>reflective (Fig. 3b) and transmissive (Fig. 3c) modes</w:t>
      </w:r>
      <w:r w:rsidRPr="00CD7FBE">
        <w:rPr>
          <w:rFonts w:eastAsia="宋体" w:cs="宋体"/>
          <w:spacing w:val="0"/>
          <w:sz w:val="21"/>
          <w:szCs w:val="21"/>
          <w:lang w:eastAsia="zh-CN"/>
        </w:rPr>
        <w:t xml:space="preserve">. Figure 3(b) demonstrates the recovery of continuous broadband envelopes from a standard 24-patch </w:t>
      </w:r>
      <w:r w:rsidR="00AE784D">
        <w:rPr>
          <w:rFonts w:eastAsia="宋体" w:cs="宋体" w:hint="eastAsia"/>
          <w:spacing w:val="0"/>
          <w:sz w:val="21"/>
          <w:szCs w:val="21"/>
          <w:lang w:eastAsia="zh-CN"/>
        </w:rPr>
        <w:t xml:space="preserve">reflective </w:t>
      </w:r>
      <w:proofErr w:type="spellStart"/>
      <w:r w:rsidR="00396811">
        <w:rPr>
          <w:rFonts w:eastAsia="宋体" w:cs="宋体"/>
          <w:spacing w:val="0"/>
          <w:sz w:val="21"/>
          <w:szCs w:val="21"/>
          <w:lang w:eastAsia="zh-CN"/>
        </w:rPr>
        <w:t>colorchecker</w:t>
      </w:r>
      <w:proofErr w:type="spellEnd"/>
      <w:r w:rsidRPr="00CD7FBE">
        <w:rPr>
          <w:rFonts w:eastAsia="宋体" w:cs="宋体"/>
          <w:spacing w:val="0"/>
          <w:sz w:val="21"/>
          <w:szCs w:val="21"/>
          <w:lang w:eastAsia="zh-CN"/>
        </w:rPr>
        <w:t>. The system yields a mean RMSE of 0.0422, which translates into consistent sRGB colorimetric reproduction</w:t>
      </w:r>
      <w:r w:rsidR="0053779F">
        <w:rPr>
          <w:rFonts w:eastAsia="宋体" w:cs="宋体" w:hint="eastAsia"/>
          <w:spacing w:val="0"/>
          <w:sz w:val="21"/>
          <w:szCs w:val="21"/>
          <w:lang w:eastAsia="zh-CN"/>
        </w:rPr>
        <w:t xml:space="preserve"> (inset)</w:t>
      </w:r>
      <w:r w:rsidRPr="00CD7FBE">
        <w:rPr>
          <w:rFonts w:eastAsia="宋体" w:cs="宋体"/>
          <w:spacing w:val="0"/>
          <w:sz w:val="21"/>
          <w:szCs w:val="21"/>
          <w:lang w:eastAsia="zh-CN"/>
        </w:rPr>
        <w:t>. Figure 3(c) validates the recovery of isolated 10 nm FWHM narrowband filters. The extracted spectral vectors successfully resolve these sharp peaks, preserving the physically discontinuous features</w:t>
      </w:r>
      <w:r w:rsidR="00D43A71">
        <w:rPr>
          <w:rFonts w:eastAsia="宋体" w:cs="宋体" w:hint="eastAsia"/>
          <w:spacing w:val="0"/>
          <w:sz w:val="21"/>
          <w:szCs w:val="21"/>
          <w:lang w:eastAsia="zh-CN"/>
        </w:rPr>
        <w:t>.</w:t>
      </w:r>
      <w:r w:rsidR="0053779F">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While the large discrepancy at some peaks may be due to the limited number</w:t>
      </w:r>
      <w:r w:rsidR="001D0E93">
        <w:rPr>
          <w:rFonts w:eastAsia="宋体" w:cs="宋体" w:hint="eastAsia"/>
          <w:spacing w:val="0"/>
          <w:sz w:val="21"/>
          <w:szCs w:val="21"/>
          <w:lang w:eastAsia="zh-CN"/>
        </w:rPr>
        <w:t xml:space="preserve"> of spectra basis functions</w:t>
      </w:r>
      <w:r w:rsidR="00CF708E">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t>
      </w:r>
      <m:oMath>
        <m:r>
          <w:rPr>
            <w:rFonts w:ascii="Cambria Math" w:eastAsia="宋体" w:hAnsi="Cambria Math" w:cs="宋体"/>
            <w:spacing w:val="0"/>
            <w:sz w:val="21"/>
            <w:szCs w:val="21"/>
            <w:lang w:eastAsia="zh-CN"/>
          </w:rPr>
          <m:t>K=12</m:t>
        </m:r>
      </m:oMath>
      <w:r w:rsidR="00C769A1" w:rsidRPr="00C769A1">
        <w:rPr>
          <w:rFonts w:eastAsia="宋体" w:cs="宋体"/>
          <w:spacing w:val="0"/>
          <w:sz w:val="21"/>
          <w:szCs w:val="21"/>
          <w:lang w:eastAsia="zh-CN"/>
        </w:rPr>
        <w:t>) whose overlapping spectral responses render the inverse problem locally ill-conditioned, biasing reconstructed energy toward spectrally denser regions.</w:t>
      </w:r>
      <w:r w:rsidR="00C769A1" w:rsidRPr="00C769A1" w:rsidDel="00C769A1">
        <w:rPr>
          <w:rFonts w:eastAsia="宋体" w:cs="宋体" w:hint="eastAsia"/>
          <w:spacing w:val="0"/>
          <w:sz w:val="21"/>
          <w:szCs w:val="21"/>
          <w:lang w:eastAsia="zh-CN"/>
        </w:rPr>
        <w:t xml:space="preserve"> </w:t>
      </w:r>
    </w:p>
    <w:p w14:paraId="389CD91E" w14:textId="5FCFCB8F" w:rsidR="00231EA3" w:rsidRDefault="00277A2A" w:rsidP="00B43CD1">
      <w:pPr>
        <w:jc w:val="center"/>
        <w:rPr>
          <w:rFonts w:eastAsia="宋体" w:cs="宋体"/>
          <w:spacing w:val="0"/>
          <w:sz w:val="21"/>
          <w:szCs w:val="21"/>
          <w:lang w:eastAsia="zh-CN"/>
        </w:rPr>
      </w:pPr>
      <w:r>
        <w:rPr>
          <w:rFonts w:eastAsia="宋体" w:cs="宋体" w:hint="eastAsia"/>
          <w:b/>
          <w:bCs/>
          <w:noProof/>
          <w:spacing w:val="0"/>
          <w:sz w:val="21"/>
          <w:szCs w:val="21"/>
          <w:lang w:eastAsia="zh-CN"/>
        </w:rPr>
        <w:drawing>
          <wp:inline distT="0" distB="0" distL="0" distR="0" wp14:anchorId="1CE11754" wp14:editId="13158D1F">
            <wp:extent cx="5040000" cy="5419244"/>
            <wp:effectExtent l="0" t="0" r="8255" b="0"/>
            <wp:docPr id="6716784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0"/>
                    <a:stretch>
                      <a:fillRect/>
                    </a:stretch>
                  </pic:blipFill>
                  <pic:spPr>
                    <a:xfrm>
                      <a:off x="0" y="0"/>
                      <a:ext cx="5040000" cy="5419244"/>
                    </a:xfrm>
                    <a:prstGeom prst="rect">
                      <a:avLst/>
                    </a:prstGeom>
                  </pic:spPr>
                </pic:pic>
              </a:graphicData>
            </a:graphic>
          </wp:inline>
        </w:drawing>
      </w:r>
    </w:p>
    <w:p w14:paraId="360ABD8F" w14:textId="5174E047" w:rsidR="004525D2" w:rsidRDefault="00231EA3" w:rsidP="00231EA3">
      <w:pPr>
        <w:jc w:val="both"/>
        <w:rPr>
          <w:rFonts w:eastAsiaTheme="minorEastAsia"/>
          <w:sz w:val="21"/>
          <w:szCs w:val="21"/>
          <w:lang w:eastAsia="zh-CN"/>
        </w:rPr>
      </w:pPr>
      <w:r w:rsidRPr="00FA371A">
        <w:rPr>
          <w:b/>
          <w:bCs/>
          <w:sz w:val="21"/>
          <w:szCs w:val="21"/>
        </w:rPr>
        <w:lastRenderedPageBreak/>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0049799A">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r w:rsidR="00C448DF" w:rsidRPr="00C448DF">
        <w:rPr>
          <w:rFonts w:eastAsiaTheme="minorEastAsia"/>
          <w:b/>
          <w:bCs/>
          <w:sz w:val="21"/>
          <w:szCs w:val="21"/>
          <w:lang w:eastAsia="zh-CN"/>
        </w:rPr>
        <w:t>Experimental validation of the OFE prototype in the high-speed regime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=250</m:t>
        </m:r>
      </m:oMath>
      <w:r w:rsidR="00C448DF" w:rsidRPr="00C448DF">
        <w:rPr>
          <w:rFonts w:eastAsiaTheme="minorEastAsia"/>
          <w:b/>
          <w:bCs/>
          <w:sz w:val="21"/>
          <w:szCs w:val="21"/>
          <w:lang w:eastAsia="zh-CN"/>
        </w:rPr>
        <w:t xml:space="preserve"> μs</w:t>
      </w:r>
      <w:r w:rsidR="00D55A97" w:rsidRPr="00A4187A">
        <w:rPr>
          <w:rFonts w:eastAsia="宋体" w:cs="宋体"/>
          <w:b/>
          <w:bCs/>
          <w:spacing w:val="0"/>
          <w:sz w:val="21"/>
          <w:szCs w:val="21"/>
          <w:lang w:eastAsia="zh-CN"/>
        </w:rPr>
        <w:t xml:space="preserve">, Strategy </w:t>
      </w:r>
      <w:r w:rsidR="004B7EF0">
        <w:rPr>
          <w:rFonts w:eastAsia="宋体" w:cs="宋体" w:hint="eastAsia"/>
          <w:b/>
          <w:bCs/>
          <w:spacing w:val="0"/>
          <w:sz w:val="21"/>
          <w:szCs w:val="21"/>
          <w:lang w:eastAsia="zh-CN"/>
        </w:rPr>
        <w:t>2</w:t>
      </w:r>
      <w:r w:rsidR="00C448DF" w:rsidRPr="00C448DF">
        <w:rPr>
          <w:rFonts w:eastAsiaTheme="minorEastAsia"/>
          <w:b/>
          <w:bCs/>
          <w:sz w:val="21"/>
          <w:szCs w:val="21"/>
          <w:lang w:eastAsia="zh-CN"/>
        </w:rPr>
        <w:t xml:space="preserve">). </w:t>
      </w:r>
      <w:r w:rsidR="00C448DF" w:rsidRPr="00544283">
        <w:rPr>
          <w:rFonts w:eastAsiaTheme="minorEastAsia"/>
          <w:sz w:val="21"/>
          <w:szCs w:val="21"/>
          <w:lang w:eastAsia="zh-CN"/>
        </w:rPr>
        <w:t xml:space="preserve">(a) </w:t>
      </w:r>
      <w:r w:rsidR="00277A2A" w:rsidRPr="00277A2A">
        <w:rPr>
          <w:rFonts w:eastAsiaTheme="minorEastAsia"/>
          <w:sz w:val="21"/>
          <w:szCs w:val="21"/>
          <w:lang w:eastAsia="zh-CN"/>
        </w:rPr>
        <w:t xml:space="preserve">Schematics of the optical paths for </w:t>
      </w:r>
      <w:r w:rsidR="00277A2A" w:rsidRPr="00B43CD1">
        <w:rPr>
          <w:rFonts w:eastAsiaTheme="minorEastAsia"/>
          <w:sz w:val="21"/>
          <w:szCs w:val="21"/>
          <w:lang w:eastAsia="zh-CN"/>
        </w:rPr>
        <w:t>(</w:t>
      </w:r>
      <w:proofErr w:type="spellStart"/>
      <w:r w:rsidR="00277A2A" w:rsidRPr="00B43CD1">
        <w:rPr>
          <w:rFonts w:eastAsiaTheme="minorEastAsia"/>
          <w:sz w:val="21"/>
          <w:szCs w:val="21"/>
          <w:lang w:eastAsia="zh-CN"/>
        </w:rPr>
        <w:t>i</w:t>
      </w:r>
      <w:proofErr w:type="spellEnd"/>
      <w:r w:rsidR="00277A2A" w:rsidRPr="00B43CD1">
        <w:rPr>
          <w:rFonts w:eastAsiaTheme="minorEastAsia"/>
          <w:sz w:val="21"/>
          <w:szCs w:val="21"/>
          <w:lang w:eastAsia="zh-CN"/>
        </w:rPr>
        <w:t>)</w:t>
      </w:r>
      <w:r w:rsidR="00277A2A" w:rsidRPr="00277A2A">
        <w:rPr>
          <w:rFonts w:eastAsiaTheme="minorEastAsia"/>
          <w:sz w:val="21"/>
          <w:szCs w:val="21"/>
          <w:lang w:eastAsia="zh-CN"/>
        </w:rPr>
        <w:t xml:space="preserve"> reflective and </w:t>
      </w:r>
      <w:r w:rsidR="00277A2A" w:rsidRPr="00B43CD1">
        <w:rPr>
          <w:rFonts w:eastAsiaTheme="minorEastAsia"/>
          <w:sz w:val="21"/>
          <w:szCs w:val="21"/>
          <w:lang w:eastAsia="zh-CN"/>
        </w:rPr>
        <w:t>(ii)</w:t>
      </w:r>
      <w:r w:rsidR="00277A2A" w:rsidRPr="00277A2A">
        <w:rPr>
          <w:rFonts w:eastAsiaTheme="minorEastAsia"/>
          <w:sz w:val="21"/>
          <w:szCs w:val="21"/>
          <w:lang w:eastAsia="zh-CN"/>
        </w:rPr>
        <w:t xml:space="preserve"> transmissive modalities. </w:t>
      </w:r>
      <w:r w:rsidR="00C448DF" w:rsidRPr="00544283">
        <w:rPr>
          <w:rFonts w:eastAsiaTheme="minorEastAsia"/>
          <w:sz w:val="21"/>
          <w:szCs w:val="21"/>
          <w:lang w:eastAsia="zh-CN"/>
        </w:rPr>
        <w:t xml:space="preserve">(b) Reconstructed surface reflectance of the 24-patch </w:t>
      </w:r>
      <w:r w:rsidR="00BF614C">
        <w:rPr>
          <w:rFonts w:eastAsiaTheme="minorEastAsia" w:hint="eastAsia"/>
          <w:sz w:val="21"/>
          <w:szCs w:val="21"/>
          <w:lang w:eastAsia="zh-CN"/>
        </w:rPr>
        <w:t xml:space="preserve">reflective </w:t>
      </w:r>
      <w:proofErr w:type="spellStart"/>
      <w:r w:rsidR="00396811">
        <w:rPr>
          <w:rFonts w:eastAsiaTheme="minorEastAsia"/>
          <w:sz w:val="21"/>
          <w:szCs w:val="21"/>
          <w:lang w:eastAsia="zh-CN"/>
        </w:rPr>
        <w:t>colorchecker</w:t>
      </w:r>
      <w:proofErr w:type="spellEnd"/>
      <w:r w:rsidR="00010620">
        <w:rPr>
          <w:rFonts w:eastAsiaTheme="minorEastAsia" w:hint="eastAsia"/>
          <w:sz w:val="21"/>
          <w:szCs w:val="21"/>
          <w:lang w:eastAsia="zh-CN"/>
        </w:rPr>
        <w:t xml:space="preserve"> </w:t>
      </w:r>
      <w:r w:rsidR="00010620" w:rsidRPr="001B4563">
        <w:rPr>
          <w:rFonts w:eastAsiaTheme="minorEastAsia"/>
          <w:sz w:val="21"/>
          <w:szCs w:val="21"/>
          <w:lang w:eastAsia="zh-CN"/>
        </w:rPr>
        <w:t>(odd-numbered patches from #1 to #23, indexed sequentially left-to-right, top-to-bottom)</w:t>
      </w:r>
      <w:r w:rsidR="00C448DF" w:rsidRPr="00010620">
        <w:rPr>
          <w:rFonts w:eastAsiaTheme="minorEastAsia"/>
          <w:sz w:val="21"/>
          <w:szCs w:val="21"/>
          <w:lang w:eastAsia="zh-CN"/>
        </w:rPr>
        <w:t>.</w:t>
      </w:r>
      <w:r w:rsidR="00C448DF" w:rsidRPr="00544283">
        <w:rPr>
          <w:rFonts w:eastAsiaTheme="minorEastAsia"/>
          <w:sz w:val="21"/>
          <w:szCs w:val="21"/>
          <w:lang w:eastAsia="zh-CN"/>
        </w:rPr>
        <w:t xml:space="preserve"> Open circles denote the OFE prediction (Pred.) against the ground truth (GT, dashed lines), yielding an average RMSE of 0.0422. </w:t>
      </w:r>
      <w:proofErr w:type="gramStart"/>
      <w:r w:rsidR="00C448DF" w:rsidRPr="00544283">
        <w:rPr>
          <w:rFonts w:eastAsiaTheme="minorEastAsia"/>
          <w:sz w:val="21"/>
          <w:szCs w:val="21"/>
          <w:lang w:eastAsia="zh-CN"/>
        </w:rPr>
        <w:t>Insets</w:t>
      </w:r>
      <w:proofErr w:type="gramEnd"/>
      <w:r w:rsidR="00C448DF" w:rsidRPr="00544283">
        <w:rPr>
          <w:rFonts w:eastAsiaTheme="minorEastAsia"/>
          <w:sz w:val="21"/>
          <w:szCs w:val="21"/>
          <w:lang w:eastAsia="zh-CN"/>
        </w:rPr>
        <w:t xml:space="preserve"> display the corresponding sRGB color renderings. (c) Reconstruction profiles of isolated 10 nm FWHM narrowband spectral peaks</w:t>
      </w:r>
      <w:r w:rsidR="000B4CC6">
        <w:rPr>
          <w:rFonts w:eastAsiaTheme="minorEastAsia" w:hint="eastAsia"/>
          <w:sz w:val="21"/>
          <w:szCs w:val="21"/>
          <w:lang w:eastAsia="zh-CN"/>
        </w:rPr>
        <w:t>.</w:t>
      </w:r>
      <w:r w:rsidR="000B4CC6" w:rsidRPr="00FA371A" w:rsidDel="00C448DF">
        <w:rPr>
          <w:rFonts w:eastAsiaTheme="minorEastAsia"/>
          <w:b/>
          <w:bCs/>
          <w:sz w:val="21"/>
          <w:szCs w:val="21"/>
          <w:lang w:eastAsia="zh-CN"/>
        </w:rPr>
        <w:t xml:space="preserve"> </w:t>
      </w:r>
    </w:p>
    <w:p w14:paraId="5E6B9E9B" w14:textId="57152663" w:rsidR="00150923" w:rsidRDefault="00C448DF" w:rsidP="00150923">
      <w:pPr>
        <w:ind w:firstLineChars="50" w:firstLine="105"/>
        <w:jc w:val="both"/>
        <w:rPr>
          <w:rFonts w:eastAsia="宋体" w:cs="宋体"/>
          <w:spacing w:val="0"/>
          <w:sz w:val="21"/>
          <w:szCs w:val="21"/>
          <w:lang w:eastAsia="zh-CN"/>
        </w:rPr>
      </w:pPr>
      <w:r>
        <w:rPr>
          <w:rFonts w:eastAsia="宋体" w:cs="宋体"/>
          <w:spacing w:val="0"/>
          <w:sz w:val="21"/>
          <w:szCs w:val="21"/>
          <w:lang w:eastAsia="zh-CN"/>
        </w:rPr>
        <w:tab/>
      </w:r>
      <w:r w:rsidR="00B14192">
        <w:rPr>
          <w:rFonts w:eastAsia="宋体" w:cs="宋体" w:hint="eastAsia"/>
          <w:spacing w:val="0"/>
          <w:sz w:val="21"/>
          <w:szCs w:val="21"/>
          <w:lang w:eastAsia="zh-CN"/>
        </w:rPr>
        <w:t xml:space="preserve">Furthermore, </w:t>
      </w:r>
      <w:r w:rsidR="00A9631B" w:rsidRPr="00A9631B">
        <w:rPr>
          <w:rFonts w:eastAsia="宋体" w:cs="宋体"/>
          <w:spacing w:val="0"/>
          <w:sz w:val="21"/>
          <w:szCs w:val="21"/>
          <w:lang w:eastAsia="zh-CN"/>
        </w:rPr>
        <w:t>we introduce a 50 kHz switched-mode power supply (SMPS) noise source</w:t>
      </w:r>
      <w:r w:rsidR="00B14192">
        <w:rPr>
          <w:rFonts w:eastAsia="宋体" w:cs="宋体" w:hint="eastAsia"/>
          <w:spacing w:val="0"/>
          <w:sz w:val="21"/>
          <w:szCs w:val="21"/>
          <w:lang w:eastAsia="zh-CN"/>
        </w:rPr>
        <w:t xml:space="preserve"> t</w:t>
      </w:r>
      <w:r w:rsidR="00B14192" w:rsidRPr="00A9631B">
        <w:rPr>
          <w:rFonts w:eastAsia="宋体" w:cs="宋体"/>
          <w:spacing w:val="0"/>
          <w:sz w:val="21"/>
          <w:szCs w:val="21"/>
          <w:lang w:eastAsia="zh-CN"/>
        </w:rPr>
        <w:t xml:space="preserve">o evaluate </w:t>
      </w:r>
      <w:r w:rsidR="00B14192">
        <w:rPr>
          <w:rFonts w:eastAsia="宋体" w:cs="宋体" w:hint="eastAsia"/>
          <w:spacing w:val="0"/>
          <w:sz w:val="21"/>
          <w:szCs w:val="21"/>
          <w:lang w:eastAsia="zh-CN"/>
        </w:rPr>
        <w:t>its a</w:t>
      </w:r>
      <w:r w:rsidR="00B14192" w:rsidRPr="00FC6906">
        <w:rPr>
          <w:rFonts w:eastAsia="宋体" w:cs="宋体"/>
          <w:spacing w:val="0"/>
          <w:sz w:val="21"/>
          <w:szCs w:val="21"/>
          <w:lang w:eastAsia="zh-CN"/>
        </w:rPr>
        <w:t xml:space="preserve">mplitude </w:t>
      </w:r>
      <w:r w:rsidR="00B14192">
        <w:rPr>
          <w:rFonts w:eastAsia="宋体" w:cs="宋体" w:hint="eastAsia"/>
          <w:spacing w:val="0"/>
          <w:sz w:val="21"/>
          <w:szCs w:val="21"/>
          <w:lang w:eastAsia="zh-CN"/>
        </w:rPr>
        <w:t>i</w:t>
      </w:r>
      <w:r w:rsidR="00B14192" w:rsidRPr="00FC6906">
        <w:rPr>
          <w:rFonts w:eastAsia="宋体" w:cs="宋体"/>
          <w:spacing w:val="0"/>
          <w:sz w:val="21"/>
          <w:szCs w:val="21"/>
          <w:lang w:eastAsia="zh-CN"/>
        </w:rPr>
        <w:t>mmunity</w:t>
      </w:r>
      <w:r w:rsidR="00B14192">
        <w:rPr>
          <w:rFonts w:eastAsia="宋体" w:cs="宋体" w:hint="eastAsia"/>
          <w:spacing w:val="0"/>
          <w:sz w:val="21"/>
          <w:szCs w:val="21"/>
          <w:lang w:eastAsia="zh-CN"/>
        </w:rPr>
        <w:t xml:space="preserve"> </w:t>
      </w:r>
      <w:r w:rsidR="003D022F">
        <w:rPr>
          <w:rFonts w:eastAsia="宋体" w:cs="宋体"/>
          <w:spacing w:val="0"/>
          <w:sz w:val="21"/>
          <w:szCs w:val="21"/>
          <w:lang w:eastAsia="zh-CN"/>
        </w:rPr>
        <w:t>advantage</w:t>
      </w:r>
      <w:r w:rsidR="003D022F">
        <w:rPr>
          <w:rFonts w:eastAsia="宋体" w:cs="宋体" w:hint="eastAsia"/>
          <w:spacing w:val="0"/>
          <w:sz w:val="21"/>
          <w:szCs w:val="21"/>
          <w:lang w:eastAsia="zh-CN"/>
        </w:rPr>
        <w:t xml:space="preserve"> with the setup shown in Figure 3a</w:t>
      </w:r>
      <w:r w:rsidR="000B5DFC">
        <w:rPr>
          <w:rFonts w:eastAsia="宋体" w:cs="宋体" w:hint="eastAsia"/>
          <w:spacing w:val="0"/>
          <w:sz w:val="21"/>
          <w:szCs w:val="21"/>
          <w:lang w:eastAsia="zh-CN"/>
        </w:rPr>
        <w:t>(</w:t>
      </w:r>
      <w:r w:rsidR="003D022F">
        <w:rPr>
          <w:rFonts w:eastAsia="宋体" w:cs="宋体" w:hint="eastAsia"/>
          <w:spacing w:val="0"/>
          <w:sz w:val="21"/>
          <w:szCs w:val="21"/>
          <w:lang w:eastAsia="zh-CN"/>
        </w:rPr>
        <w:t>ii</w:t>
      </w:r>
      <w:r w:rsidR="000B5DFC">
        <w:rPr>
          <w:rFonts w:eastAsia="宋体" w:cs="宋体" w:hint="eastAsia"/>
          <w:spacing w:val="0"/>
          <w:sz w:val="21"/>
          <w:szCs w:val="21"/>
          <w:lang w:eastAsia="zh-CN"/>
        </w:rPr>
        <w:t>)</w:t>
      </w:r>
      <w:r w:rsidR="00A9631B" w:rsidRPr="00A9631B">
        <w:rPr>
          <w:rFonts w:eastAsia="宋体" w:cs="宋体"/>
          <w:spacing w:val="0"/>
          <w:sz w:val="21"/>
          <w:szCs w:val="21"/>
          <w:lang w:eastAsia="zh-CN"/>
        </w:rPr>
        <w:t xml:space="preserve">. </w:t>
      </w:r>
      <w:r w:rsidR="00150923">
        <w:rPr>
          <w:rFonts w:eastAsia="宋体" w:cs="宋体" w:hint="eastAsia"/>
          <w:spacing w:val="0"/>
          <w:sz w:val="21"/>
          <w:szCs w:val="21"/>
          <w:lang w:eastAsia="zh-CN"/>
        </w:rPr>
        <w:t>P</w:t>
      </w:r>
      <w:r w:rsidR="00150923" w:rsidRPr="00A9631B">
        <w:rPr>
          <w:rFonts w:eastAsia="宋体" w:cs="宋体"/>
          <w:spacing w:val="0"/>
          <w:sz w:val="21"/>
          <w:szCs w:val="21"/>
          <w:lang w:eastAsia="zh-CN"/>
        </w:rPr>
        <w:t>atch #15</w:t>
      </w:r>
      <w:r w:rsidR="00150923">
        <w:rPr>
          <w:rFonts w:eastAsia="宋体" w:cs="宋体" w:hint="eastAsia"/>
          <w:spacing w:val="0"/>
          <w:sz w:val="21"/>
          <w:szCs w:val="21"/>
          <w:lang w:eastAsia="zh-CN"/>
        </w:rPr>
        <w:t xml:space="preserve"> in a transmissive </w:t>
      </w:r>
      <w:proofErr w:type="spellStart"/>
      <w:r w:rsidR="00150923">
        <w:rPr>
          <w:rFonts w:eastAsia="宋体" w:cs="宋体" w:hint="eastAsia"/>
          <w:spacing w:val="0"/>
          <w:sz w:val="21"/>
          <w:szCs w:val="21"/>
          <w:lang w:eastAsia="zh-CN"/>
        </w:rPr>
        <w:t>c</w:t>
      </w:r>
      <w:r w:rsidR="00150923" w:rsidRPr="00A9631B">
        <w:rPr>
          <w:rFonts w:eastAsia="宋体" w:cs="宋体"/>
          <w:spacing w:val="0"/>
          <w:sz w:val="21"/>
          <w:szCs w:val="21"/>
          <w:lang w:eastAsia="zh-CN"/>
        </w:rPr>
        <w:t>olor</w:t>
      </w:r>
      <w:r w:rsidR="00150923">
        <w:rPr>
          <w:rFonts w:eastAsia="宋体" w:cs="宋体" w:hint="eastAsia"/>
          <w:spacing w:val="0"/>
          <w:sz w:val="21"/>
          <w:szCs w:val="21"/>
          <w:lang w:eastAsia="zh-CN"/>
        </w:rPr>
        <w:t>c</w:t>
      </w:r>
      <w:r w:rsidR="00150923" w:rsidRPr="00A9631B">
        <w:rPr>
          <w:rFonts w:eastAsia="宋体" w:cs="宋体"/>
          <w:spacing w:val="0"/>
          <w:sz w:val="21"/>
          <w:szCs w:val="21"/>
          <w:lang w:eastAsia="zh-CN"/>
        </w:rPr>
        <w:t>hecker</w:t>
      </w:r>
      <w:proofErr w:type="spellEnd"/>
      <w:r w:rsidR="00150923">
        <w:rPr>
          <w:rFonts w:eastAsia="宋体" w:cs="宋体" w:hint="eastAsia"/>
          <w:spacing w:val="0"/>
          <w:sz w:val="21"/>
          <w:szCs w:val="21"/>
          <w:lang w:eastAsia="zh-CN"/>
        </w:rPr>
        <w:t xml:space="preserve"> is </w:t>
      </w:r>
      <w:r w:rsidR="00150923" w:rsidRPr="00A9631B">
        <w:rPr>
          <w:rFonts w:eastAsia="宋体" w:cs="宋体"/>
          <w:spacing w:val="0"/>
          <w:sz w:val="21"/>
          <w:szCs w:val="21"/>
          <w:lang w:eastAsia="zh-CN"/>
        </w:rPr>
        <w:t xml:space="preserve">selected </w:t>
      </w:r>
      <w:r w:rsidR="00150923">
        <w:rPr>
          <w:rFonts w:eastAsia="宋体" w:cs="宋体" w:hint="eastAsia"/>
          <w:spacing w:val="0"/>
          <w:sz w:val="21"/>
          <w:szCs w:val="21"/>
          <w:lang w:eastAsia="zh-CN"/>
        </w:rPr>
        <w:t xml:space="preserve">as </w:t>
      </w:r>
      <w:r w:rsidR="00150923" w:rsidRPr="00A9631B">
        <w:rPr>
          <w:rFonts w:eastAsia="宋体" w:cs="宋体"/>
          <w:spacing w:val="0"/>
          <w:sz w:val="21"/>
          <w:szCs w:val="21"/>
          <w:lang w:eastAsia="zh-CN"/>
        </w:rPr>
        <w:t>a representative broadband profile.</w:t>
      </w:r>
      <w:r w:rsidR="00150923">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As depicted in the frequency-domain analysis (Figure 4d), the SMPS injects deterministic harmonics that dominate the low-frequency spectrum up to approximately 350 kHz. Maintaining the broadband configuration (Strategy 2, 30–410 kHz) from Figure 3 would result in spectral collisions for the lower-frequency carriers. To actively evade this noise, we dynamically reconfigure the hardware to the sub-octave configuration (Strategy 1), explicitly shifting all OFE carriers</w:t>
      </w:r>
      <w:r w:rsidR="00581D2C" w:rsidRPr="00581D2C">
        <w:rPr>
          <w:rFonts w:eastAsia="宋体" w:cs="宋体"/>
          <w:spacing w:val="0"/>
          <w:sz w:val="21"/>
          <w:szCs w:val="21"/>
          <w:lang w:eastAsia="zh-CN"/>
        </w:rPr>
        <w:t xml:space="preserve">, </w:t>
      </w:r>
      <w:r w:rsidR="00581D2C" w:rsidRPr="001B4563">
        <w:rPr>
          <w:rFonts w:eastAsia="宋体" w:cs="宋体"/>
          <w:spacing w:val="0"/>
          <w:sz w:val="21"/>
          <w:szCs w:val="21"/>
          <w:lang w:eastAsia="zh-CN"/>
        </w:rPr>
        <w:t>spaced at 10 kHz intervals</w:t>
      </w:r>
      <w:r w:rsidR="00581D2C" w:rsidRPr="00581D2C">
        <w:rPr>
          <w:rFonts w:eastAsia="宋体" w:cs="宋体"/>
          <w:spacing w:val="0"/>
          <w:sz w:val="21"/>
          <w:szCs w:val="21"/>
          <w:lang w:eastAsia="zh-CN"/>
        </w:rPr>
        <w:t>,</w:t>
      </w:r>
      <w:r w:rsidR="00581D2C">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into the higher 380–490 kHz band (Fig. 4c). Consequently, as dictated by the empirical benchmark (Fig. S4 in Supplement Section 9), maintaining orthogonality for this dense frequency cluster necessitates prolonging the temporal integration window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=1000 </m:t>
        </m:r>
        <m:r>
          <m:rPr>
            <m:sty m:val="p"/>
          </m:rPr>
          <w:rPr>
            <w:rFonts w:ascii="Cambria Math" w:eastAsiaTheme="minorEastAsia" w:hAnsi="Cambria Math"/>
            <w:sz w:val="21"/>
            <w:szCs w:val="21"/>
            <w:lang w:eastAsia="zh-CN"/>
          </w:rPr>
          <m:t>μ</m:t>
        </m:r>
      </m:oMath>
      <w:r w:rsidR="00150923" w:rsidRPr="00150923">
        <w:rPr>
          <w:rFonts w:eastAsia="宋体" w:cs="宋体"/>
          <w:spacing w:val="0"/>
          <w:sz w:val="21"/>
          <w:szCs w:val="21"/>
          <w:lang w:eastAsia="zh-CN"/>
        </w:rPr>
        <w:t>s.</w:t>
      </w:r>
    </w:p>
    <w:p w14:paraId="796B4B23" w14:textId="77777777" w:rsidR="00CB7FD4" w:rsidRPr="00231EA3" w:rsidRDefault="00CB7FD4" w:rsidP="00CB7FD4">
      <w:pPr>
        <w:jc w:val="center"/>
        <w:rPr>
          <w:rFonts w:eastAsia="宋体" w:cs="宋体"/>
          <w:spacing w:val="0"/>
          <w:sz w:val="21"/>
          <w:szCs w:val="21"/>
          <w:lang w:eastAsia="zh-CN"/>
        </w:rPr>
      </w:pPr>
      <w:r>
        <w:rPr>
          <w:rFonts w:eastAsia="宋体" w:cs="宋体"/>
          <w:noProof/>
          <w:spacing w:val="0"/>
          <w:sz w:val="21"/>
          <w:szCs w:val="21"/>
          <w:lang w:eastAsia="zh-CN"/>
        </w:rPr>
        <w:drawing>
          <wp:inline distT="0" distB="0" distL="0" distR="0" wp14:anchorId="26DAEF89" wp14:editId="1ECF0239">
            <wp:extent cx="5040000" cy="2967204"/>
            <wp:effectExtent l="0" t="0" r="8255" b="5080"/>
            <wp:docPr id="1551698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8164" name="图片 1551698164"/>
                    <pic:cNvPicPr/>
                  </pic:nvPicPr>
                  <pic:blipFill>
                    <a:blip r:embed="rId11"/>
                    <a:stretch>
                      <a:fillRect/>
                    </a:stretch>
                  </pic:blipFill>
                  <pic:spPr>
                    <a:xfrm>
                      <a:off x="0" y="0"/>
                      <a:ext cx="5040000" cy="2967204"/>
                    </a:xfrm>
                    <a:prstGeom prst="rect">
                      <a:avLst/>
                    </a:prstGeom>
                  </pic:spPr>
                </pic:pic>
              </a:graphicData>
            </a:graphic>
          </wp:inline>
        </w:drawing>
      </w:r>
    </w:p>
    <w:p w14:paraId="45CBA282" w14:textId="642A5B8F" w:rsidR="00CB7FD4" w:rsidRPr="00CB7FD4" w:rsidRDefault="00CB7FD4" w:rsidP="001B4563">
      <w:pPr>
        <w:jc w:val="both"/>
        <w:rPr>
          <w:rFonts w:eastAsia="宋体" w:cs="宋体"/>
          <w:spacing w:val="0"/>
          <w:sz w:val="21"/>
          <w:szCs w:val="21"/>
          <w:lang w:eastAsia="zh-CN"/>
        </w:rPr>
      </w:pPr>
      <w:r w:rsidRPr="00231EA3">
        <w:rPr>
          <w:rFonts w:eastAsia="宋体" w:cs="宋体"/>
          <w:b/>
          <w:bCs/>
          <w:spacing w:val="0"/>
          <w:sz w:val="21"/>
          <w:szCs w:val="21"/>
          <w:lang w:eastAsia="zh-CN"/>
        </w:rPr>
        <w:t xml:space="preserve">Figure 4. </w:t>
      </w:r>
      <w:r w:rsidRPr="00A4187A">
        <w:rPr>
          <w:rFonts w:eastAsia="宋体" w:cs="宋体"/>
          <w:b/>
          <w:bCs/>
          <w:spacing w:val="0"/>
          <w:sz w:val="21"/>
          <w:szCs w:val="21"/>
          <w:lang w:eastAsia="zh-CN"/>
        </w:rPr>
        <w:t>Experimental robustness evaluation under 50 kHz SMPS interference (</w:t>
      </w:r>
      <m:oMath>
        <m:sSub>
          <m:sSubPr>
            <m:ctrlPr>
              <w:rPr>
                <w:rFonts w:ascii="Cambria Math" w:eastAsia="宋体" w:hAnsi="Cambria Math" w:cs="宋体"/>
                <w:b/>
                <w:bCs/>
                <w:i/>
                <w:spacing w:val="0"/>
                <w:sz w:val="21"/>
                <w:szCs w:val="21"/>
                <w:lang w:eastAsia="zh-CN"/>
              </w:rPr>
            </m:ctrlPr>
          </m:sSubPr>
          <m:e>
            <m:r>
              <m:rPr>
                <m:sty m:val="bi"/>
              </m:rPr>
              <w:rPr>
                <w:rFonts w:ascii="Cambria Math" w:eastAsia="宋体" w:hAnsi="Cambria Math" w:cs="宋体"/>
                <w:spacing w:val="0"/>
                <w:sz w:val="21"/>
                <w:szCs w:val="21"/>
                <w:lang w:eastAsia="zh-CN"/>
              </w:rPr>
              <m:t>T</m:t>
            </m:r>
          </m:e>
          <m:sub>
            <m:r>
              <m:rPr>
                <m:sty m:val="bi"/>
              </m:rPr>
              <w:rPr>
                <w:rFonts w:ascii="Cambria Math" w:eastAsia="宋体" w:hAnsi="Cambria Math" w:cs="宋体"/>
                <w:spacing w:val="0"/>
                <w:sz w:val="21"/>
                <w:szCs w:val="21"/>
                <w:lang w:eastAsia="zh-CN"/>
              </w:rPr>
              <m:t>s</m:t>
            </m:r>
          </m:sub>
        </m:sSub>
        <m:r>
          <m:rPr>
            <m:sty m:val="bi"/>
          </m:rPr>
          <w:rPr>
            <w:rFonts w:ascii="Cambria Math" w:eastAsia="宋体" w:hAnsi="Cambria Math" w:cs="宋体"/>
            <w:spacing w:val="0"/>
            <w:sz w:val="21"/>
            <w:szCs w:val="21"/>
            <w:lang w:eastAsia="zh-CN"/>
          </w:rPr>
          <m:t>=1000 </m:t>
        </m:r>
        <m:r>
          <m:rPr>
            <m:sty m:val="b"/>
          </m:rPr>
          <w:rPr>
            <w:rFonts w:ascii="Cambria Math" w:eastAsiaTheme="minorEastAsia" w:hAnsi="Cambria Math"/>
            <w:sz w:val="21"/>
            <w:szCs w:val="21"/>
            <w:lang w:eastAsia="zh-CN"/>
          </w:rPr>
          <m:t>μ</m:t>
        </m:r>
      </m:oMath>
      <w:r w:rsidRPr="00A4187A">
        <w:rPr>
          <w:rFonts w:eastAsia="宋体" w:cs="宋体"/>
          <w:b/>
          <w:bCs/>
          <w:spacing w:val="0"/>
          <w:sz w:val="21"/>
          <w:szCs w:val="21"/>
          <w:lang w:eastAsia="zh-CN"/>
        </w:rPr>
        <w:t xml:space="preserve">s, Strategy 1). Time-domain composite signals under </w:t>
      </w:r>
      <w:r w:rsidRPr="00544283">
        <w:rPr>
          <w:rFonts w:eastAsia="宋体" w:cs="宋体"/>
          <w:spacing w:val="0"/>
          <w:sz w:val="21"/>
          <w:szCs w:val="21"/>
          <w:lang w:eastAsia="zh-CN"/>
        </w:rPr>
        <w:t xml:space="preserve">(a) high SNR (23.11 dB) and (b) </w:t>
      </w:r>
      <w:proofErr w:type="gramStart"/>
      <w:r w:rsidRPr="00544283">
        <w:rPr>
          <w:rFonts w:eastAsia="宋体" w:cs="宋体"/>
          <w:spacing w:val="0"/>
          <w:sz w:val="21"/>
          <w:szCs w:val="21"/>
          <w:lang w:eastAsia="zh-CN"/>
        </w:rPr>
        <w:t>extreme</w:t>
      </w:r>
      <w:proofErr w:type="gramEnd"/>
      <w:r w:rsidRPr="00544283">
        <w:rPr>
          <w:rFonts w:eastAsia="宋体" w:cs="宋体"/>
          <w:spacing w:val="0"/>
          <w:sz w:val="21"/>
          <w:szCs w:val="21"/>
          <w:lang w:eastAsia="zh-CN"/>
        </w:rPr>
        <w:t xml:space="preserve"> low SNR (-11.77 dB). (c) Frequency-domain spectrum of the clean OFE signal, with red 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the -12 dB threshold. (f) Reconstructed transmittance spectra across varying noise levels against the ground truth (solid black line).</w:t>
      </w:r>
    </w:p>
    <w:p w14:paraId="554594EE" w14:textId="4557D8B5" w:rsidR="000A3657" w:rsidRDefault="007B1356" w:rsidP="001B4563">
      <w:pPr>
        <w:ind w:firstLineChars="200" w:firstLine="420"/>
        <w:jc w:val="both"/>
        <w:rPr>
          <w:rFonts w:eastAsia="宋体" w:cs="宋体"/>
          <w:spacing w:val="0"/>
          <w:sz w:val="21"/>
          <w:szCs w:val="21"/>
          <w:lang w:eastAsia="zh-CN"/>
        </w:rPr>
      </w:pPr>
      <w:r w:rsidRPr="007B1356">
        <w:rPr>
          <w:rFonts w:eastAsia="宋体" w:cs="宋体"/>
          <w:spacing w:val="0"/>
          <w:sz w:val="21"/>
          <w:szCs w:val="21"/>
          <w:lang w:eastAsia="zh-CN"/>
        </w:rPr>
        <w:t>To quantify the system</w:t>
      </w:r>
      <w:r w:rsidR="000A3657">
        <w:rPr>
          <w:rFonts w:eastAsia="宋体" w:cs="宋体"/>
          <w:spacing w:val="0"/>
          <w:sz w:val="21"/>
          <w:szCs w:val="21"/>
          <w:lang w:eastAsia="zh-CN"/>
        </w:rPr>
        <w:t>’</w:t>
      </w:r>
      <w:r w:rsidRPr="007B1356">
        <w:rPr>
          <w:rFonts w:eastAsia="宋体" w:cs="宋体"/>
          <w:spacing w:val="0"/>
          <w:sz w:val="21"/>
          <w:szCs w:val="21"/>
          <w:lang w:eastAsia="zh-CN"/>
        </w:rPr>
        <w:t xml:space="preserve">s performance, we define an effective frequency-domain SNR. As detailed </w:t>
      </w:r>
      <w:r w:rsidRPr="00656E76">
        <w:rPr>
          <w:rFonts w:eastAsia="宋体" w:cs="宋体"/>
          <w:spacing w:val="0"/>
          <w:sz w:val="21"/>
          <w:szCs w:val="21"/>
          <w:lang w:eastAsia="zh-CN"/>
        </w:rPr>
        <w:t xml:space="preserve">in </w:t>
      </w:r>
      <w:r w:rsidRPr="001B4563">
        <w:rPr>
          <w:rFonts w:eastAsia="宋体" w:cs="宋体"/>
          <w:spacing w:val="0"/>
          <w:sz w:val="21"/>
          <w:szCs w:val="21"/>
          <w:lang w:eastAsia="zh-CN"/>
        </w:rPr>
        <w:t xml:space="preserve">Supplement Section </w:t>
      </w:r>
      <w:r w:rsidR="00656E76" w:rsidRPr="00656E76">
        <w:rPr>
          <w:rFonts w:eastAsia="宋体" w:cs="宋体" w:hint="eastAsia"/>
          <w:spacing w:val="0"/>
          <w:sz w:val="21"/>
          <w:szCs w:val="21"/>
          <w:lang w:eastAsia="zh-CN"/>
        </w:rPr>
        <w:t>8</w:t>
      </w:r>
      <w:r w:rsidRPr="00656E76">
        <w:rPr>
          <w:rFonts w:eastAsia="宋体" w:cs="宋体"/>
          <w:spacing w:val="0"/>
          <w:sz w:val="21"/>
          <w:szCs w:val="21"/>
          <w:lang w:eastAsia="zh-CN"/>
        </w:rPr>
        <w:t>,</w:t>
      </w:r>
      <w:r w:rsidRPr="007B1356">
        <w:rPr>
          <w:rFonts w:eastAsia="宋体" w:cs="宋体"/>
          <w:spacing w:val="0"/>
          <w:sz w:val="21"/>
          <w:szCs w:val="21"/>
          <w:lang w:eastAsia="zh-CN"/>
        </w:rPr>
        <w:t xml:space="preserve"> this metric compares the power of the fundamental carriers against the broad environmental noise floor. By excluding the deterministic, higher-order hardware </w:t>
      </w:r>
      <w:r w:rsidRPr="007B1356">
        <w:rPr>
          <w:rFonts w:eastAsia="宋体" w:cs="宋体"/>
          <w:spacing w:val="0"/>
          <w:sz w:val="21"/>
          <w:szCs w:val="21"/>
          <w:lang w:eastAsia="zh-CN"/>
        </w:rPr>
        <w:lastRenderedPageBreak/>
        <w:t>harmonics from the noise calculation, we isolate the true stochastic impact of the SMPS interference, providing a</w:t>
      </w:r>
      <w:r>
        <w:rPr>
          <w:rFonts w:eastAsia="宋体" w:cs="宋体" w:hint="eastAsia"/>
          <w:spacing w:val="0"/>
          <w:sz w:val="21"/>
          <w:szCs w:val="21"/>
          <w:lang w:eastAsia="zh-CN"/>
        </w:rPr>
        <w:t xml:space="preserve">n </w:t>
      </w:r>
      <w:r w:rsidRPr="007B1356">
        <w:rPr>
          <w:rFonts w:eastAsia="宋体" w:cs="宋体"/>
          <w:spacing w:val="0"/>
          <w:sz w:val="21"/>
          <w:szCs w:val="21"/>
          <w:lang w:eastAsia="zh-CN"/>
        </w:rPr>
        <w:t>assessment of the framework</w:t>
      </w:r>
      <w:r w:rsidR="000A3657">
        <w:rPr>
          <w:rFonts w:eastAsia="宋体" w:cs="宋体"/>
          <w:spacing w:val="0"/>
          <w:sz w:val="21"/>
          <w:szCs w:val="21"/>
          <w:lang w:eastAsia="zh-CN"/>
        </w:rPr>
        <w:t>’</w:t>
      </w:r>
      <w:r w:rsidRPr="007B1356">
        <w:rPr>
          <w:rFonts w:eastAsia="宋体" w:cs="宋体"/>
          <w:spacing w:val="0"/>
          <w:sz w:val="21"/>
          <w:szCs w:val="21"/>
          <w:lang w:eastAsia="zh-CN"/>
        </w:rPr>
        <w:t>s environmental robustness.</w:t>
      </w:r>
      <w:r w:rsidR="00786B50">
        <w:rPr>
          <w:rFonts w:eastAsia="宋体" w:cs="宋体" w:hint="eastAsia"/>
          <w:spacing w:val="0"/>
          <w:sz w:val="21"/>
          <w:szCs w:val="21"/>
          <w:lang w:eastAsia="zh-CN"/>
        </w:rPr>
        <w:t xml:space="preserve"> </w:t>
      </w:r>
    </w:p>
    <w:p w14:paraId="24BA6F89" w14:textId="56215E6A" w:rsidR="00B43F9B" w:rsidRDefault="007B1356">
      <w:pPr>
        <w:ind w:firstLineChars="200" w:firstLine="420"/>
        <w:jc w:val="both"/>
        <w:rPr>
          <w:rFonts w:eastAsia="宋体" w:cs="宋体"/>
          <w:spacing w:val="0"/>
          <w:sz w:val="21"/>
          <w:szCs w:val="21"/>
          <w:lang w:eastAsia="zh-CN"/>
        </w:rPr>
      </w:pPr>
      <w:r w:rsidRPr="007B1356">
        <w:rPr>
          <w:rFonts w:eastAsia="宋体" w:cs="宋体"/>
          <w:spacing w:val="0"/>
          <w:sz w:val="21"/>
          <w:szCs w:val="21"/>
          <w:lang w:eastAsia="zh-CN"/>
        </w:rPr>
        <w:t>Figures 4(a) and 4(b) contrast the time-domain composite signals under pristine (SNR = 23.11 dB) and extreme interference (SNR = -11.77 dB) conditions</w:t>
      </w:r>
      <w:r w:rsidR="00492615">
        <w:rPr>
          <w:rFonts w:eastAsia="宋体" w:cs="宋体" w:hint="eastAsia"/>
          <w:spacing w:val="0"/>
          <w:sz w:val="21"/>
          <w:szCs w:val="21"/>
          <w:lang w:eastAsia="zh-CN"/>
        </w:rPr>
        <w:t xml:space="preserve"> </w:t>
      </w:r>
      <w:r w:rsidR="00492615" w:rsidRPr="004E2164">
        <w:rPr>
          <w:rFonts w:eastAsia="宋体" w:cs="宋体"/>
          <w:spacing w:val="0"/>
          <w:sz w:val="21"/>
          <w:szCs w:val="21"/>
          <w:lang w:eastAsia="zh-CN"/>
        </w:rPr>
        <w:t xml:space="preserve">within a </w:t>
      </w:r>
      <w:r w:rsidR="00492615">
        <w:rPr>
          <w:rFonts w:eastAsia="宋体" w:cs="宋体" w:hint="eastAsia"/>
          <w:spacing w:val="0"/>
          <w:sz w:val="21"/>
          <w:szCs w:val="21"/>
          <w:lang w:eastAsia="zh-CN"/>
        </w:rPr>
        <w:t>10</w:t>
      </w:r>
      <w:r w:rsidR="00492615" w:rsidRPr="004E2164">
        <w:rPr>
          <w:rFonts w:eastAsia="宋体" w:cs="宋体"/>
          <w:spacing w:val="0"/>
          <w:sz w:val="21"/>
          <w:szCs w:val="21"/>
          <w:lang w:eastAsia="zh-CN"/>
        </w:rPr>
        <w:t xml:space="preserve">0 </w:t>
      </w:r>
      <w:proofErr w:type="spellStart"/>
      <m:oMath>
        <m:r>
          <m:rPr>
            <m:nor/>
          </m:rPr>
          <w:rPr>
            <w:rFonts w:ascii="Cambria Math" w:eastAsia="宋体" w:hAnsi="Cambria Math" w:cs="宋体"/>
            <w:spacing w:val="0"/>
            <w:sz w:val="21"/>
            <w:szCs w:val="21"/>
            <w:lang w:eastAsia="zh-CN"/>
          </w:rPr>
          <m:t>μ</m:t>
        </m:r>
      </m:oMath>
      <w:r w:rsidR="00492615" w:rsidRPr="0033323C">
        <w:rPr>
          <w:rFonts w:eastAsia="宋体" w:cs="宋体"/>
          <w:spacing w:val="0"/>
          <w:sz w:val="21"/>
          <w:szCs w:val="21"/>
          <w:lang w:eastAsia="zh-CN"/>
        </w:rPr>
        <w:t>s</w:t>
      </w:r>
      <w:proofErr w:type="spellEnd"/>
      <w:r w:rsidR="00492615" w:rsidRPr="004E2164">
        <w:rPr>
          <w:rFonts w:eastAsia="宋体" w:cs="宋体"/>
          <w:spacing w:val="0"/>
          <w:sz w:val="21"/>
          <w:szCs w:val="21"/>
          <w:lang w:eastAsia="zh-CN"/>
        </w:rPr>
        <w:t xml:space="preserve"> window</w:t>
      </w:r>
      <w:r w:rsidRPr="007B1356">
        <w:rPr>
          <w:rFonts w:eastAsia="宋体" w:cs="宋体"/>
          <w:spacing w:val="0"/>
          <w:sz w:val="21"/>
          <w:szCs w:val="21"/>
          <w:lang w:eastAsia="zh-CN"/>
        </w:rPr>
        <w:t>. In Figure 4(b), the high-energy SMPS noise entirely masks the periodic modulation envelope.</w:t>
      </w:r>
      <w:r w:rsidR="000A3657">
        <w:rPr>
          <w:rFonts w:eastAsia="宋体" w:cs="宋体" w:hint="eastAsia"/>
          <w:spacing w:val="0"/>
          <w:sz w:val="21"/>
          <w:szCs w:val="21"/>
          <w:lang w:eastAsia="zh-CN"/>
        </w:rPr>
        <w:t xml:space="preserve"> </w:t>
      </w:r>
      <w:r w:rsidR="00B43F9B" w:rsidRPr="00B43F9B">
        <w:rPr>
          <w:rFonts w:eastAsia="宋体" w:cs="宋体"/>
          <w:spacing w:val="0"/>
          <w:sz w:val="21"/>
          <w:szCs w:val="21"/>
          <w:lang w:eastAsia="zh-CN"/>
        </w:rPr>
        <w:t>However, the system</w:t>
      </w:r>
      <w:r w:rsidR="000A3657">
        <w:rPr>
          <w:rFonts w:eastAsia="宋体" w:cs="宋体"/>
          <w:spacing w:val="0"/>
          <w:sz w:val="21"/>
          <w:szCs w:val="21"/>
          <w:lang w:eastAsia="zh-CN"/>
        </w:rPr>
        <w:t>’</w:t>
      </w:r>
      <w:r w:rsidR="00B43F9B" w:rsidRPr="00B43F9B">
        <w:rPr>
          <w:rFonts w:eastAsia="宋体" w:cs="宋体"/>
          <w:spacing w:val="0"/>
          <w:sz w:val="21"/>
          <w:szCs w:val="21"/>
          <w:lang w:eastAsia="zh-CN"/>
        </w:rPr>
        <w:t>s resilience is grounded in the strict frequency-domain separation depicted in Figures 4(c) and 4(d). Because we dynamically deployed the sub-octave configuration (Strategy 1), the OFE carriers remain rigorously isolated within the higher-frequency 380–490 kHz band (Fig. 4c). This structural frequency isolation ensures that despite the severe time-domain distortion observed in Fig. 4b, the orthogonal carriers remain uncontaminated prior to the demodulation stage.</w:t>
      </w:r>
      <w:r w:rsidR="00104BE4">
        <w:rPr>
          <w:rFonts w:eastAsia="宋体" w:cs="宋体" w:hint="eastAsia"/>
          <w:spacing w:val="0"/>
          <w:sz w:val="21"/>
          <w:szCs w:val="21"/>
          <w:lang w:eastAsia="zh-CN"/>
        </w:rPr>
        <w:t xml:space="preserve"> </w:t>
      </w:r>
    </w:p>
    <w:p w14:paraId="0AC0CC0E" w14:textId="13C2C7CD" w:rsidR="00374212" w:rsidRPr="00231EA3" w:rsidRDefault="00104BE4" w:rsidP="00B43CD1">
      <w:pPr>
        <w:ind w:firstLine="420"/>
        <w:jc w:val="both"/>
        <w:rPr>
          <w:rFonts w:eastAsia="宋体" w:cs="宋体"/>
          <w:spacing w:val="0"/>
          <w:sz w:val="21"/>
          <w:szCs w:val="21"/>
          <w:lang w:eastAsia="zh-CN"/>
        </w:rPr>
      </w:pPr>
      <w:r w:rsidRPr="00104BE4">
        <w:rPr>
          <w:rFonts w:eastAsia="宋体" w:cs="宋体"/>
          <w:spacing w:val="0"/>
          <w:sz w:val="21"/>
          <w:szCs w:val="21"/>
          <w:lang w:eastAsia="zh-CN"/>
        </w:rPr>
        <w:t>Figure 4(e) quantifies the aggregate statistical tolerance to this severe environmental noise. The mean RMSE exhibits a distinct robustness plateau (</w:t>
      </w:r>
      <w:r w:rsidR="00773ED5" w:rsidRPr="00FA371A">
        <w:rPr>
          <w:rFonts w:eastAsia="宋体" w:cs="宋体"/>
          <w:spacing w:val="0"/>
          <w:sz w:val="21"/>
          <w:szCs w:val="21"/>
          <w:lang w:eastAsia="zh-CN"/>
        </w:rPr>
        <w:t>0.0261</w:t>
      </w:r>
      <w:r w:rsidRPr="00104BE4">
        <w:rPr>
          <w:rFonts w:eastAsia="宋体" w:cs="宋体"/>
          <w:spacing w:val="0"/>
          <w:sz w:val="21"/>
          <w:szCs w:val="21"/>
          <w:lang w:eastAsia="zh-CN"/>
        </w:rPr>
        <w:t xml:space="preserve">) </w:t>
      </w:r>
      <w:r w:rsidR="00374212">
        <w:rPr>
          <w:rFonts w:eastAsia="宋体" w:cs="宋体" w:hint="eastAsia"/>
          <w:spacing w:val="0"/>
          <w:sz w:val="21"/>
          <w:szCs w:val="21"/>
          <w:lang w:eastAsia="zh-CN"/>
        </w:rPr>
        <w:t>from 23.11 dB to even -11.77 dB</w:t>
      </w:r>
      <w:r w:rsidRPr="00104BE4">
        <w:rPr>
          <w:rFonts w:eastAsia="宋体" w:cs="宋体"/>
          <w:spacing w:val="0"/>
          <w:sz w:val="21"/>
          <w:szCs w:val="21"/>
          <w:lang w:eastAsia="zh-CN"/>
        </w:rPr>
        <w:t xml:space="preserve">, with performance breakdown initiating only when the SNR breaches </w:t>
      </w:r>
      <w:r w:rsidR="00374212">
        <w:rPr>
          <w:rFonts w:eastAsia="宋体" w:cs="宋体" w:hint="eastAsia"/>
          <w:spacing w:val="0"/>
          <w:sz w:val="21"/>
          <w:szCs w:val="21"/>
          <w:lang w:eastAsia="zh-CN"/>
        </w:rPr>
        <w:t xml:space="preserve">around </w:t>
      </w:r>
      <w:r w:rsidRPr="00104BE4">
        <w:rPr>
          <w:rFonts w:eastAsia="宋体" w:cs="宋体"/>
          <w:spacing w:val="0"/>
          <w:sz w:val="21"/>
          <w:szCs w:val="21"/>
          <w:lang w:eastAsia="zh-CN"/>
        </w:rPr>
        <w:t>the -12 dB threshold.</w:t>
      </w:r>
      <w:r w:rsidR="005F2568">
        <w:rPr>
          <w:rFonts w:eastAsia="宋体" w:cs="宋体" w:hint="eastAsia"/>
          <w:spacing w:val="0"/>
          <w:sz w:val="21"/>
          <w:szCs w:val="21"/>
          <w:lang w:eastAsia="zh-CN"/>
        </w:rPr>
        <w:t xml:space="preserve"> </w:t>
      </w:r>
      <w:r w:rsidR="00986267" w:rsidRPr="00986267">
        <w:rPr>
          <w:rFonts w:eastAsia="宋体" w:cs="宋体"/>
          <w:spacing w:val="0"/>
          <w:sz w:val="21"/>
          <w:szCs w:val="21"/>
          <w:lang w:eastAsia="zh-CN"/>
        </w:rPr>
        <w:t>To visualize the underlying structural degradation trajectory at this boundary, Figure 4(f) maps the reconstructed spectra across the evaluated noise levels. Down to the extreme -11.77 dB threshold, the extracted curves strictly track the ground truth (solid black line</w:t>
      </w:r>
      <w:r w:rsidR="00374212">
        <w:rPr>
          <w:rFonts w:eastAsia="宋体" w:cs="宋体" w:hint="eastAsia"/>
          <w:spacing w:val="0"/>
          <w:sz w:val="21"/>
          <w:szCs w:val="21"/>
          <w:lang w:eastAsia="zh-CN"/>
        </w:rPr>
        <w:t>)</w:t>
      </w:r>
      <w:r w:rsidR="00986267" w:rsidRPr="00986267">
        <w:rPr>
          <w:rFonts w:eastAsia="宋体" w:cs="宋体"/>
          <w:spacing w:val="0"/>
          <w:sz w:val="21"/>
          <w:szCs w:val="21"/>
          <w:lang w:eastAsia="zh-CN"/>
        </w:rPr>
        <w:t>, validating the framework</w:t>
      </w:r>
      <w:r w:rsidR="00374212">
        <w:rPr>
          <w:rFonts w:eastAsia="宋体" w:cs="宋体"/>
          <w:spacing w:val="0"/>
          <w:sz w:val="21"/>
          <w:szCs w:val="21"/>
          <w:lang w:eastAsia="zh-CN"/>
        </w:rPr>
        <w:t>’</w:t>
      </w:r>
      <w:r w:rsidR="00986267" w:rsidRPr="00986267">
        <w:rPr>
          <w:rFonts w:eastAsia="宋体" w:cs="宋体"/>
          <w:spacing w:val="0"/>
          <w:sz w:val="21"/>
          <w:szCs w:val="21"/>
          <w:lang w:eastAsia="zh-CN"/>
        </w:rPr>
        <w:t xml:space="preserve">s </w:t>
      </w:r>
      <w:r w:rsidR="00986267">
        <w:rPr>
          <w:rFonts w:eastAsia="宋体" w:cs="宋体" w:hint="eastAsia"/>
          <w:spacing w:val="0"/>
          <w:sz w:val="21"/>
          <w:szCs w:val="21"/>
          <w:lang w:eastAsia="zh-CN"/>
        </w:rPr>
        <w:t>robustness</w:t>
      </w:r>
      <w:r w:rsidR="00986267" w:rsidRPr="00986267">
        <w:rPr>
          <w:rFonts w:eastAsia="宋体" w:cs="宋体"/>
          <w:spacing w:val="0"/>
          <w:sz w:val="21"/>
          <w:szCs w:val="21"/>
          <w:lang w:eastAsia="zh-CN"/>
        </w:rPr>
        <w:t xml:space="preserve"> within the sub-noise regime.</w:t>
      </w: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592FDE00"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w:t>
      </w:r>
      <w:r w:rsidR="00D63AF4">
        <w:rPr>
          <w:rFonts w:eastAsiaTheme="minorEastAsia" w:hint="eastAsia"/>
          <w:sz w:val="21"/>
          <w:szCs w:val="21"/>
          <w:lang w:eastAsia="zh-CN"/>
        </w:rPr>
        <w:t xml:space="preserve">architecture </w:t>
      </w:r>
      <w:r w:rsidRPr="00FA371A">
        <w:rPr>
          <w:rFonts w:eastAsiaTheme="minorEastAsia"/>
          <w:sz w:val="21"/>
          <w:szCs w:val="21"/>
          <w:lang w:eastAsia="zh-CN"/>
        </w:rPr>
        <w:t xml:space="preserve">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w:proofErr w:type="spellStart"/>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proofErr w:type="spellEnd"/>
      <w:r w:rsidRPr="00FA371A">
        <w:rPr>
          <w:rFonts w:eastAsiaTheme="minorEastAsia"/>
          <w:sz w:val="21"/>
          <w:szCs w:val="21"/>
          <w:lang w:eastAsia="zh-CN"/>
        </w:rPr>
        <w:t>. Crucially, unlike standard lock-in techniques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_Ref225087173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[16]</w:t>
      </w:r>
      <w:r w:rsidR="00D63AF4">
        <w:rPr>
          <w:rFonts w:eastAsiaTheme="minorEastAsia"/>
          <w:sz w:val="21"/>
          <w:szCs w:val="21"/>
          <w:lang w:eastAsia="zh-CN"/>
        </w:rPr>
        <w:fldChar w:fldCharType="end"/>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w:proofErr w:type="spellStart"/>
      <m:oMath>
        <m:r>
          <m:rPr>
            <m:nor/>
          </m:rPr>
          <w:rPr>
            <w:rFonts w:ascii="Cambria Math" w:eastAsiaTheme="minorEastAsia" w:hAnsi="Cambria Math"/>
            <w:sz w:val="21"/>
            <w:szCs w:val="21"/>
            <w:lang w:eastAsia="zh-CN"/>
          </w:rPr>
          <m:t>μs</m:t>
        </m:r>
      </m:oMath>
      <w:proofErr w:type="spellEnd"/>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1C648982"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r w:rsidR="006A152A">
        <w:rPr>
          <w:rFonts w:eastAsiaTheme="minorEastAsia"/>
          <w:sz w:val="21"/>
          <w:szCs w:val="21"/>
          <w:lang w:eastAsia="zh-CN"/>
        </w:rPr>
        <w:t>OFE</w:t>
      </w:r>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w:proofErr w:type="spellStart"/>
      <m:oMath>
        <m:r>
          <m:rPr>
            <m:nor/>
          </m:rPr>
          <w:rPr>
            <w:rFonts w:ascii="Cambria Math" w:eastAsiaTheme="minorEastAsia" w:hAnsi="Cambria Math"/>
            <w:sz w:val="21"/>
            <w:szCs w:val="21"/>
            <w:lang w:eastAsia="zh-CN"/>
          </w:rPr>
          <m:t>μs</m:t>
        </m:r>
      </m:oMath>
      <w:proofErr w:type="spellEnd"/>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_Ref225087125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[17]</w:t>
      </w:r>
      <w:r w:rsidR="00D63AF4">
        <w:rPr>
          <w:rFonts w:eastAsiaTheme="minorEastAsia"/>
          <w:sz w:val="21"/>
          <w:szCs w:val="21"/>
          <w:lang w:eastAsia="zh-CN"/>
        </w:rPr>
        <w:fldChar w:fldCharType="end"/>
      </w:r>
      <w:r w:rsidRPr="00FA371A">
        <w:rPr>
          <w:rFonts w:eastAsiaTheme="minorEastAsia"/>
          <w:sz w:val="21"/>
          <w:szCs w:val="21"/>
          <w:lang w:eastAsia="zh-CN"/>
        </w:rPr>
        <w:t>, allowing for a dramatic increase in the number of spectral channels without compromising temporal resolution.</w:t>
      </w:r>
    </w:p>
    <w:p w14:paraId="0CF15BD0" w14:textId="233CB4E7" w:rsidR="00AB01F4" w:rsidRDefault="00BA6712" w:rsidP="00886CFD">
      <w:pPr>
        <w:ind w:firstLine="420"/>
        <w:jc w:val="both"/>
        <w:rPr>
          <w:rFonts w:eastAsiaTheme="minorEastAsia"/>
          <w:sz w:val="21"/>
          <w:szCs w:val="21"/>
          <w:lang w:eastAsia="zh-CN"/>
        </w:rPr>
      </w:pPr>
      <w:r w:rsidRPr="00FA371A">
        <w:rPr>
          <w:rFonts w:eastAsiaTheme="minorEastAsia"/>
          <w:sz w:val="21"/>
          <w:szCs w:val="21"/>
          <w:lang w:eastAsia="zh-CN"/>
        </w:rPr>
        <w:t>To extend the system</w:t>
      </w:r>
      <w:r w:rsidR="004525D2">
        <w:rPr>
          <w:rFonts w:eastAsiaTheme="minorEastAsia"/>
          <w:sz w:val="21"/>
          <w:szCs w:val="21"/>
          <w:lang w:eastAsia="zh-CN"/>
        </w:rPr>
        <w:t>’</w:t>
      </w:r>
      <w:r w:rsidRPr="00FA371A">
        <w:rPr>
          <w:rFonts w:eastAsiaTheme="minorEastAsia"/>
          <w:sz w:val="21"/>
          <w:szCs w:val="21"/>
          <w:lang w:eastAsia="zh-CN"/>
        </w:rPr>
        <w:t>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r w:rsidR="006A152A">
        <w:rPr>
          <w:rFonts w:eastAsiaTheme="minorEastAsia"/>
          <w:sz w:val="21"/>
          <w:szCs w:val="21"/>
          <w:lang w:eastAsia="zh-CN"/>
        </w:rPr>
        <w:t>OFE</w:t>
      </w:r>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w:t>
      </w:r>
      <w:r w:rsidR="004525D2">
        <w:rPr>
          <w:rFonts w:eastAsiaTheme="minorEastAsia" w:hint="eastAsia"/>
          <w:sz w:val="21"/>
          <w:szCs w:val="21"/>
          <w:lang w:eastAsia="zh-CN"/>
        </w:rPr>
        <w:t>, modulators</w:t>
      </w:r>
      <w:r w:rsidRPr="00FA371A">
        <w:rPr>
          <w:rFonts w:eastAsiaTheme="minorEastAsia"/>
          <w:sz w:val="21"/>
          <w:szCs w:val="21"/>
          <w:lang w:eastAsia="zh-CN"/>
        </w:rPr>
        <w:t xml:space="preserve"> and detectors, the framework can be readily expanded to the ultraviolet or infrared regions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_Ref225087076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[18]</w:t>
      </w:r>
      <w:r w:rsidR="00D63AF4">
        <w:rPr>
          <w:rFonts w:eastAsiaTheme="minorEastAsia"/>
          <w:sz w:val="21"/>
          <w:szCs w:val="21"/>
          <w:lang w:eastAsia="zh-CN"/>
        </w:rPr>
        <w:fldChar w:fldCharType="end"/>
      </w:r>
      <w:r w:rsidRPr="00FA371A">
        <w:rPr>
          <w:rFonts w:eastAsiaTheme="minorEastAsia"/>
          <w:sz w:val="21"/>
          <w:szCs w:val="21"/>
          <w:lang w:eastAsia="zh-CN"/>
        </w:rPr>
        <w:t xml:space="preserve">, enabling molecular fingerprinting in complex environments. Second, coupling </w:t>
      </w:r>
      <w:r w:rsidR="006A152A">
        <w:rPr>
          <w:rFonts w:eastAsiaTheme="minorEastAsia"/>
          <w:sz w:val="21"/>
          <w:szCs w:val="21"/>
          <w:lang w:eastAsia="zh-CN"/>
        </w:rPr>
        <w:t>OFE</w:t>
      </w:r>
      <w:r w:rsidRPr="00FA371A">
        <w:rPr>
          <w:rFonts w:eastAsiaTheme="minorEastAsia"/>
          <w:sz w:val="21"/>
          <w:szCs w:val="21"/>
          <w:lang w:eastAsia="zh-CN"/>
        </w:rPr>
        <w:t xml:space="preserve"> with event cameras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_Ref225086928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[19]</w:t>
      </w:r>
      <w:r w:rsidR="00D63AF4">
        <w:rPr>
          <w:rFonts w:eastAsiaTheme="minorEastAsia"/>
          <w:sz w:val="21"/>
          <w:szCs w:val="21"/>
          <w:lang w:eastAsia="zh-CN"/>
        </w:rPr>
        <w:fldChar w:fldCharType="end"/>
      </w:r>
      <w:r w:rsidRPr="00FA371A">
        <w:rPr>
          <w:rFonts w:eastAsiaTheme="minorEastAsia"/>
          <w:sz w:val="21"/>
          <w:szCs w:val="21"/>
          <w:lang w:eastAsia="zh-CN"/>
        </w:rPr>
        <w:t xml:space="preserve"> (capable of microsecond-level temporal resolution) or SPAD arrays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_Ref225086920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[20]</w:t>
      </w:r>
      <w:r w:rsidR="00D63AF4">
        <w:rPr>
          <w:rFonts w:eastAsiaTheme="minorEastAsia"/>
          <w:sz w:val="21"/>
          <w:szCs w:val="21"/>
          <w:lang w:eastAsia="zh-CN"/>
        </w:rPr>
        <w:fldChar w:fldCharType="end"/>
      </w:r>
      <w:r w:rsidRPr="00FA371A">
        <w:rPr>
          <w:rFonts w:eastAsiaTheme="minorEastAsia"/>
          <w:sz w:val="21"/>
          <w:szCs w:val="21"/>
          <w:lang w:eastAsia="zh-CN"/>
        </w:rPr>
        <w:t xml:space="preserve">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r w:rsidR="006A152A">
        <w:rPr>
          <w:rFonts w:eastAsiaTheme="minorEastAsia"/>
          <w:sz w:val="21"/>
          <w:szCs w:val="21"/>
          <w:lang w:eastAsia="zh-CN"/>
        </w:rPr>
        <w:t>OFE</w:t>
      </w:r>
      <w:r w:rsidRPr="00FA371A">
        <w:rPr>
          <w:rFonts w:eastAsiaTheme="minorEastAsia"/>
          <w:sz w:val="21"/>
          <w:szCs w:val="21"/>
          <w:lang w:eastAsia="zh-CN"/>
        </w:rPr>
        <w:t xml:space="preserve"> opens new possibilities for real-time adaptive sensing. Unlike passive spectrometers, the </w:t>
      </w:r>
      <w:r w:rsidR="004525D2">
        <w:rPr>
          <w:rFonts w:eastAsiaTheme="minorEastAsia" w:hint="eastAsia"/>
          <w:sz w:val="21"/>
          <w:szCs w:val="21"/>
          <w:lang w:eastAsia="zh-CN"/>
        </w:rPr>
        <w:t>spectral channels</w:t>
      </w:r>
      <w:r w:rsidR="004525D2" w:rsidRPr="00FA371A">
        <w:rPr>
          <w:rFonts w:eastAsiaTheme="minorEastAsia"/>
          <w:sz w:val="21"/>
          <w:szCs w:val="21"/>
          <w:lang w:eastAsia="zh-CN"/>
        </w:rPr>
        <w:t xml:space="preserve"> </w:t>
      </w:r>
      <w:r w:rsidRPr="00FA371A">
        <w:rPr>
          <w:rFonts w:eastAsiaTheme="minorEastAsia"/>
          <w:sz w:val="21"/>
          <w:szCs w:val="21"/>
          <w:lang w:eastAsia="zh-CN"/>
        </w:rPr>
        <w:t xml:space="preserve">in </w:t>
      </w:r>
      <w:r w:rsidR="006A152A">
        <w:rPr>
          <w:rFonts w:eastAsiaTheme="minorEastAsia"/>
          <w:sz w:val="21"/>
          <w:szCs w:val="21"/>
          <w:lang w:eastAsia="zh-CN"/>
        </w:rPr>
        <w:t>OFE</w:t>
      </w:r>
      <w:r w:rsidRPr="00FA371A">
        <w:rPr>
          <w:rFonts w:eastAsiaTheme="minorEastAsia"/>
          <w:sz w:val="21"/>
          <w:szCs w:val="21"/>
          <w:lang w:eastAsia="zh-CN"/>
        </w:rPr>
        <w:t xml:space="preserve"> can be dynamically optimized based on initial measurements to maximize the reconstruction fidelity for specific spectral features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_Ref225086994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49799A">
        <w:rPr>
          <w:rFonts w:eastAsiaTheme="minorEastAsia"/>
          <w:sz w:val="21"/>
          <w:szCs w:val="21"/>
          <w:lang w:eastAsia="zh-CN"/>
        </w:rPr>
        <w:t>[21]</w:t>
      </w:r>
      <w:r w:rsidR="00D63AF4">
        <w:rPr>
          <w:rFonts w:eastAsiaTheme="minorEastAsia"/>
          <w:sz w:val="21"/>
          <w:szCs w:val="21"/>
          <w:lang w:eastAsia="zh-CN"/>
        </w:rPr>
        <w:fldChar w:fldCharType="end"/>
      </w:r>
      <w:r w:rsidRPr="00FA371A">
        <w:rPr>
          <w:rFonts w:eastAsiaTheme="minorEastAsia"/>
          <w:sz w:val="21"/>
          <w:szCs w:val="21"/>
          <w:lang w:eastAsia="zh-CN"/>
        </w:rPr>
        <w:t xml:space="preserve">, establishing a closed-loop framework for intelligent optical sensing. </w:t>
      </w:r>
      <w:bookmarkEnd w:id="1"/>
    </w:p>
    <w:p w14:paraId="68EEF89F" w14:textId="77777777" w:rsidR="000E2711" w:rsidRDefault="000E2711" w:rsidP="00D65C58">
      <w:pPr>
        <w:pStyle w:val="OSABody"/>
        <w:rPr>
          <w:rFonts w:ascii="Times New Roman" w:eastAsiaTheme="minorEastAsia" w:hAnsi="Times New Roman" w:cs="Times New Roman"/>
          <w:spacing w:val="-8"/>
          <w:kern w:val="0"/>
          <w:szCs w:val="21"/>
        </w:rPr>
      </w:pPr>
    </w:p>
    <w:p w14:paraId="32C4DCAE" w14:textId="36A17DD4" w:rsidR="000E2711" w:rsidRPr="00FA371A" w:rsidRDefault="000E2711" w:rsidP="000E2711">
      <w:pPr>
        <w:rPr>
          <w:rFonts w:eastAsiaTheme="minorEastAsia"/>
          <w:b/>
          <w:bCs/>
          <w:sz w:val="21"/>
          <w:szCs w:val="21"/>
          <w:lang w:eastAsia="zh-CN"/>
        </w:rPr>
      </w:pPr>
      <w:r>
        <w:rPr>
          <w:rFonts w:eastAsiaTheme="minorEastAsia"/>
          <w:b/>
          <w:bCs/>
          <w:sz w:val="21"/>
          <w:szCs w:val="21"/>
          <w:lang w:eastAsia="zh-CN"/>
        </w:rPr>
        <w:t>A</w:t>
      </w:r>
      <w:r>
        <w:rPr>
          <w:rFonts w:eastAsiaTheme="minorEastAsia" w:hint="eastAsia"/>
          <w:b/>
          <w:bCs/>
          <w:sz w:val="21"/>
          <w:szCs w:val="21"/>
          <w:lang w:eastAsia="zh-CN"/>
        </w:rPr>
        <w:t>cknowledgement</w:t>
      </w:r>
    </w:p>
    <w:p w14:paraId="7B509B12" w14:textId="6B1392AD" w:rsidR="00D65C58" w:rsidRPr="00D65C58" w:rsidRDefault="00D65C58" w:rsidP="00D65C58">
      <w:pPr>
        <w:pStyle w:val="OSABody"/>
        <w:rPr>
          <w:rFonts w:ascii="Times New Roman" w:eastAsiaTheme="minorEastAsia" w:hAnsi="Times New Roman" w:cs="Times New Roman"/>
          <w:spacing w:val="-8"/>
          <w:kern w:val="0"/>
          <w:szCs w:val="21"/>
        </w:rPr>
      </w:pPr>
      <w:r w:rsidRPr="00D65C58">
        <w:rPr>
          <w:rFonts w:ascii="Times New Roman" w:eastAsiaTheme="minorEastAsia" w:hAnsi="Times New Roman" w:cs="Times New Roman"/>
          <w:spacing w:val="-8"/>
          <w:kern w:val="0"/>
          <w:szCs w:val="21"/>
        </w:rPr>
        <w:lastRenderedPageBreak/>
        <w:t xml:space="preserve">We acknowledge the support from the Ningbo Public Welfare Research Program Project (2024Z234), the “Pioneer and Leading Goose” R&amp;D Program of Zhejiang (Nos. 2025C02159, 2025C02140, 2025C02159, 2023C03083, 2024C03045, 2024Z146), the National Natural Science Foundation of China (W2412107, 91233208, 62105284), the National Key Research and Development Program of China (2022YFB2804100, 2022YFC3601002), Ningbo Science and Technology Project (Nos. 2020Z077, 2023Z179, 2023Z122, 2024Z146), Science and Technology Plan Key Project of Taizhou City (24gyz01), Ningbo Top Medical and Health Research Program (No.2022020506), the Special Development Fund of Shanghai </w:t>
      </w:r>
      <w:proofErr w:type="spellStart"/>
      <w:r w:rsidRPr="00D65C58">
        <w:rPr>
          <w:rFonts w:ascii="Times New Roman" w:eastAsiaTheme="minorEastAsia" w:hAnsi="Times New Roman" w:cs="Times New Roman"/>
          <w:spacing w:val="-8"/>
          <w:kern w:val="0"/>
          <w:szCs w:val="21"/>
        </w:rPr>
        <w:t>Zhangjiang</w:t>
      </w:r>
      <w:proofErr w:type="spellEnd"/>
      <w:r w:rsidRPr="00D65C58">
        <w:rPr>
          <w:rFonts w:ascii="Times New Roman" w:eastAsiaTheme="minorEastAsia" w:hAnsi="Times New Roman" w:cs="Times New Roman"/>
          <w:spacing w:val="-8"/>
          <w:kern w:val="0"/>
          <w:szCs w:val="21"/>
        </w:rPr>
        <w:t xml:space="preserve"> Science City, the Special Development Fund of Hangzhou </w:t>
      </w:r>
      <w:proofErr w:type="spellStart"/>
      <w:r w:rsidRPr="00D65C58">
        <w:rPr>
          <w:rFonts w:ascii="Times New Roman" w:eastAsiaTheme="minorEastAsia" w:hAnsi="Times New Roman" w:cs="Times New Roman"/>
          <w:spacing w:val="-8"/>
          <w:kern w:val="0"/>
          <w:szCs w:val="21"/>
        </w:rPr>
        <w:t>Chengxi</w:t>
      </w:r>
      <w:proofErr w:type="spellEnd"/>
      <w:r w:rsidRPr="00D65C58">
        <w:rPr>
          <w:rFonts w:ascii="Times New Roman" w:eastAsiaTheme="minorEastAsia" w:hAnsi="Times New Roman" w:cs="Times New Roman"/>
          <w:spacing w:val="-8"/>
          <w:kern w:val="0"/>
          <w:szCs w:val="21"/>
        </w:rPr>
        <w:t xml:space="preserve"> Sci-tech Innovation Corridor, and the Fundamental Research Funds for the Central Universities (226-2024-00150). National Ten Thousand Talent Program (Young Talents)</w:t>
      </w:r>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4" w:name="_Ref225085922"/>
      <w:r w:rsidRPr="00376E55">
        <w:rPr>
          <w:rFonts w:eastAsiaTheme="minorEastAsia"/>
          <w:sz w:val="21"/>
          <w:szCs w:val="21"/>
          <w:lang w:eastAsia="zh-CN"/>
        </w:rPr>
        <w:t xml:space="preserve">Cui X, </w:t>
      </w:r>
      <w:proofErr w:type="spellStart"/>
      <w:r w:rsidRPr="00376E55">
        <w:rPr>
          <w:rFonts w:eastAsiaTheme="minorEastAsia"/>
          <w:sz w:val="21"/>
          <w:szCs w:val="21"/>
          <w:lang w:eastAsia="zh-CN"/>
        </w:rPr>
        <w:t>Nigmatulin</w:t>
      </w:r>
      <w:proofErr w:type="spellEnd"/>
      <w:r w:rsidRPr="00376E55">
        <w:rPr>
          <w:rFonts w:eastAsiaTheme="minorEastAsia"/>
          <w:sz w:val="21"/>
          <w:szCs w:val="21"/>
          <w:lang w:eastAsia="zh-CN"/>
        </w:rPr>
        <w:t xml:space="preserve"> F, Wang L, et al. Miniaturized spectral sensing with a tunable optoelectronic interface[J]. Science advances, 2025, 11(4): eado6886.</w:t>
      </w:r>
      <w:bookmarkEnd w:id="4"/>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5" w:name="_Ref225085940"/>
      <w:r w:rsidRPr="00376E55">
        <w:rPr>
          <w:rFonts w:eastAsiaTheme="minorEastAsia"/>
          <w:sz w:val="21"/>
          <w:szCs w:val="21"/>
          <w:lang w:eastAsia="zh-CN"/>
        </w:rPr>
        <w:t xml:space="preserve">Zhang D, Hou L, </w:t>
      </w:r>
      <w:proofErr w:type="spellStart"/>
      <w:r w:rsidRPr="00376E55">
        <w:rPr>
          <w:rFonts w:eastAsiaTheme="minorEastAsia"/>
          <w:sz w:val="21"/>
          <w:szCs w:val="21"/>
          <w:lang w:eastAsia="zh-CN"/>
        </w:rPr>
        <w:t>Lv</w:t>
      </w:r>
      <w:proofErr w:type="spellEnd"/>
      <w:r w:rsidRPr="00376E55">
        <w:rPr>
          <w:rFonts w:eastAsiaTheme="minorEastAsia"/>
          <w:sz w:val="21"/>
          <w:szCs w:val="21"/>
          <w:lang w:eastAsia="zh-CN"/>
        </w:rPr>
        <w:t xml:space="preserve"> L, et al. Precision agriculture: temporal and spatial modeling of wheat canopy spectral characteristics[J]. Agriculture, 2025, 15(3): 326.</w:t>
      </w:r>
      <w:bookmarkEnd w:id="5"/>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6" w:name="_Ref225085943"/>
      <w:r w:rsidRPr="00376E55">
        <w:rPr>
          <w:rFonts w:eastAsiaTheme="minorEastAsia"/>
          <w:sz w:val="21"/>
          <w:szCs w:val="21"/>
          <w:lang w:eastAsia="zh-CN"/>
        </w:rPr>
        <w:t xml:space="preserve">Oberski T, Walendzik B, </w:t>
      </w:r>
      <w:proofErr w:type="spellStart"/>
      <w:r w:rsidRPr="00376E55">
        <w:rPr>
          <w:rFonts w:eastAsiaTheme="minorEastAsia"/>
          <w:sz w:val="21"/>
          <w:szCs w:val="21"/>
          <w:lang w:eastAsia="zh-CN"/>
        </w:rPr>
        <w:t>Szejnfeld</w:t>
      </w:r>
      <w:proofErr w:type="spellEnd"/>
      <w:r w:rsidRPr="00376E55">
        <w:rPr>
          <w:rFonts w:eastAsiaTheme="minorEastAsia"/>
          <w:sz w:val="21"/>
          <w:szCs w:val="21"/>
          <w:lang w:eastAsia="zh-CN"/>
        </w:rPr>
        <w:t xml:space="preserve"> M. The monitoring of </w:t>
      </w:r>
      <w:proofErr w:type="spellStart"/>
      <w:r w:rsidRPr="00376E55">
        <w:rPr>
          <w:rFonts w:eastAsiaTheme="minorEastAsia"/>
          <w:sz w:val="21"/>
          <w:szCs w:val="21"/>
          <w:lang w:eastAsia="zh-CN"/>
        </w:rPr>
        <w:t>macroplastic</w:t>
      </w:r>
      <w:proofErr w:type="spellEnd"/>
      <w:r w:rsidRPr="00376E55">
        <w:rPr>
          <w:rFonts w:eastAsiaTheme="minorEastAsia"/>
          <w:sz w:val="21"/>
          <w:szCs w:val="21"/>
          <w:lang w:eastAsia="zh-CN"/>
        </w:rPr>
        <w:t xml:space="preserve"> waste in selected environment with UAV and multispectral imaging[J]. Sustainability, 2025, 17(5): 1997.</w:t>
      </w:r>
      <w:bookmarkEnd w:id="6"/>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7" w:name="_Ref225085948"/>
      <w:r w:rsidRPr="00376E55">
        <w:rPr>
          <w:rFonts w:eastAsiaTheme="minorEastAsia"/>
          <w:sz w:val="21"/>
          <w:szCs w:val="21"/>
          <w:lang w:eastAsia="zh-CN"/>
        </w:rPr>
        <w:t xml:space="preserve">Zou X, Shen Y, Jiao C, et al. Label-free resonance Raman spectral imaging reveals magnesium microsphere therapy attenuates oxidative damage in knee osteoarthritic rats[J]. </w:t>
      </w:r>
      <w:proofErr w:type="spellStart"/>
      <w:r w:rsidRPr="00376E55">
        <w:rPr>
          <w:rFonts w:eastAsiaTheme="minorEastAsia"/>
          <w:sz w:val="21"/>
          <w:szCs w:val="21"/>
          <w:lang w:eastAsia="zh-CN"/>
        </w:rPr>
        <w:t>Spectrochimica</w:t>
      </w:r>
      <w:proofErr w:type="spellEnd"/>
      <w:r w:rsidRPr="00376E55">
        <w:rPr>
          <w:rFonts w:eastAsiaTheme="minorEastAsia"/>
          <w:sz w:val="21"/>
          <w:szCs w:val="21"/>
          <w:lang w:eastAsia="zh-CN"/>
        </w:rPr>
        <w:t xml:space="preserve"> Acta Part A: Molecular and Biomolecular Spectroscopy, 2026: 127743.</w:t>
      </w:r>
      <w:bookmarkEnd w:id="7"/>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8" w:name="_Ref225085959"/>
      <w:r w:rsidRPr="00376E55">
        <w:rPr>
          <w:rFonts w:eastAsiaTheme="minorEastAsia"/>
          <w:sz w:val="21"/>
          <w:szCs w:val="21"/>
          <w:lang w:eastAsia="zh-CN"/>
        </w:rPr>
        <w:t>Liu W, Xu S, Lee C. Ultracompact on-chip spectral shaping using pixelated nano-opto-electro-mechanical gratings[J]. Science, 2025, 389(6762): 806-810.</w:t>
      </w:r>
      <w:bookmarkEnd w:id="8"/>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9" w:name="_Ref225085964"/>
      <w:proofErr w:type="spellStart"/>
      <w:r w:rsidRPr="00376E55">
        <w:rPr>
          <w:rFonts w:eastAsiaTheme="minorEastAsia"/>
          <w:sz w:val="21"/>
          <w:szCs w:val="21"/>
          <w:lang w:eastAsia="zh-CN"/>
        </w:rPr>
        <w:t>Grotevent</w:t>
      </w:r>
      <w:proofErr w:type="spellEnd"/>
      <w:r w:rsidRPr="00376E55">
        <w:rPr>
          <w:rFonts w:eastAsiaTheme="minorEastAsia"/>
          <w:sz w:val="21"/>
          <w:szCs w:val="21"/>
          <w:lang w:eastAsia="zh-CN"/>
        </w:rPr>
        <w:t xml:space="preserve"> M J, Yakunin S, Bachmann D, et al. Integrated </w:t>
      </w:r>
      <w:proofErr w:type="gramStart"/>
      <w:r w:rsidRPr="00376E55">
        <w:rPr>
          <w:rFonts w:eastAsiaTheme="minorEastAsia"/>
          <w:sz w:val="21"/>
          <w:szCs w:val="21"/>
          <w:lang w:eastAsia="zh-CN"/>
        </w:rPr>
        <w:t>photodetectors</w:t>
      </w:r>
      <w:proofErr w:type="gramEnd"/>
      <w:r w:rsidRPr="00376E55">
        <w:rPr>
          <w:rFonts w:eastAsiaTheme="minorEastAsia"/>
          <w:sz w:val="21"/>
          <w:szCs w:val="21"/>
          <w:lang w:eastAsia="zh-CN"/>
        </w:rPr>
        <w:t xml:space="preserve"> for compact Fourier-transform waveguide spectrometers[J]. Nature Photonics, 2023, 17(1): 59-64.</w:t>
      </w:r>
      <w:bookmarkEnd w:id="9"/>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10" w:name="_Ref225086333"/>
      <w:r w:rsidRPr="00376E55">
        <w:rPr>
          <w:rFonts w:eastAsiaTheme="minorEastAsia"/>
          <w:sz w:val="21"/>
          <w:szCs w:val="21"/>
          <w:lang w:eastAsia="zh-CN"/>
        </w:rPr>
        <w:t xml:space="preserve">Hong D, Li C, </w:t>
      </w:r>
      <w:proofErr w:type="spellStart"/>
      <w:r w:rsidRPr="00376E55">
        <w:rPr>
          <w:rFonts w:eastAsiaTheme="minorEastAsia"/>
          <w:sz w:val="21"/>
          <w:szCs w:val="21"/>
          <w:lang w:eastAsia="zh-CN"/>
        </w:rPr>
        <w:t>Yokoya</w:t>
      </w:r>
      <w:proofErr w:type="spellEnd"/>
      <w:r w:rsidRPr="00376E55">
        <w:rPr>
          <w:rFonts w:eastAsiaTheme="minorEastAsia"/>
          <w:sz w:val="21"/>
          <w:szCs w:val="21"/>
          <w:lang w:eastAsia="zh-CN"/>
        </w:rPr>
        <w:t xml:space="preserve"> N, et al. Hyperspectral imaging[J]. Nature Reviews Methods Primers, 2026, 6(1): 19.</w:t>
      </w:r>
      <w:bookmarkEnd w:id="10"/>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11" w:name="_Ref225087403"/>
      <w:r w:rsidRPr="006E2DD4">
        <w:rPr>
          <w:rFonts w:eastAsiaTheme="minorEastAsia"/>
          <w:sz w:val="21"/>
          <w:szCs w:val="21"/>
          <w:lang w:eastAsia="zh-CN"/>
        </w:rPr>
        <w:t>Cui K, Huang Y. On-chip spectral imaging and sensing transition towards marketable technologies[J]. Nature Reviews Electrical Engineering, 2025, 2(3): 151-152.</w:t>
      </w:r>
      <w:bookmarkEnd w:id="11"/>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12" w:name="_Ref225087441"/>
      <w:r w:rsidRPr="005A4D1C">
        <w:rPr>
          <w:rFonts w:eastAsiaTheme="minorEastAsia"/>
          <w:sz w:val="21"/>
          <w:szCs w:val="21"/>
          <w:lang w:eastAsia="zh-CN"/>
        </w:rPr>
        <w:t xml:space="preserve">Chen Z, Qu G, He Z, et al. Single‐Pixel Multispectral Imaging </w:t>
      </w:r>
      <w:proofErr w:type="gramStart"/>
      <w:r w:rsidRPr="005A4D1C">
        <w:rPr>
          <w:rFonts w:eastAsiaTheme="minorEastAsia"/>
          <w:sz w:val="21"/>
          <w:szCs w:val="21"/>
          <w:lang w:eastAsia="zh-CN"/>
        </w:rPr>
        <w:t>With</w:t>
      </w:r>
      <w:proofErr w:type="gramEnd"/>
      <w:r w:rsidRPr="005A4D1C">
        <w:rPr>
          <w:rFonts w:eastAsiaTheme="minorEastAsia"/>
          <w:sz w:val="21"/>
          <w:szCs w:val="21"/>
          <w:lang w:eastAsia="zh-CN"/>
        </w:rPr>
        <w:t xml:space="preserve"> Customized Pixelated Spectral Mask Plate[J]. Laser &amp; Photonics Reviews, 2026: e03207.</w:t>
      </w:r>
      <w:bookmarkEnd w:id="12"/>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13" w:name="_Ref225086728"/>
      <w:r w:rsidRPr="003F7747">
        <w:rPr>
          <w:rFonts w:eastAsiaTheme="minorEastAsia"/>
          <w:sz w:val="21"/>
          <w:szCs w:val="21"/>
          <w:lang w:eastAsia="zh-CN"/>
        </w:rPr>
        <w:t xml:space="preserve">Hong D, Zhang B, Li X, et al. </w:t>
      </w:r>
      <w:proofErr w:type="spellStart"/>
      <w:r w:rsidRPr="003F7747">
        <w:rPr>
          <w:rFonts w:eastAsiaTheme="minorEastAsia"/>
          <w:sz w:val="21"/>
          <w:szCs w:val="21"/>
          <w:lang w:eastAsia="zh-CN"/>
        </w:rPr>
        <w:t>SpectralGPT</w:t>
      </w:r>
      <w:proofErr w:type="spellEnd"/>
      <w:r w:rsidRPr="003F7747">
        <w:rPr>
          <w:rFonts w:eastAsiaTheme="minorEastAsia"/>
          <w:sz w:val="21"/>
          <w:szCs w:val="21"/>
          <w:lang w:eastAsia="zh-CN"/>
        </w:rPr>
        <w:t>: Spectral remote sensing foundation model[J]. IEEE transactions on pattern analysis and machine intelligence, 2024, 46(8): 5227-5244.</w:t>
      </w:r>
      <w:bookmarkEnd w:id="13"/>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14" w:name="_Ref225086346"/>
      <w:r w:rsidRPr="00376E55">
        <w:rPr>
          <w:rFonts w:eastAsiaTheme="minorEastAsia"/>
          <w:sz w:val="21"/>
          <w:szCs w:val="21"/>
          <w:lang w:eastAsia="zh-CN"/>
        </w:rPr>
        <w:t>Hua X, Wang Y, Wang S, et al. Ultra-compact snapshot spectral light-field imaging[J]. Nature communications, 2022, 13(1): 2732.</w:t>
      </w:r>
      <w:bookmarkEnd w:id="14"/>
    </w:p>
    <w:p w14:paraId="066DB0B3" w14:textId="41099426" w:rsidR="00DB6919" w:rsidRPr="00544283" w:rsidRDefault="00DB6919" w:rsidP="00DB6919">
      <w:pPr>
        <w:pStyle w:val="af2"/>
        <w:numPr>
          <w:ilvl w:val="0"/>
          <w:numId w:val="1"/>
        </w:numPr>
        <w:ind w:firstLineChars="0"/>
        <w:jc w:val="both"/>
        <w:rPr>
          <w:rFonts w:eastAsiaTheme="minorEastAsia"/>
          <w:sz w:val="21"/>
          <w:szCs w:val="21"/>
          <w:lang w:eastAsia="zh-CN"/>
        </w:rPr>
      </w:pPr>
      <w:bookmarkStart w:id="15" w:name="_Ref225086429"/>
      <w:r w:rsidRPr="00544283">
        <w:rPr>
          <w:rFonts w:eastAsiaTheme="minorEastAsia"/>
          <w:sz w:val="21"/>
          <w:szCs w:val="21"/>
          <w:lang w:eastAsia="zh-CN"/>
        </w:rPr>
        <w:t>Yao Z, Liu S, Wang Y, et al. Integrated lithium niobate photonics for sub-</w:t>
      </w:r>
      <w:proofErr w:type="spellStart"/>
      <w:r w:rsidRPr="00544283">
        <w:rPr>
          <w:rFonts w:eastAsiaTheme="minorEastAsia"/>
          <w:sz w:val="21"/>
          <w:szCs w:val="21"/>
          <w:lang w:eastAsia="zh-CN"/>
        </w:rPr>
        <w:t>ångström</w:t>
      </w:r>
      <w:proofErr w:type="spellEnd"/>
      <w:r w:rsidRPr="00544283">
        <w:rPr>
          <w:rFonts w:eastAsiaTheme="minorEastAsia"/>
          <w:sz w:val="21"/>
          <w:szCs w:val="21"/>
          <w:lang w:eastAsia="zh-CN"/>
        </w:rPr>
        <w:t xml:space="preserve"> snapshot spectroscopy[J]. Nature, 2025, 646(8085): 567-575.</w:t>
      </w:r>
      <w:bookmarkEnd w:id="15"/>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16" w:name="_Ref225086443"/>
      <w:r w:rsidRPr="00DB6919">
        <w:rPr>
          <w:rFonts w:eastAsiaTheme="minorEastAsia"/>
          <w:sz w:val="21"/>
          <w:szCs w:val="21"/>
          <w:lang w:eastAsia="zh-CN"/>
        </w:rPr>
        <w:t xml:space="preserve">Zhou P, </w:t>
      </w:r>
      <w:proofErr w:type="spellStart"/>
      <w:r w:rsidRPr="00DB6919">
        <w:rPr>
          <w:rFonts w:eastAsiaTheme="minorEastAsia"/>
          <w:sz w:val="21"/>
          <w:szCs w:val="21"/>
          <w:lang w:eastAsia="zh-CN"/>
        </w:rPr>
        <w:t>Lv</w:t>
      </w:r>
      <w:proofErr w:type="spellEnd"/>
      <w:r w:rsidRPr="00DB6919">
        <w:rPr>
          <w:rFonts w:eastAsiaTheme="minorEastAsia"/>
          <w:sz w:val="21"/>
          <w:szCs w:val="21"/>
          <w:lang w:eastAsia="zh-CN"/>
        </w:rPr>
        <w:t xml:space="preserve"> Y, Zheng Y, et al. CTIS spectral image reconstruction technology based on slit-scanning architecture[J]. Optics Express, 2024, 32(14): 25276-25291.</w:t>
      </w:r>
      <w:bookmarkEnd w:id="16"/>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17" w:name="_Ref225086565"/>
      <w:r w:rsidRPr="003F7747">
        <w:rPr>
          <w:rFonts w:eastAsiaTheme="minorEastAsia"/>
          <w:sz w:val="21"/>
          <w:szCs w:val="21"/>
          <w:lang w:eastAsia="zh-CN"/>
        </w:rPr>
        <w:t>Adhikari S, Gross N, Wilson K S, et al. On-chip lock-in detection for ultrafast spectroscopy of single particles[J]. The Journal of Physical Chemistry C, 2024, 128(21): 8708-8715.</w:t>
      </w:r>
      <w:bookmarkEnd w:id="17"/>
    </w:p>
    <w:p w14:paraId="0C8D9387" w14:textId="7B2B12C2" w:rsidR="00B66FDF" w:rsidRDefault="00B66FDF" w:rsidP="007624E9">
      <w:pPr>
        <w:pStyle w:val="af2"/>
        <w:numPr>
          <w:ilvl w:val="0"/>
          <w:numId w:val="1"/>
        </w:numPr>
        <w:ind w:firstLineChars="0"/>
        <w:jc w:val="both"/>
        <w:rPr>
          <w:rFonts w:eastAsiaTheme="minorEastAsia"/>
          <w:sz w:val="21"/>
          <w:szCs w:val="21"/>
          <w:lang w:eastAsia="zh-CN"/>
        </w:rPr>
      </w:pPr>
      <w:bookmarkStart w:id="18" w:name="_Ref225433401"/>
      <w:r w:rsidRPr="00B66FDF">
        <w:rPr>
          <w:rFonts w:eastAsiaTheme="minorEastAsia"/>
          <w:sz w:val="21"/>
          <w:szCs w:val="21"/>
          <w:lang w:eastAsia="zh-CN"/>
        </w:rPr>
        <w:t>J. I. Park, M. H. Lee, M. D. Grossberg, et al. 2007 IEEE 11th International Conference on Computer Vision. IEEE, 2007: 1-8.</w:t>
      </w:r>
      <w:bookmarkEnd w:id="18"/>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19" w:name="_Ref225087173"/>
      <w:r w:rsidRPr="003F7747">
        <w:rPr>
          <w:rFonts w:eastAsiaTheme="minorEastAsia"/>
          <w:sz w:val="21"/>
          <w:szCs w:val="21"/>
          <w:lang w:eastAsia="zh-CN"/>
        </w:rPr>
        <w:lastRenderedPageBreak/>
        <w:t>Shao Z, Huang G, Mielczarek A, et al. Robust spectral sensor for standoff biometric detection[J]. Nature Sensors, 2026: 1-8.</w:t>
      </w:r>
      <w:bookmarkEnd w:id="19"/>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20" w:name="_Ref225087125"/>
      <w:r w:rsidRPr="00D63AF4">
        <w:rPr>
          <w:rFonts w:eastAsiaTheme="minorEastAsia"/>
          <w:sz w:val="21"/>
          <w:szCs w:val="21"/>
          <w:lang w:eastAsia="zh-CN"/>
        </w:rPr>
        <w:t>Wörner H J, Wolf J P. Ultrafast spectroscopy of liquids using extreme-ultraviolet to soft-X-ray pulses[J]. Nature Reviews Chemistry, 2025, 9(3): 185-199.</w:t>
      </w:r>
      <w:bookmarkEnd w:id="20"/>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21" w:name="_Ref225087076"/>
      <w:r w:rsidRPr="00D63AF4">
        <w:rPr>
          <w:rFonts w:eastAsiaTheme="minorEastAsia"/>
          <w:sz w:val="21"/>
          <w:szCs w:val="21"/>
          <w:lang w:eastAsia="zh-CN"/>
        </w:rPr>
        <w:t>Yu H, Memon M H, Yao M, et al. A miniaturized cascaded-diode-array spectral imager[J]. Nature Photonics, 2025, 19(12): 1322-1329.</w:t>
      </w:r>
      <w:bookmarkEnd w:id="21"/>
    </w:p>
    <w:p w14:paraId="70359674" w14:textId="6AC3F365" w:rsidR="00D63AF4" w:rsidRPr="00544283" w:rsidRDefault="00D63AF4" w:rsidP="00D63AF4">
      <w:pPr>
        <w:pStyle w:val="af2"/>
        <w:numPr>
          <w:ilvl w:val="0"/>
          <w:numId w:val="1"/>
        </w:numPr>
        <w:ind w:firstLineChars="0"/>
        <w:jc w:val="both"/>
        <w:rPr>
          <w:rFonts w:eastAsiaTheme="minorEastAsia"/>
          <w:sz w:val="21"/>
          <w:szCs w:val="21"/>
          <w:lang w:eastAsia="zh-CN"/>
        </w:rPr>
      </w:pPr>
      <w:bookmarkStart w:id="22" w:name="_Ref225086928"/>
      <w:r w:rsidRPr="00D63AF4">
        <w:rPr>
          <w:rFonts w:eastAsiaTheme="minorEastAsia"/>
          <w:sz w:val="21"/>
          <w:szCs w:val="21"/>
          <w:lang w:eastAsia="zh-CN"/>
        </w:rPr>
        <w:t>Yu B, Liang J, Wang Z, et al. Active hyperspectral imaging using an event camera[C]//Proceedings of the Computer Vision and Pattern Recognition Conference. 2025: 929-939.</w:t>
      </w:r>
      <w:bookmarkEnd w:id="22"/>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23" w:name="_Ref225086920"/>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bookmarkEnd w:id="23"/>
    </w:p>
    <w:p w14:paraId="2ABA4E8C" w14:textId="60631EF4" w:rsidR="00D63AF4" w:rsidRPr="00544283" w:rsidRDefault="00D63AF4" w:rsidP="00544283">
      <w:pPr>
        <w:pStyle w:val="af2"/>
        <w:numPr>
          <w:ilvl w:val="0"/>
          <w:numId w:val="1"/>
        </w:numPr>
        <w:ind w:firstLineChars="0"/>
        <w:jc w:val="both"/>
        <w:rPr>
          <w:rFonts w:eastAsiaTheme="minorEastAsia"/>
          <w:sz w:val="21"/>
          <w:szCs w:val="21"/>
          <w:lang w:eastAsia="zh-CN"/>
        </w:rPr>
      </w:pPr>
      <w:bookmarkStart w:id="24" w:name="_Ref225086994"/>
      <w:r w:rsidRPr="00D63AF4">
        <w:rPr>
          <w:rFonts w:eastAsiaTheme="minorEastAsia"/>
          <w:sz w:val="21"/>
          <w:szCs w:val="21"/>
          <w:lang w:eastAsia="zh-CN"/>
        </w:rPr>
        <w:t>Yuan Y, Sun R, Xie X, et al. Multispectral imaging colorimetric measurement method with illumination-adaptive white calibration[J]. JOSA A, 2025, 42(7): 898-907.</w:t>
      </w:r>
      <w:bookmarkEnd w:id="24"/>
    </w:p>
    <w:sectPr w:rsidR="00D63AF4" w:rsidRPr="005442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B2BF" w14:textId="77777777" w:rsidR="00DB611F" w:rsidRDefault="00DB611F" w:rsidP="00872910">
      <w:r>
        <w:separator/>
      </w:r>
    </w:p>
  </w:endnote>
  <w:endnote w:type="continuationSeparator" w:id="0">
    <w:p w14:paraId="2DB2C6BC" w14:textId="77777777" w:rsidR="00DB611F" w:rsidRDefault="00DB611F"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F810" w14:textId="77777777" w:rsidR="00DB611F" w:rsidRDefault="00DB611F" w:rsidP="00872910">
      <w:r>
        <w:separator/>
      </w:r>
    </w:p>
  </w:footnote>
  <w:footnote w:type="continuationSeparator" w:id="0">
    <w:p w14:paraId="778E6AF2" w14:textId="77777777" w:rsidR="00DB611F" w:rsidRDefault="00DB611F"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wUA8SSMkywAAAA="/>
  </w:docVars>
  <w:rsids>
    <w:rsidRoot w:val="00BD525D"/>
    <w:rsid w:val="00001145"/>
    <w:rsid w:val="00002C37"/>
    <w:rsid w:val="0000360E"/>
    <w:rsid w:val="000061FD"/>
    <w:rsid w:val="00007610"/>
    <w:rsid w:val="000102CA"/>
    <w:rsid w:val="00010620"/>
    <w:rsid w:val="00011E23"/>
    <w:rsid w:val="00013261"/>
    <w:rsid w:val="00014526"/>
    <w:rsid w:val="000164F2"/>
    <w:rsid w:val="000212CD"/>
    <w:rsid w:val="00022FB2"/>
    <w:rsid w:val="0002413E"/>
    <w:rsid w:val="00026F58"/>
    <w:rsid w:val="00027A72"/>
    <w:rsid w:val="00030199"/>
    <w:rsid w:val="0003127B"/>
    <w:rsid w:val="000313A0"/>
    <w:rsid w:val="00031CB1"/>
    <w:rsid w:val="00047DFA"/>
    <w:rsid w:val="00050D80"/>
    <w:rsid w:val="00053156"/>
    <w:rsid w:val="00053A9B"/>
    <w:rsid w:val="0006694C"/>
    <w:rsid w:val="00070DFF"/>
    <w:rsid w:val="00071B23"/>
    <w:rsid w:val="00076B98"/>
    <w:rsid w:val="00081B38"/>
    <w:rsid w:val="00081C77"/>
    <w:rsid w:val="00082A25"/>
    <w:rsid w:val="00085424"/>
    <w:rsid w:val="00090C84"/>
    <w:rsid w:val="00094EC5"/>
    <w:rsid w:val="0009518E"/>
    <w:rsid w:val="00095419"/>
    <w:rsid w:val="00097C8E"/>
    <w:rsid w:val="000A02FA"/>
    <w:rsid w:val="000A3657"/>
    <w:rsid w:val="000B06A5"/>
    <w:rsid w:val="000B2A41"/>
    <w:rsid w:val="000B4CC6"/>
    <w:rsid w:val="000B5DFC"/>
    <w:rsid w:val="000B6214"/>
    <w:rsid w:val="000C0B42"/>
    <w:rsid w:val="000C4078"/>
    <w:rsid w:val="000D3309"/>
    <w:rsid w:val="000D3AC6"/>
    <w:rsid w:val="000D4513"/>
    <w:rsid w:val="000D7019"/>
    <w:rsid w:val="000E0B6E"/>
    <w:rsid w:val="000E2711"/>
    <w:rsid w:val="000E2CB8"/>
    <w:rsid w:val="000F0C16"/>
    <w:rsid w:val="000F1191"/>
    <w:rsid w:val="000F564C"/>
    <w:rsid w:val="000F6CF7"/>
    <w:rsid w:val="00103EE5"/>
    <w:rsid w:val="00104BE4"/>
    <w:rsid w:val="001067E6"/>
    <w:rsid w:val="0010690C"/>
    <w:rsid w:val="00112ED2"/>
    <w:rsid w:val="00113604"/>
    <w:rsid w:val="00113660"/>
    <w:rsid w:val="001137F3"/>
    <w:rsid w:val="001148E3"/>
    <w:rsid w:val="0011785D"/>
    <w:rsid w:val="00120802"/>
    <w:rsid w:val="00120B00"/>
    <w:rsid w:val="00122346"/>
    <w:rsid w:val="001238F9"/>
    <w:rsid w:val="00123A3F"/>
    <w:rsid w:val="0012450A"/>
    <w:rsid w:val="00130500"/>
    <w:rsid w:val="0013275F"/>
    <w:rsid w:val="00135684"/>
    <w:rsid w:val="00136249"/>
    <w:rsid w:val="0014063F"/>
    <w:rsid w:val="001435C0"/>
    <w:rsid w:val="00147121"/>
    <w:rsid w:val="00150923"/>
    <w:rsid w:val="00157284"/>
    <w:rsid w:val="00162761"/>
    <w:rsid w:val="00164ABB"/>
    <w:rsid w:val="00165C71"/>
    <w:rsid w:val="00170707"/>
    <w:rsid w:val="00174A3E"/>
    <w:rsid w:val="001804F0"/>
    <w:rsid w:val="00184EC6"/>
    <w:rsid w:val="001A3DDD"/>
    <w:rsid w:val="001A4F57"/>
    <w:rsid w:val="001B404D"/>
    <w:rsid w:val="001B43AC"/>
    <w:rsid w:val="001B4563"/>
    <w:rsid w:val="001B724E"/>
    <w:rsid w:val="001C0321"/>
    <w:rsid w:val="001C4194"/>
    <w:rsid w:val="001C570B"/>
    <w:rsid w:val="001C6FA6"/>
    <w:rsid w:val="001D0594"/>
    <w:rsid w:val="001D0E93"/>
    <w:rsid w:val="001D0FF1"/>
    <w:rsid w:val="001D291F"/>
    <w:rsid w:val="001D4EE0"/>
    <w:rsid w:val="001D6C6E"/>
    <w:rsid w:val="001E2D44"/>
    <w:rsid w:val="001E526E"/>
    <w:rsid w:val="001E678D"/>
    <w:rsid w:val="001F0433"/>
    <w:rsid w:val="001F0A2F"/>
    <w:rsid w:val="001F103E"/>
    <w:rsid w:val="00202431"/>
    <w:rsid w:val="00203F2E"/>
    <w:rsid w:val="00206092"/>
    <w:rsid w:val="00207578"/>
    <w:rsid w:val="002105D3"/>
    <w:rsid w:val="0021083C"/>
    <w:rsid w:val="00210C2C"/>
    <w:rsid w:val="00210DCC"/>
    <w:rsid w:val="00215677"/>
    <w:rsid w:val="00221C33"/>
    <w:rsid w:val="00226BDB"/>
    <w:rsid w:val="00231EA3"/>
    <w:rsid w:val="00232439"/>
    <w:rsid w:val="00235649"/>
    <w:rsid w:val="00236CB6"/>
    <w:rsid w:val="00241C6D"/>
    <w:rsid w:val="00242BF9"/>
    <w:rsid w:val="002451B2"/>
    <w:rsid w:val="0024629A"/>
    <w:rsid w:val="00251A77"/>
    <w:rsid w:val="00252A19"/>
    <w:rsid w:val="0025322A"/>
    <w:rsid w:val="0025580B"/>
    <w:rsid w:val="00275AB1"/>
    <w:rsid w:val="00277A2A"/>
    <w:rsid w:val="00280140"/>
    <w:rsid w:val="00281949"/>
    <w:rsid w:val="00283578"/>
    <w:rsid w:val="0028386E"/>
    <w:rsid w:val="002873E0"/>
    <w:rsid w:val="0028775A"/>
    <w:rsid w:val="00290D7F"/>
    <w:rsid w:val="00292256"/>
    <w:rsid w:val="00293CF8"/>
    <w:rsid w:val="00294BCD"/>
    <w:rsid w:val="002973F5"/>
    <w:rsid w:val="00297927"/>
    <w:rsid w:val="002A7D7E"/>
    <w:rsid w:val="002B093A"/>
    <w:rsid w:val="002B1474"/>
    <w:rsid w:val="002B73DC"/>
    <w:rsid w:val="002C2A61"/>
    <w:rsid w:val="002D0CFB"/>
    <w:rsid w:val="002D1D3B"/>
    <w:rsid w:val="002D304B"/>
    <w:rsid w:val="002D7026"/>
    <w:rsid w:val="002E1C08"/>
    <w:rsid w:val="002E1DDA"/>
    <w:rsid w:val="002E2014"/>
    <w:rsid w:val="002F1914"/>
    <w:rsid w:val="002F1D49"/>
    <w:rsid w:val="002F2C72"/>
    <w:rsid w:val="002F38B1"/>
    <w:rsid w:val="002F5121"/>
    <w:rsid w:val="00306591"/>
    <w:rsid w:val="00306CCE"/>
    <w:rsid w:val="00313A56"/>
    <w:rsid w:val="003147ED"/>
    <w:rsid w:val="00316015"/>
    <w:rsid w:val="00331C6B"/>
    <w:rsid w:val="0033323C"/>
    <w:rsid w:val="00335F30"/>
    <w:rsid w:val="0034362E"/>
    <w:rsid w:val="003467DB"/>
    <w:rsid w:val="00346AD3"/>
    <w:rsid w:val="00351E91"/>
    <w:rsid w:val="00352748"/>
    <w:rsid w:val="0035456B"/>
    <w:rsid w:val="003554AD"/>
    <w:rsid w:val="003617C1"/>
    <w:rsid w:val="00361F10"/>
    <w:rsid w:val="00363157"/>
    <w:rsid w:val="00363DAF"/>
    <w:rsid w:val="00366415"/>
    <w:rsid w:val="0036715E"/>
    <w:rsid w:val="00370098"/>
    <w:rsid w:val="00370D56"/>
    <w:rsid w:val="00371485"/>
    <w:rsid w:val="00374212"/>
    <w:rsid w:val="00376E55"/>
    <w:rsid w:val="003804C7"/>
    <w:rsid w:val="00380812"/>
    <w:rsid w:val="00381ED8"/>
    <w:rsid w:val="00382B24"/>
    <w:rsid w:val="00382B9A"/>
    <w:rsid w:val="00383524"/>
    <w:rsid w:val="00383969"/>
    <w:rsid w:val="003876E2"/>
    <w:rsid w:val="0039268E"/>
    <w:rsid w:val="00396351"/>
    <w:rsid w:val="00396811"/>
    <w:rsid w:val="003A0C10"/>
    <w:rsid w:val="003A3EAB"/>
    <w:rsid w:val="003A5C4A"/>
    <w:rsid w:val="003A752B"/>
    <w:rsid w:val="003A7AAD"/>
    <w:rsid w:val="003A7E7F"/>
    <w:rsid w:val="003B1F49"/>
    <w:rsid w:val="003B24E6"/>
    <w:rsid w:val="003B3FA3"/>
    <w:rsid w:val="003C30AA"/>
    <w:rsid w:val="003C5460"/>
    <w:rsid w:val="003C5624"/>
    <w:rsid w:val="003C6966"/>
    <w:rsid w:val="003C7438"/>
    <w:rsid w:val="003D022F"/>
    <w:rsid w:val="003D2E67"/>
    <w:rsid w:val="003E09A5"/>
    <w:rsid w:val="003E1354"/>
    <w:rsid w:val="003E4F6B"/>
    <w:rsid w:val="003F1206"/>
    <w:rsid w:val="003F6012"/>
    <w:rsid w:val="003F72E2"/>
    <w:rsid w:val="003F7747"/>
    <w:rsid w:val="00405E1C"/>
    <w:rsid w:val="004143BD"/>
    <w:rsid w:val="004150C7"/>
    <w:rsid w:val="00417411"/>
    <w:rsid w:val="0041750E"/>
    <w:rsid w:val="00421A8E"/>
    <w:rsid w:val="00426F26"/>
    <w:rsid w:val="004273D1"/>
    <w:rsid w:val="00427BBF"/>
    <w:rsid w:val="004343DC"/>
    <w:rsid w:val="004373CD"/>
    <w:rsid w:val="00440AFD"/>
    <w:rsid w:val="004427E5"/>
    <w:rsid w:val="00444C10"/>
    <w:rsid w:val="0044526C"/>
    <w:rsid w:val="00446EBA"/>
    <w:rsid w:val="004525D2"/>
    <w:rsid w:val="00454211"/>
    <w:rsid w:val="0045788A"/>
    <w:rsid w:val="00460160"/>
    <w:rsid w:val="00461D6C"/>
    <w:rsid w:val="0046374D"/>
    <w:rsid w:val="004641EC"/>
    <w:rsid w:val="00470709"/>
    <w:rsid w:val="004724FA"/>
    <w:rsid w:val="00474982"/>
    <w:rsid w:val="0047524F"/>
    <w:rsid w:val="00475AC3"/>
    <w:rsid w:val="00476650"/>
    <w:rsid w:val="00476FE3"/>
    <w:rsid w:val="00480300"/>
    <w:rsid w:val="00482839"/>
    <w:rsid w:val="00482DB1"/>
    <w:rsid w:val="00486711"/>
    <w:rsid w:val="00492615"/>
    <w:rsid w:val="0049799A"/>
    <w:rsid w:val="004A0FF1"/>
    <w:rsid w:val="004A42C2"/>
    <w:rsid w:val="004A46BA"/>
    <w:rsid w:val="004A4D63"/>
    <w:rsid w:val="004B0C8E"/>
    <w:rsid w:val="004B5C9D"/>
    <w:rsid w:val="004B7EF0"/>
    <w:rsid w:val="004C0AEE"/>
    <w:rsid w:val="004C1430"/>
    <w:rsid w:val="004C3751"/>
    <w:rsid w:val="004C4079"/>
    <w:rsid w:val="004D0289"/>
    <w:rsid w:val="004D3F59"/>
    <w:rsid w:val="004D6F2D"/>
    <w:rsid w:val="004E2164"/>
    <w:rsid w:val="004E6E28"/>
    <w:rsid w:val="004E7317"/>
    <w:rsid w:val="004F01A7"/>
    <w:rsid w:val="004F17BD"/>
    <w:rsid w:val="004F760A"/>
    <w:rsid w:val="00501345"/>
    <w:rsid w:val="005023F0"/>
    <w:rsid w:val="00502F8C"/>
    <w:rsid w:val="00503D54"/>
    <w:rsid w:val="00506274"/>
    <w:rsid w:val="00506DEA"/>
    <w:rsid w:val="00507660"/>
    <w:rsid w:val="00510191"/>
    <w:rsid w:val="00511BE9"/>
    <w:rsid w:val="00512A7C"/>
    <w:rsid w:val="00513C40"/>
    <w:rsid w:val="00514581"/>
    <w:rsid w:val="00515D51"/>
    <w:rsid w:val="00516B1E"/>
    <w:rsid w:val="00516CD3"/>
    <w:rsid w:val="005201C6"/>
    <w:rsid w:val="00522286"/>
    <w:rsid w:val="005250F9"/>
    <w:rsid w:val="0052695A"/>
    <w:rsid w:val="00527A39"/>
    <w:rsid w:val="00530D27"/>
    <w:rsid w:val="0053290B"/>
    <w:rsid w:val="0053371F"/>
    <w:rsid w:val="00534C46"/>
    <w:rsid w:val="0053779F"/>
    <w:rsid w:val="00544283"/>
    <w:rsid w:val="005465D3"/>
    <w:rsid w:val="00546EC7"/>
    <w:rsid w:val="00547E9D"/>
    <w:rsid w:val="005509E5"/>
    <w:rsid w:val="00550DD9"/>
    <w:rsid w:val="005574CC"/>
    <w:rsid w:val="005633F4"/>
    <w:rsid w:val="00564355"/>
    <w:rsid w:val="005646D5"/>
    <w:rsid w:val="00572526"/>
    <w:rsid w:val="005735E5"/>
    <w:rsid w:val="00577A6A"/>
    <w:rsid w:val="00581D2C"/>
    <w:rsid w:val="0058474C"/>
    <w:rsid w:val="00584823"/>
    <w:rsid w:val="00586A3F"/>
    <w:rsid w:val="00591293"/>
    <w:rsid w:val="005940A5"/>
    <w:rsid w:val="0059457F"/>
    <w:rsid w:val="005A1EEB"/>
    <w:rsid w:val="005A4A3A"/>
    <w:rsid w:val="005A4D1C"/>
    <w:rsid w:val="005A76A5"/>
    <w:rsid w:val="005B0ABA"/>
    <w:rsid w:val="005B212F"/>
    <w:rsid w:val="005B7DEC"/>
    <w:rsid w:val="005C75E6"/>
    <w:rsid w:val="005D00D6"/>
    <w:rsid w:val="005D0518"/>
    <w:rsid w:val="005D3ED4"/>
    <w:rsid w:val="005D4874"/>
    <w:rsid w:val="005D7C89"/>
    <w:rsid w:val="005E687E"/>
    <w:rsid w:val="005F1B56"/>
    <w:rsid w:val="005F2568"/>
    <w:rsid w:val="00601426"/>
    <w:rsid w:val="00602EE9"/>
    <w:rsid w:val="0060328B"/>
    <w:rsid w:val="006045E6"/>
    <w:rsid w:val="006051F2"/>
    <w:rsid w:val="0061386B"/>
    <w:rsid w:val="00613BA6"/>
    <w:rsid w:val="0061623D"/>
    <w:rsid w:val="006179CA"/>
    <w:rsid w:val="00622801"/>
    <w:rsid w:val="00625423"/>
    <w:rsid w:val="006258D5"/>
    <w:rsid w:val="0062717B"/>
    <w:rsid w:val="00632FE5"/>
    <w:rsid w:val="00634C49"/>
    <w:rsid w:val="006445AA"/>
    <w:rsid w:val="00644748"/>
    <w:rsid w:val="00646EEE"/>
    <w:rsid w:val="00647542"/>
    <w:rsid w:val="00656E76"/>
    <w:rsid w:val="00662E82"/>
    <w:rsid w:val="00663460"/>
    <w:rsid w:val="00663930"/>
    <w:rsid w:val="00672EAB"/>
    <w:rsid w:val="00673979"/>
    <w:rsid w:val="006759D4"/>
    <w:rsid w:val="00677FE9"/>
    <w:rsid w:val="0068456E"/>
    <w:rsid w:val="00687919"/>
    <w:rsid w:val="00687F5A"/>
    <w:rsid w:val="006901DB"/>
    <w:rsid w:val="00695559"/>
    <w:rsid w:val="0069621F"/>
    <w:rsid w:val="0069680E"/>
    <w:rsid w:val="00697A13"/>
    <w:rsid w:val="006A109F"/>
    <w:rsid w:val="006A152A"/>
    <w:rsid w:val="006A7F04"/>
    <w:rsid w:val="006B0CF7"/>
    <w:rsid w:val="006B500F"/>
    <w:rsid w:val="006B6DFC"/>
    <w:rsid w:val="006B6E14"/>
    <w:rsid w:val="006C0877"/>
    <w:rsid w:val="006C17D6"/>
    <w:rsid w:val="006C27FE"/>
    <w:rsid w:val="006C2C6C"/>
    <w:rsid w:val="006C36BF"/>
    <w:rsid w:val="006D0A7E"/>
    <w:rsid w:val="006D7B24"/>
    <w:rsid w:val="006E0B65"/>
    <w:rsid w:val="006E2DD4"/>
    <w:rsid w:val="006F016B"/>
    <w:rsid w:val="006F1B11"/>
    <w:rsid w:val="006F2E1D"/>
    <w:rsid w:val="006F40B5"/>
    <w:rsid w:val="006F5A21"/>
    <w:rsid w:val="0070016B"/>
    <w:rsid w:val="007009FF"/>
    <w:rsid w:val="00704062"/>
    <w:rsid w:val="00704134"/>
    <w:rsid w:val="0070618C"/>
    <w:rsid w:val="007120B0"/>
    <w:rsid w:val="00714321"/>
    <w:rsid w:val="00714D51"/>
    <w:rsid w:val="00717CEB"/>
    <w:rsid w:val="0072244D"/>
    <w:rsid w:val="00724E78"/>
    <w:rsid w:val="007264E5"/>
    <w:rsid w:val="0073403F"/>
    <w:rsid w:val="00734223"/>
    <w:rsid w:val="007412F8"/>
    <w:rsid w:val="0074176B"/>
    <w:rsid w:val="007426E3"/>
    <w:rsid w:val="0074390D"/>
    <w:rsid w:val="007450BD"/>
    <w:rsid w:val="0075042B"/>
    <w:rsid w:val="007513F4"/>
    <w:rsid w:val="00751B04"/>
    <w:rsid w:val="00753233"/>
    <w:rsid w:val="00755669"/>
    <w:rsid w:val="0076180A"/>
    <w:rsid w:val="00761A07"/>
    <w:rsid w:val="00761DDE"/>
    <w:rsid w:val="007624E9"/>
    <w:rsid w:val="00766A5C"/>
    <w:rsid w:val="00766AA3"/>
    <w:rsid w:val="007679A0"/>
    <w:rsid w:val="007700D6"/>
    <w:rsid w:val="00770D2B"/>
    <w:rsid w:val="00771FB8"/>
    <w:rsid w:val="00773ED5"/>
    <w:rsid w:val="00781AF3"/>
    <w:rsid w:val="00782B6D"/>
    <w:rsid w:val="00783426"/>
    <w:rsid w:val="007840B2"/>
    <w:rsid w:val="00786B50"/>
    <w:rsid w:val="00786BC2"/>
    <w:rsid w:val="00787ECE"/>
    <w:rsid w:val="00790729"/>
    <w:rsid w:val="00790912"/>
    <w:rsid w:val="007909F5"/>
    <w:rsid w:val="00792901"/>
    <w:rsid w:val="00793B6E"/>
    <w:rsid w:val="00794540"/>
    <w:rsid w:val="0079768F"/>
    <w:rsid w:val="007978DF"/>
    <w:rsid w:val="007A0089"/>
    <w:rsid w:val="007A226C"/>
    <w:rsid w:val="007A232E"/>
    <w:rsid w:val="007A54C5"/>
    <w:rsid w:val="007A68B4"/>
    <w:rsid w:val="007B1356"/>
    <w:rsid w:val="007B2C9C"/>
    <w:rsid w:val="007B6D26"/>
    <w:rsid w:val="007B7BA2"/>
    <w:rsid w:val="007C2DF3"/>
    <w:rsid w:val="007C49AE"/>
    <w:rsid w:val="007C4C2E"/>
    <w:rsid w:val="007C4D2E"/>
    <w:rsid w:val="007C4DA0"/>
    <w:rsid w:val="007C5F02"/>
    <w:rsid w:val="007D1C1D"/>
    <w:rsid w:val="007D2455"/>
    <w:rsid w:val="007E1680"/>
    <w:rsid w:val="007E4320"/>
    <w:rsid w:val="007F160C"/>
    <w:rsid w:val="007F26E8"/>
    <w:rsid w:val="007F74BF"/>
    <w:rsid w:val="00800D5F"/>
    <w:rsid w:val="00802B85"/>
    <w:rsid w:val="00802DF5"/>
    <w:rsid w:val="00805DF4"/>
    <w:rsid w:val="00806EB3"/>
    <w:rsid w:val="00807902"/>
    <w:rsid w:val="0081326E"/>
    <w:rsid w:val="00815F48"/>
    <w:rsid w:val="008227DD"/>
    <w:rsid w:val="00822EA1"/>
    <w:rsid w:val="00826D71"/>
    <w:rsid w:val="00830CB3"/>
    <w:rsid w:val="00834F79"/>
    <w:rsid w:val="00835782"/>
    <w:rsid w:val="00837481"/>
    <w:rsid w:val="008442C0"/>
    <w:rsid w:val="00847CA4"/>
    <w:rsid w:val="00855056"/>
    <w:rsid w:val="008560F9"/>
    <w:rsid w:val="00856945"/>
    <w:rsid w:val="008572B0"/>
    <w:rsid w:val="00857BA6"/>
    <w:rsid w:val="00861EE9"/>
    <w:rsid w:val="00864B7A"/>
    <w:rsid w:val="00866590"/>
    <w:rsid w:val="0087207D"/>
    <w:rsid w:val="00872910"/>
    <w:rsid w:val="0087493D"/>
    <w:rsid w:val="00876C37"/>
    <w:rsid w:val="00880878"/>
    <w:rsid w:val="00881CA2"/>
    <w:rsid w:val="0088258D"/>
    <w:rsid w:val="00883893"/>
    <w:rsid w:val="00883E12"/>
    <w:rsid w:val="00885B4C"/>
    <w:rsid w:val="00886A3F"/>
    <w:rsid w:val="00886CFD"/>
    <w:rsid w:val="00887994"/>
    <w:rsid w:val="0089006E"/>
    <w:rsid w:val="0089148F"/>
    <w:rsid w:val="0089232E"/>
    <w:rsid w:val="008946A8"/>
    <w:rsid w:val="008955BE"/>
    <w:rsid w:val="00897978"/>
    <w:rsid w:val="008A0804"/>
    <w:rsid w:val="008A0B0C"/>
    <w:rsid w:val="008A2840"/>
    <w:rsid w:val="008A3235"/>
    <w:rsid w:val="008A363C"/>
    <w:rsid w:val="008A4DD6"/>
    <w:rsid w:val="008A581B"/>
    <w:rsid w:val="008B6856"/>
    <w:rsid w:val="008B71B1"/>
    <w:rsid w:val="008C4F69"/>
    <w:rsid w:val="008C56EC"/>
    <w:rsid w:val="008C6BA7"/>
    <w:rsid w:val="008D2415"/>
    <w:rsid w:val="008D4E11"/>
    <w:rsid w:val="008E018D"/>
    <w:rsid w:val="008E0CD1"/>
    <w:rsid w:val="008E3C63"/>
    <w:rsid w:val="008E71C1"/>
    <w:rsid w:val="008F552E"/>
    <w:rsid w:val="009006FE"/>
    <w:rsid w:val="00901C0D"/>
    <w:rsid w:val="0090291F"/>
    <w:rsid w:val="00903A16"/>
    <w:rsid w:val="00907935"/>
    <w:rsid w:val="00911A90"/>
    <w:rsid w:val="00914081"/>
    <w:rsid w:val="009149C3"/>
    <w:rsid w:val="00914F15"/>
    <w:rsid w:val="00916F3C"/>
    <w:rsid w:val="00917CC7"/>
    <w:rsid w:val="00920BC8"/>
    <w:rsid w:val="00926CE6"/>
    <w:rsid w:val="00927407"/>
    <w:rsid w:val="00927BC5"/>
    <w:rsid w:val="00934BAA"/>
    <w:rsid w:val="009437DA"/>
    <w:rsid w:val="009443FB"/>
    <w:rsid w:val="00945961"/>
    <w:rsid w:val="00947AB4"/>
    <w:rsid w:val="00950E2F"/>
    <w:rsid w:val="00950ED1"/>
    <w:rsid w:val="00951095"/>
    <w:rsid w:val="0095588F"/>
    <w:rsid w:val="009612A8"/>
    <w:rsid w:val="009636F3"/>
    <w:rsid w:val="00963E7A"/>
    <w:rsid w:val="00965085"/>
    <w:rsid w:val="0096558F"/>
    <w:rsid w:val="00966A26"/>
    <w:rsid w:val="00974522"/>
    <w:rsid w:val="00974A91"/>
    <w:rsid w:val="0097641D"/>
    <w:rsid w:val="00977727"/>
    <w:rsid w:val="00980571"/>
    <w:rsid w:val="009850FE"/>
    <w:rsid w:val="00986267"/>
    <w:rsid w:val="0099577C"/>
    <w:rsid w:val="00995CF6"/>
    <w:rsid w:val="00996685"/>
    <w:rsid w:val="009A3512"/>
    <w:rsid w:val="009B0ADC"/>
    <w:rsid w:val="009B39EB"/>
    <w:rsid w:val="009B782E"/>
    <w:rsid w:val="009B786D"/>
    <w:rsid w:val="009C199F"/>
    <w:rsid w:val="009C224C"/>
    <w:rsid w:val="009C5C81"/>
    <w:rsid w:val="009D281F"/>
    <w:rsid w:val="009D2978"/>
    <w:rsid w:val="009D4676"/>
    <w:rsid w:val="009D4CB1"/>
    <w:rsid w:val="009D61E5"/>
    <w:rsid w:val="009D67DC"/>
    <w:rsid w:val="009E0E5F"/>
    <w:rsid w:val="009E6099"/>
    <w:rsid w:val="009E6BF6"/>
    <w:rsid w:val="009E6FF5"/>
    <w:rsid w:val="009F0716"/>
    <w:rsid w:val="009F0B2B"/>
    <w:rsid w:val="009F4485"/>
    <w:rsid w:val="009F6849"/>
    <w:rsid w:val="00A00761"/>
    <w:rsid w:val="00A015E2"/>
    <w:rsid w:val="00A0190E"/>
    <w:rsid w:val="00A049DE"/>
    <w:rsid w:val="00A04D31"/>
    <w:rsid w:val="00A0722A"/>
    <w:rsid w:val="00A11327"/>
    <w:rsid w:val="00A16D65"/>
    <w:rsid w:val="00A21603"/>
    <w:rsid w:val="00A21854"/>
    <w:rsid w:val="00A22933"/>
    <w:rsid w:val="00A22BF0"/>
    <w:rsid w:val="00A25F4A"/>
    <w:rsid w:val="00A267A1"/>
    <w:rsid w:val="00A301C9"/>
    <w:rsid w:val="00A31724"/>
    <w:rsid w:val="00A333F5"/>
    <w:rsid w:val="00A40670"/>
    <w:rsid w:val="00A412F7"/>
    <w:rsid w:val="00A4187A"/>
    <w:rsid w:val="00A43FFA"/>
    <w:rsid w:val="00A45067"/>
    <w:rsid w:val="00A47427"/>
    <w:rsid w:val="00A50277"/>
    <w:rsid w:val="00A56F9D"/>
    <w:rsid w:val="00A63223"/>
    <w:rsid w:val="00A64B37"/>
    <w:rsid w:val="00A65AF8"/>
    <w:rsid w:val="00A65B63"/>
    <w:rsid w:val="00A6605F"/>
    <w:rsid w:val="00A668F7"/>
    <w:rsid w:val="00A703BD"/>
    <w:rsid w:val="00A728A5"/>
    <w:rsid w:val="00A75712"/>
    <w:rsid w:val="00A75741"/>
    <w:rsid w:val="00A75BC8"/>
    <w:rsid w:val="00A8359A"/>
    <w:rsid w:val="00A8466B"/>
    <w:rsid w:val="00A85BE4"/>
    <w:rsid w:val="00A92363"/>
    <w:rsid w:val="00A939AB"/>
    <w:rsid w:val="00A9631B"/>
    <w:rsid w:val="00AA1693"/>
    <w:rsid w:val="00AA17C4"/>
    <w:rsid w:val="00AA1D08"/>
    <w:rsid w:val="00AA2B60"/>
    <w:rsid w:val="00AA627C"/>
    <w:rsid w:val="00AB01F4"/>
    <w:rsid w:val="00AB27DB"/>
    <w:rsid w:val="00AB548F"/>
    <w:rsid w:val="00AB54FE"/>
    <w:rsid w:val="00AB558A"/>
    <w:rsid w:val="00AB7595"/>
    <w:rsid w:val="00AB7C30"/>
    <w:rsid w:val="00AC0620"/>
    <w:rsid w:val="00AC102E"/>
    <w:rsid w:val="00AC7D6B"/>
    <w:rsid w:val="00AD0322"/>
    <w:rsid w:val="00AD4C57"/>
    <w:rsid w:val="00AE24EA"/>
    <w:rsid w:val="00AE61C3"/>
    <w:rsid w:val="00AE784D"/>
    <w:rsid w:val="00AF5513"/>
    <w:rsid w:val="00AF71AB"/>
    <w:rsid w:val="00B02AE1"/>
    <w:rsid w:val="00B034FE"/>
    <w:rsid w:val="00B05320"/>
    <w:rsid w:val="00B0604F"/>
    <w:rsid w:val="00B061D2"/>
    <w:rsid w:val="00B10051"/>
    <w:rsid w:val="00B11445"/>
    <w:rsid w:val="00B1152F"/>
    <w:rsid w:val="00B14192"/>
    <w:rsid w:val="00B176B9"/>
    <w:rsid w:val="00B2013F"/>
    <w:rsid w:val="00B201E1"/>
    <w:rsid w:val="00B2064C"/>
    <w:rsid w:val="00B20E2E"/>
    <w:rsid w:val="00B23864"/>
    <w:rsid w:val="00B26C5F"/>
    <w:rsid w:val="00B30032"/>
    <w:rsid w:val="00B306E8"/>
    <w:rsid w:val="00B315B3"/>
    <w:rsid w:val="00B3168E"/>
    <w:rsid w:val="00B34889"/>
    <w:rsid w:val="00B36929"/>
    <w:rsid w:val="00B37F60"/>
    <w:rsid w:val="00B40990"/>
    <w:rsid w:val="00B43346"/>
    <w:rsid w:val="00B43BF7"/>
    <w:rsid w:val="00B43CD1"/>
    <w:rsid w:val="00B43E2D"/>
    <w:rsid w:val="00B43F9B"/>
    <w:rsid w:val="00B4673E"/>
    <w:rsid w:val="00B471A5"/>
    <w:rsid w:val="00B53AB2"/>
    <w:rsid w:val="00B574F1"/>
    <w:rsid w:val="00B6449C"/>
    <w:rsid w:val="00B65FF2"/>
    <w:rsid w:val="00B66FDF"/>
    <w:rsid w:val="00B7077C"/>
    <w:rsid w:val="00B70DC2"/>
    <w:rsid w:val="00B731CB"/>
    <w:rsid w:val="00B758E2"/>
    <w:rsid w:val="00B75F12"/>
    <w:rsid w:val="00B7642D"/>
    <w:rsid w:val="00B76531"/>
    <w:rsid w:val="00B76970"/>
    <w:rsid w:val="00B76ED6"/>
    <w:rsid w:val="00B772FE"/>
    <w:rsid w:val="00B857EF"/>
    <w:rsid w:val="00B86765"/>
    <w:rsid w:val="00B871C6"/>
    <w:rsid w:val="00B9089C"/>
    <w:rsid w:val="00B92746"/>
    <w:rsid w:val="00B9426D"/>
    <w:rsid w:val="00B95674"/>
    <w:rsid w:val="00BA106F"/>
    <w:rsid w:val="00BA1916"/>
    <w:rsid w:val="00BA1E8F"/>
    <w:rsid w:val="00BA2404"/>
    <w:rsid w:val="00BA561D"/>
    <w:rsid w:val="00BA6712"/>
    <w:rsid w:val="00BB08E3"/>
    <w:rsid w:val="00BB221C"/>
    <w:rsid w:val="00BB3404"/>
    <w:rsid w:val="00BB77D0"/>
    <w:rsid w:val="00BC472F"/>
    <w:rsid w:val="00BC5246"/>
    <w:rsid w:val="00BC6B28"/>
    <w:rsid w:val="00BC7877"/>
    <w:rsid w:val="00BD00BC"/>
    <w:rsid w:val="00BD1D7F"/>
    <w:rsid w:val="00BD2C93"/>
    <w:rsid w:val="00BD3489"/>
    <w:rsid w:val="00BD3768"/>
    <w:rsid w:val="00BD40A9"/>
    <w:rsid w:val="00BD5013"/>
    <w:rsid w:val="00BD525D"/>
    <w:rsid w:val="00BE1056"/>
    <w:rsid w:val="00BE17E3"/>
    <w:rsid w:val="00BE2455"/>
    <w:rsid w:val="00BE6B1F"/>
    <w:rsid w:val="00BF0FE9"/>
    <w:rsid w:val="00BF2784"/>
    <w:rsid w:val="00BF3C69"/>
    <w:rsid w:val="00BF5E10"/>
    <w:rsid w:val="00BF614C"/>
    <w:rsid w:val="00C025F3"/>
    <w:rsid w:val="00C046D7"/>
    <w:rsid w:val="00C0554E"/>
    <w:rsid w:val="00C1015F"/>
    <w:rsid w:val="00C1161D"/>
    <w:rsid w:val="00C13911"/>
    <w:rsid w:val="00C15C6F"/>
    <w:rsid w:val="00C36E2A"/>
    <w:rsid w:val="00C37480"/>
    <w:rsid w:val="00C4143F"/>
    <w:rsid w:val="00C448DF"/>
    <w:rsid w:val="00C45416"/>
    <w:rsid w:val="00C52357"/>
    <w:rsid w:val="00C53577"/>
    <w:rsid w:val="00C53C01"/>
    <w:rsid w:val="00C55B09"/>
    <w:rsid w:val="00C659CB"/>
    <w:rsid w:val="00C66EBC"/>
    <w:rsid w:val="00C676F4"/>
    <w:rsid w:val="00C7209C"/>
    <w:rsid w:val="00C769A1"/>
    <w:rsid w:val="00C76DBC"/>
    <w:rsid w:val="00C810D2"/>
    <w:rsid w:val="00C81161"/>
    <w:rsid w:val="00C82569"/>
    <w:rsid w:val="00C91EFA"/>
    <w:rsid w:val="00C930A0"/>
    <w:rsid w:val="00C94226"/>
    <w:rsid w:val="00CA03AC"/>
    <w:rsid w:val="00CA0A69"/>
    <w:rsid w:val="00CA2F55"/>
    <w:rsid w:val="00CB3676"/>
    <w:rsid w:val="00CB3ED7"/>
    <w:rsid w:val="00CB42D7"/>
    <w:rsid w:val="00CB4F5A"/>
    <w:rsid w:val="00CB7FD4"/>
    <w:rsid w:val="00CC1B6A"/>
    <w:rsid w:val="00CC483F"/>
    <w:rsid w:val="00CC671F"/>
    <w:rsid w:val="00CD2C0F"/>
    <w:rsid w:val="00CD4F7F"/>
    <w:rsid w:val="00CD7FBE"/>
    <w:rsid w:val="00CE0230"/>
    <w:rsid w:val="00CE38C0"/>
    <w:rsid w:val="00CE3E82"/>
    <w:rsid w:val="00CE549D"/>
    <w:rsid w:val="00CE763D"/>
    <w:rsid w:val="00CF3C30"/>
    <w:rsid w:val="00CF7052"/>
    <w:rsid w:val="00CF708E"/>
    <w:rsid w:val="00D06800"/>
    <w:rsid w:val="00D12A5E"/>
    <w:rsid w:val="00D130E0"/>
    <w:rsid w:val="00D13B3D"/>
    <w:rsid w:val="00D14966"/>
    <w:rsid w:val="00D2069E"/>
    <w:rsid w:val="00D24642"/>
    <w:rsid w:val="00D25584"/>
    <w:rsid w:val="00D31229"/>
    <w:rsid w:val="00D31CDD"/>
    <w:rsid w:val="00D43361"/>
    <w:rsid w:val="00D43A71"/>
    <w:rsid w:val="00D53CFE"/>
    <w:rsid w:val="00D53F8A"/>
    <w:rsid w:val="00D55A97"/>
    <w:rsid w:val="00D637E9"/>
    <w:rsid w:val="00D63AF4"/>
    <w:rsid w:val="00D63D69"/>
    <w:rsid w:val="00D63FC6"/>
    <w:rsid w:val="00D65C58"/>
    <w:rsid w:val="00D705BC"/>
    <w:rsid w:val="00D70C30"/>
    <w:rsid w:val="00D72005"/>
    <w:rsid w:val="00D72278"/>
    <w:rsid w:val="00D80023"/>
    <w:rsid w:val="00D83CDC"/>
    <w:rsid w:val="00D85709"/>
    <w:rsid w:val="00D86625"/>
    <w:rsid w:val="00D86C96"/>
    <w:rsid w:val="00D8752D"/>
    <w:rsid w:val="00D9475B"/>
    <w:rsid w:val="00D95577"/>
    <w:rsid w:val="00DA13FC"/>
    <w:rsid w:val="00DA1A1A"/>
    <w:rsid w:val="00DA481D"/>
    <w:rsid w:val="00DB58ED"/>
    <w:rsid w:val="00DB611F"/>
    <w:rsid w:val="00DB61B9"/>
    <w:rsid w:val="00DB6919"/>
    <w:rsid w:val="00DB756D"/>
    <w:rsid w:val="00DC051F"/>
    <w:rsid w:val="00DC0835"/>
    <w:rsid w:val="00DC3760"/>
    <w:rsid w:val="00DD4AE5"/>
    <w:rsid w:val="00DD4DF6"/>
    <w:rsid w:val="00DD4F3A"/>
    <w:rsid w:val="00DD4FDC"/>
    <w:rsid w:val="00DD589C"/>
    <w:rsid w:val="00DE521B"/>
    <w:rsid w:val="00DE5F85"/>
    <w:rsid w:val="00DF240F"/>
    <w:rsid w:val="00DF548A"/>
    <w:rsid w:val="00E00156"/>
    <w:rsid w:val="00E0064B"/>
    <w:rsid w:val="00E06F5B"/>
    <w:rsid w:val="00E07034"/>
    <w:rsid w:val="00E1639F"/>
    <w:rsid w:val="00E164CC"/>
    <w:rsid w:val="00E16FEA"/>
    <w:rsid w:val="00E17142"/>
    <w:rsid w:val="00E21346"/>
    <w:rsid w:val="00E22408"/>
    <w:rsid w:val="00E2258A"/>
    <w:rsid w:val="00E269B1"/>
    <w:rsid w:val="00E3124A"/>
    <w:rsid w:val="00E3151E"/>
    <w:rsid w:val="00E31E9E"/>
    <w:rsid w:val="00E3549A"/>
    <w:rsid w:val="00E355D6"/>
    <w:rsid w:val="00E3620C"/>
    <w:rsid w:val="00E3741E"/>
    <w:rsid w:val="00E37C46"/>
    <w:rsid w:val="00E40642"/>
    <w:rsid w:val="00E4230D"/>
    <w:rsid w:val="00E44475"/>
    <w:rsid w:val="00E445D9"/>
    <w:rsid w:val="00E4730C"/>
    <w:rsid w:val="00E5009C"/>
    <w:rsid w:val="00E60073"/>
    <w:rsid w:val="00E60DBC"/>
    <w:rsid w:val="00E63BDD"/>
    <w:rsid w:val="00E64ACD"/>
    <w:rsid w:val="00E66E49"/>
    <w:rsid w:val="00E72C66"/>
    <w:rsid w:val="00E758A7"/>
    <w:rsid w:val="00E765C1"/>
    <w:rsid w:val="00E81113"/>
    <w:rsid w:val="00E8178F"/>
    <w:rsid w:val="00E82C58"/>
    <w:rsid w:val="00E85824"/>
    <w:rsid w:val="00E90DCA"/>
    <w:rsid w:val="00E97508"/>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6B9"/>
    <w:rsid w:val="00ED314A"/>
    <w:rsid w:val="00ED3197"/>
    <w:rsid w:val="00ED71BE"/>
    <w:rsid w:val="00EE3C7D"/>
    <w:rsid w:val="00EE3D1D"/>
    <w:rsid w:val="00EE416A"/>
    <w:rsid w:val="00EF4701"/>
    <w:rsid w:val="00EF79D4"/>
    <w:rsid w:val="00F006B0"/>
    <w:rsid w:val="00F00B3E"/>
    <w:rsid w:val="00F010BE"/>
    <w:rsid w:val="00F015EC"/>
    <w:rsid w:val="00F01AE0"/>
    <w:rsid w:val="00F02807"/>
    <w:rsid w:val="00F07B77"/>
    <w:rsid w:val="00F10C30"/>
    <w:rsid w:val="00F1527D"/>
    <w:rsid w:val="00F17261"/>
    <w:rsid w:val="00F1795C"/>
    <w:rsid w:val="00F2230B"/>
    <w:rsid w:val="00F23F93"/>
    <w:rsid w:val="00F26A9E"/>
    <w:rsid w:val="00F30FB5"/>
    <w:rsid w:val="00F318B9"/>
    <w:rsid w:val="00F416C0"/>
    <w:rsid w:val="00F5391C"/>
    <w:rsid w:val="00F62EAE"/>
    <w:rsid w:val="00F62F41"/>
    <w:rsid w:val="00F7017A"/>
    <w:rsid w:val="00F81698"/>
    <w:rsid w:val="00F920B5"/>
    <w:rsid w:val="00F93202"/>
    <w:rsid w:val="00F93515"/>
    <w:rsid w:val="00F95657"/>
    <w:rsid w:val="00FA2345"/>
    <w:rsid w:val="00FA371A"/>
    <w:rsid w:val="00FA5E96"/>
    <w:rsid w:val="00FA6486"/>
    <w:rsid w:val="00FA74F2"/>
    <w:rsid w:val="00FB71EE"/>
    <w:rsid w:val="00FB7D74"/>
    <w:rsid w:val="00FC3660"/>
    <w:rsid w:val="00FC611B"/>
    <w:rsid w:val="00FC6906"/>
    <w:rsid w:val="00FC7622"/>
    <w:rsid w:val="00FC7731"/>
    <w:rsid w:val="00FD24E8"/>
    <w:rsid w:val="00FD261B"/>
    <w:rsid w:val="00FD7197"/>
    <w:rsid w:val="00FE36EC"/>
    <w:rsid w:val="00FE57E9"/>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 w:type="character" w:customStyle="1" w:styleId="OSABodyChar">
    <w:name w:val="OSA Body Char"/>
    <w:link w:val="OSABody"/>
    <w:rsid w:val="00D65C58"/>
    <w:rPr>
      <w:rFonts w:ascii="Cambria" w:hAnsi="Cambria"/>
      <w:szCs w:val="16"/>
    </w:rPr>
  </w:style>
  <w:style w:type="paragraph" w:customStyle="1" w:styleId="OSABody">
    <w:name w:val="OSA Body"/>
    <w:basedOn w:val="a"/>
    <w:next w:val="a"/>
    <w:link w:val="OSABodyChar"/>
    <w:qFormat/>
    <w:rsid w:val="00D65C58"/>
    <w:pPr>
      <w:jc w:val="both"/>
    </w:pPr>
    <w:rPr>
      <w:rFonts w:ascii="Cambria" w:eastAsia="宋体" w:hAnsi="Cambria" w:cstheme="minorBidi"/>
      <w:spacing w:val="0"/>
      <w:kern w:val="2"/>
      <w:sz w:val="21"/>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5" Type="http://schemas.openxmlformats.org/officeDocument/2006/relationships/webSettings" Target="webSettings.xml"/><Relationship Id="rId10"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11</Pages>
  <Words>4275</Words>
  <Characters>27319</Characters>
  <Application>Microsoft Office Word</Application>
  <DocSecurity>0</DocSecurity>
  <Lines>395</Lines>
  <Paragraphs>105</Paragraphs>
  <ScaleCrop>false</ScaleCrop>
  <Company/>
  <LinksUpToDate>false</LinksUpToDate>
  <CharactersWithSpaces>31489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8</cp:revision>
  <cp:lastPrinted>2025-11-13T03:02:00Z</cp:lastPrinted>
  <dcterms:created xsi:type="dcterms:W3CDTF">2026-03-26T11:16:00Z</dcterms:created>
  <dcterms:modified xsi:type="dcterms:W3CDTF">2026-03-27T04:11:00Z</dcterms:modified>
</cp:coreProperties>
</file>