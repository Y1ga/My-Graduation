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77A8A4EB" w:rsidR="004D0289" w:rsidRPr="00632FE5" w:rsidRDefault="003C7438" w:rsidP="00AA1D08">
      <w:pPr>
        <w:jc w:val="center"/>
        <w:rPr>
          <w:rFonts w:eastAsiaTheme="minorEastAsia" w:cstheme="minorBidi"/>
          <w:spacing w:val="0"/>
          <w:kern w:val="2"/>
          <w:sz w:val="22"/>
          <w:szCs w:val="22"/>
          <w:lang w:eastAsia="zh-CN"/>
        </w:rPr>
      </w:pPr>
      <w:r w:rsidRPr="00632FE5">
        <w:rPr>
          <w:rFonts w:eastAsiaTheme="minorEastAsia" w:cstheme="minorBidi"/>
          <w:spacing w:val="0"/>
          <w:kern w:val="2"/>
          <w:sz w:val="22"/>
          <w:szCs w:val="22"/>
          <w:lang w:eastAsia="zh-CN"/>
        </w:rPr>
        <w:t>Robust</w:t>
      </w:r>
      <w:r>
        <w:rPr>
          <w:rFonts w:eastAsiaTheme="minorEastAsia" w:cstheme="minorBidi" w:hint="eastAsia"/>
          <w:spacing w:val="0"/>
          <w:kern w:val="2"/>
          <w:sz w:val="22"/>
          <w:szCs w:val="22"/>
          <w:lang w:eastAsia="zh-CN"/>
        </w:rPr>
        <w:t xml:space="preserve"> </w:t>
      </w:r>
      <w:r w:rsidR="00511BE9">
        <w:rPr>
          <w:rFonts w:eastAsiaTheme="minorEastAsia" w:cstheme="minorBidi" w:hint="eastAsia"/>
          <w:spacing w:val="0"/>
          <w:kern w:val="2"/>
          <w:sz w:val="22"/>
          <w:szCs w:val="22"/>
          <w:lang w:eastAsia="zh-CN"/>
        </w:rPr>
        <w:t xml:space="preserve">computational </w:t>
      </w:r>
      <w:r w:rsidRPr="00632FE5">
        <w:rPr>
          <w:rFonts w:eastAsiaTheme="minorEastAsia" w:cstheme="minorBidi"/>
          <w:spacing w:val="0"/>
          <w:kern w:val="2"/>
          <w:sz w:val="22"/>
          <w:szCs w:val="22"/>
          <w:lang w:eastAsia="zh-CN"/>
        </w:rPr>
        <w:t>spectral sensing via orthogonal frequency encoding</w:t>
      </w:r>
    </w:p>
    <w:p w14:paraId="398FFB4D" w14:textId="4231181A" w:rsidR="00FA371A" w:rsidRPr="00FA371A" w:rsidRDefault="00FA371A" w:rsidP="00632FE5">
      <w:pPr>
        <w:spacing w:line="360" w:lineRule="auto"/>
        <w:jc w:val="both"/>
        <w:rPr>
          <w:sz w:val="22"/>
          <w:szCs w:val="22"/>
        </w:rPr>
      </w:pPr>
      <w:r w:rsidRPr="00FA371A">
        <w:rPr>
          <w:sz w:val="22"/>
          <w:szCs w:val="22"/>
        </w:rPr>
        <w:t>Yijia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00515D51">
        <w:rPr>
          <w:rFonts w:eastAsiaTheme="minorEastAsia" w:hint="eastAsia"/>
          <w:sz w:val="22"/>
          <w:szCs w:val="22"/>
          <w:lang w:eastAsia="zh-CN"/>
        </w:rPr>
        <w:t>Zhi Zhang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Quanzhou Long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00511BE9">
        <w:rPr>
          <w:rFonts w:eastAsiaTheme="minorEastAsia" w:hint="eastAsia"/>
          <w:sz w:val="22"/>
          <w:szCs w:val="22"/>
          <w:lang w:eastAsia="zh-CN"/>
        </w:rPr>
        <w:t>Yafan Jin</w:t>
      </w:r>
      <w:r w:rsidR="00511BE9" w:rsidRPr="00855056">
        <w:rPr>
          <w:rFonts w:eastAsiaTheme="minorEastAsia"/>
          <w:sz w:val="22"/>
          <w:szCs w:val="22"/>
          <w:vertAlign w:val="superscript"/>
          <w:lang w:eastAsia="zh-CN"/>
        </w:rPr>
        <w:t>1</w:t>
      </w:r>
      <w:r w:rsidR="00511BE9">
        <w:rPr>
          <w:rFonts w:eastAsiaTheme="minorEastAsia" w:hint="eastAsia"/>
          <w:sz w:val="22"/>
          <w:szCs w:val="22"/>
          <w:lang w:eastAsia="zh-CN"/>
        </w:rPr>
        <w:t xml:space="preserve">, </w:t>
      </w:r>
      <w:r w:rsidR="00515D51">
        <w:rPr>
          <w:rFonts w:eastAsiaTheme="minorEastAsia" w:hint="eastAsia"/>
          <w:sz w:val="22"/>
          <w:szCs w:val="22"/>
          <w:lang w:eastAsia="zh-CN"/>
        </w:rPr>
        <w:t>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00886CFD">
        <w:rPr>
          <w:rFonts w:eastAsiaTheme="minorEastAsia" w:hint="eastAsia"/>
          <w:sz w:val="22"/>
          <w:szCs w:val="22"/>
          <w:lang w:eastAsia="zh-CN"/>
        </w:rPr>
        <w:t>Feng Zhou</w:t>
      </w:r>
      <w:del w:id="0" w:author="ZhangZhi" w:date="2026-03-26T23:04:00Z">
        <w:r w:rsidR="0052695A" w:rsidDel="004E3960">
          <w:rPr>
            <w:rFonts w:eastAsiaTheme="minorEastAsia" w:hint="eastAsia"/>
            <w:sz w:val="22"/>
            <w:szCs w:val="22"/>
            <w:lang w:eastAsia="zh-CN"/>
          </w:rPr>
          <w:delText xml:space="preserve"> </w:delText>
        </w:r>
      </w:del>
      <w:r w:rsidR="0052695A" w:rsidRPr="00632FE5">
        <w:rPr>
          <w:rFonts w:eastAsiaTheme="minorEastAsia"/>
          <w:sz w:val="22"/>
          <w:szCs w:val="22"/>
          <w:vertAlign w:val="superscript"/>
          <w:lang w:eastAsia="zh-CN"/>
        </w:rPr>
        <w:t>1</w:t>
      </w:r>
      <w:r w:rsidR="00886CFD">
        <w:rPr>
          <w:rFonts w:eastAsiaTheme="minorEastAsia" w:hint="eastAsia"/>
          <w:sz w:val="22"/>
          <w:szCs w:val="22"/>
          <w:lang w:eastAsia="zh-CN"/>
        </w:rPr>
        <w:t xml:space="preserve">, </w:t>
      </w:r>
      <w:r w:rsidRPr="00FA371A">
        <w:rPr>
          <w:rFonts w:hint="eastAsia"/>
          <w:sz w:val="22"/>
          <w:szCs w:val="22"/>
        </w:rPr>
        <w:t>Tingbiao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r w:rsidR="008A0B0C">
        <w:rPr>
          <w:rFonts w:eastAsiaTheme="minorEastAsia" w:hint="eastAsia"/>
          <w:sz w:val="22"/>
          <w:szCs w:val="22"/>
          <w:vertAlign w:val="superscript"/>
          <w:lang w:eastAsia="zh-CN"/>
        </w:rPr>
        <w:t>2,</w:t>
      </w:r>
      <w:r w:rsidRPr="00FA371A">
        <w:rPr>
          <w:rFonts w:hint="eastAsia"/>
          <w:sz w:val="22"/>
          <w:szCs w:val="22"/>
        </w:rPr>
        <w:t>*, Sailing He</w:t>
      </w:r>
      <w:r w:rsidRPr="00FA371A">
        <w:rPr>
          <w:rFonts w:eastAsiaTheme="minorEastAsia" w:hint="eastAsia"/>
          <w:sz w:val="22"/>
          <w:szCs w:val="22"/>
          <w:vertAlign w:val="superscript"/>
          <w:lang w:eastAsia="zh-CN"/>
        </w:rPr>
        <w:t>1,</w:t>
      </w:r>
      <w:r w:rsidR="008A0B0C">
        <w:rPr>
          <w:rFonts w:eastAsiaTheme="minorEastAsia" w:hint="eastAsia"/>
          <w:sz w:val="22"/>
          <w:szCs w:val="22"/>
          <w:vertAlign w:val="superscript"/>
          <w:lang w:eastAsia="zh-CN"/>
        </w:rPr>
        <w:t>2,</w:t>
      </w:r>
      <w:ins w:id="1" w:author="ZhangZhi" w:date="2026-03-26T23:02:00Z">
        <w:r w:rsidR="004E3960">
          <w:rPr>
            <w:rFonts w:eastAsiaTheme="minorEastAsia"/>
            <w:sz w:val="22"/>
            <w:szCs w:val="22"/>
            <w:vertAlign w:val="superscript"/>
            <w:lang w:eastAsia="zh-CN"/>
          </w:rPr>
          <w:t>3</w:t>
        </w:r>
      </w:ins>
      <w:r w:rsidRPr="00FA371A">
        <w:rPr>
          <w:rFonts w:hint="eastAsia"/>
          <w:sz w:val="22"/>
          <w:szCs w:val="22"/>
        </w:rPr>
        <w:t>*</w:t>
      </w:r>
    </w:p>
    <w:p w14:paraId="63A8943C" w14:textId="77777777" w:rsid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7669F534" w14:textId="501F6B75" w:rsidR="008A0B0C" w:rsidRPr="00632FE5" w:rsidRDefault="008A0B0C" w:rsidP="00632FE5">
      <w:pPr>
        <w:rPr>
          <w:rFonts w:eastAsiaTheme="minorEastAsia"/>
          <w:i/>
          <w:lang w:eastAsia="zh-CN"/>
        </w:rPr>
      </w:pPr>
      <w:r w:rsidRPr="008A0B0C">
        <w:rPr>
          <w:rFonts w:eastAsiaTheme="minorEastAsia" w:cstheme="minorBidi" w:hint="eastAsia"/>
          <w:spacing w:val="0"/>
          <w:kern w:val="2"/>
          <w:sz w:val="22"/>
          <w:szCs w:val="22"/>
          <w:lang w:eastAsia="zh-CN"/>
        </w:rPr>
        <w:t xml:space="preserve">2 </w:t>
      </w:r>
      <w:r w:rsidRPr="008A0B0C">
        <w:rPr>
          <w:rFonts w:eastAsiaTheme="minorEastAsia" w:cstheme="minorBidi"/>
          <w:spacing w:val="0"/>
          <w:kern w:val="2"/>
          <w:sz w:val="22"/>
          <w:szCs w:val="22"/>
          <w:lang w:eastAsia="zh-CN"/>
        </w:rPr>
        <w:t xml:space="preserve">Institute of Fundamental and Transdisciplinary Research, Zhejiang University, Hangzhou, Zhejiang, </w:t>
      </w:r>
      <w:commentRangeStart w:id="2"/>
      <w:r w:rsidRPr="008A0B0C">
        <w:rPr>
          <w:rFonts w:eastAsiaTheme="minorEastAsia" w:cstheme="minorBidi"/>
          <w:spacing w:val="0"/>
          <w:kern w:val="2"/>
          <w:sz w:val="22"/>
          <w:szCs w:val="22"/>
          <w:lang w:eastAsia="zh-CN"/>
        </w:rPr>
        <w:t>China</w:t>
      </w:r>
      <w:commentRangeEnd w:id="2"/>
      <w:r w:rsidR="004E3960" w:rsidRPr="00632FE5">
        <w:rPr>
          <w:rStyle w:val="ab"/>
          <w:rFonts w:eastAsiaTheme="minorEastAsia"/>
          <w:i/>
          <w:sz w:val="19"/>
          <w:szCs w:val="19"/>
          <w:lang w:eastAsia="zh-CN"/>
        </w:rPr>
        <w:commentReference w:id="2"/>
      </w:r>
    </w:p>
    <w:p w14:paraId="554BA4C7" w14:textId="10931A70" w:rsidR="00FA371A" w:rsidRPr="00FA371A" w:rsidRDefault="008A0B0C" w:rsidP="00FA371A">
      <w:pPr>
        <w:pStyle w:val="AuthorsFull"/>
        <w:spacing w:line="360" w:lineRule="auto"/>
        <w:jc w:val="both"/>
        <w:rPr>
          <w:sz w:val="22"/>
          <w:szCs w:val="22"/>
        </w:rPr>
      </w:pPr>
      <w:r>
        <w:rPr>
          <w:rFonts w:eastAsiaTheme="minorEastAsia" w:cstheme="minorBidi" w:hint="eastAsia"/>
          <w:i w:val="0"/>
          <w:kern w:val="2"/>
          <w:sz w:val="22"/>
          <w:szCs w:val="22"/>
          <w:lang w:eastAsia="zh-CN"/>
        </w:rPr>
        <w:t>3</w:t>
      </w:r>
      <w:r w:rsidR="00FA371A" w:rsidRPr="00FA371A">
        <w:rPr>
          <w:rFonts w:eastAsiaTheme="minorEastAsia" w:cstheme="minorBidi" w:hint="eastAsia"/>
          <w:i w:val="0"/>
          <w:kern w:val="2"/>
          <w:sz w:val="22"/>
          <w:szCs w:val="22"/>
          <w:lang w:eastAsia="zh-CN"/>
        </w:rPr>
        <w:t xml:space="preserve"> </w:t>
      </w:r>
      <w:r w:rsidR="00FA371A"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2820ABA6" w14:textId="41E46954" w:rsidR="0053371F"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w:t>
      </w:r>
      <w:r w:rsidR="00632FE5" w:rsidRPr="00FA371A">
        <w:rPr>
          <w:rFonts w:eastAsia="宋体" w:cs="宋体"/>
          <w:spacing w:val="0"/>
          <w:sz w:val="21"/>
          <w:szCs w:val="21"/>
          <w:lang w:eastAsia="zh-CN"/>
        </w:rPr>
        <w:t xml:space="preserve">multiplexing </w:t>
      </w:r>
      <w:r w:rsidRPr="00FA371A">
        <w:rPr>
          <w:rFonts w:eastAsia="宋体" w:cs="宋体"/>
          <w:spacing w:val="0"/>
          <w:sz w:val="21"/>
          <w:szCs w:val="21"/>
          <w:lang w:eastAsia="zh-CN"/>
        </w:rPr>
        <w:t xml:space="preserve">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allocates carriers to </w:t>
      </w:r>
      <w:r w:rsidR="00CA03AC">
        <w:rPr>
          <w:rFonts w:eastAsia="宋体" w:cs="宋体" w:hint="eastAsia"/>
          <w:spacing w:val="0"/>
          <w:sz w:val="21"/>
          <w:szCs w:val="21"/>
          <w:lang w:eastAsia="zh-CN"/>
        </w:rPr>
        <w:t xml:space="preserve">frequency </w:t>
      </w:r>
      <w:r w:rsidRPr="00FA371A">
        <w:rPr>
          <w:rFonts w:eastAsia="宋体" w:cs="宋体"/>
          <w:spacing w:val="0"/>
          <w:sz w:val="21"/>
          <w:szCs w:val="21"/>
          <w:lang w:eastAsia="zh-CN"/>
        </w:rPr>
        <w:t>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evade structured environmental noise. </w:t>
      </w:r>
      <w:r w:rsidR="00FA371A">
        <w:rPr>
          <w:rFonts w:eastAsia="宋体" w:cs="宋体" w:hint="eastAsia"/>
          <w:spacing w:val="0"/>
          <w:sz w:val="21"/>
          <w:szCs w:val="21"/>
          <w:lang w:eastAsia="zh-CN"/>
        </w:rPr>
        <w:t>As a proof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under a</w:t>
      </w:r>
      <w:r w:rsidR="003E4F6B">
        <w:rPr>
          <w:rFonts w:eastAsia="宋体" w:cs="宋体" w:hint="eastAsia"/>
          <w:spacing w:val="0"/>
          <w:sz w:val="21"/>
          <w:szCs w:val="21"/>
          <w:lang w:eastAsia="zh-CN"/>
        </w:rPr>
        <w:t>n</w:t>
      </w:r>
      <w:r w:rsidRPr="00FA371A">
        <w:rPr>
          <w:rFonts w:eastAsia="宋体" w:cs="宋体"/>
          <w:spacing w:val="0"/>
          <w:sz w:val="21"/>
          <w:szCs w:val="21"/>
          <w:lang w:eastAsia="zh-CN"/>
        </w:rPr>
        <w:t xml:space="preserve"> SNR of -11.77 dB. This work establishes a fast, low-cost </w:t>
      </w:r>
      <w:r w:rsidR="00446EBA">
        <w:rPr>
          <w:rFonts w:eastAsia="宋体" w:cs="宋体" w:hint="eastAsia"/>
          <w:spacing w:val="0"/>
          <w:sz w:val="21"/>
          <w:szCs w:val="21"/>
          <w:lang w:eastAsia="zh-CN"/>
        </w:rPr>
        <w:t>strategy</w:t>
      </w:r>
      <w:r w:rsidR="00446EBA" w:rsidRPr="00FA371A">
        <w:rPr>
          <w:rFonts w:eastAsia="宋体" w:cs="宋体"/>
          <w:spacing w:val="0"/>
          <w:sz w:val="21"/>
          <w:szCs w:val="21"/>
          <w:lang w:eastAsia="zh-CN"/>
        </w:rPr>
        <w:t xml:space="preserve"> </w:t>
      </w:r>
      <w:r w:rsidRPr="00FA371A">
        <w:rPr>
          <w:rFonts w:eastAsia="宋体" w:cs="宋体"/>
          <w:spacing w:val="0"/>
          <w:sz w:val="21"/>
          <w:szCs w:val="21"/>
          <w:lang w:eastAsia="zh-CN"/>
        </w:rPr>
        <w:t>for spectral sensing in challenging environments.</w:t>
      </w:r>
    </w:p>
    <w:p w14:paraId="14D142F7" w14:textId="77777777" w:rsidR="00D85709" w:rsidRPr="00FA371A" w:rsidRDefault="00D85709" w:rsidP="00512A7C">
      <w:pPr>
        <w:jc w:val="both"/>
        <w:rPr>
          <w:rFonts w:eastAsia="宋体" w:cs="宋体"/>
          <w:spacing w:val="0"/>
          <w:sz w:val="21"/>
          <w:szCs w:val="21"/>
          <w:lang w:eastAsia="zh-CN"/>
        </w:rPr>
      </w:pP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16843EF1"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_Ref225085922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[1]</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finding critical utility in precision agriculture</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_Ref225085940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[2]</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environmental monitoring</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_Ref225085943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[3]</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and clinical diagnostics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_Ref225085948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[4]</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significant challenge</w:t>
      </w:r>
      <w:r w:rsidR="00B26C5F">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due to unpredictable ambient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limits optical throughput</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_Ref225085959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[5]</w:t>
      </w:r>
      <w:r w:rsidR="00376E55">
        <w:rPr>
          <w:rFonts w:eastAsia="宋体" w:cs="宋体"/>
          <w:spacing w:val="0"/>
          <w:sz w:val="21"/>
          <w:szCs w:val="21"/>
          <w:lang w:eastAsia="zh-CN"/>
        </w:rPr>
        <w:fldChar w:fldCharType="end"/>
      </w:r>
      <w:r w:rsidR="0068456E" w:rsidRPr="00FA371A">
        <w:rPr>
          <w:rFonts w:eastAsia="宋体" w:cs="宋体"/>
          <w:spacing w:val="0"/>
          <w:sz w:val="21"/>
          <w:szCs w:val="21"/>
          <w:lang w:eastAsia="zh-CN"/>
        </w:rPr>
        <w: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w:t>
      </w:r>
      <w:r w:rsidR="00E44475">
        <w:rPr>
          <w:rFonts w:eastAsia="宋体" w:cs="宋体" w:hint="eastAsia"/>
          <w:spacing w:val="0"/>
          <w:sz w:val="21"/>
          <w:szCs w:val="21"/>
          <w:lang w:eastAsia="zh-CN"/>
        </w:rPr>
        <w:t>over</w:t>
      </w:r>
      <w:r w:rsidR="00B4673E" w:rsidRPr="00FA371A">
        <w:rPr>
          <w:rFonts w:eastAsia="宋体" w:cs="宋体"/>
          <w:spacing w:val="0"/>
          <w:sz w:val="21"/>
          <w:szCs w:val="21"/>
          <w:lang w:eastAsia="zh-CN"/>
        </w:rPr>
        <w:t>, these systems indiscriminately accumulate total photon flux due to a lack of intrinsic mechanisms to decouple the target signal from background illumination.</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_Ref225085964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[6]</w:t>
      </w:r>
      <w:r w:rsidR="00376E55">
        <w:rPr>
          <w:rFonts w:eastAsia="宋体" w:cs="宋体"/>
          <w:spacing w:val="0"/>
          <w:sz w:val="21"/>
          <w:szCs w:val="21"/>
          <w:lang w:eastAsia="zh-CN"/>
        </w:rPr>
        <w:fldChar w:fldCharType="end"/>
      </w:r>
      <w:r w:rsidR="00B4673E" w:rsidRPr="00FA371A">
        <w:rPr>
          <w:rFonts w:eastAsia="宋体" w:cs="宋体"/>
          <w:spacing w:val="0"/>
          <w:sz w:val="21"/>
          <w:szCs w:val="21"/>
          <w:lang w:eastAsia="zh-CN"/>
        </w:rPr>
        <w:t xml:space="preserve"> This mixes the target signal with ambient interference, causing spectral reconstruction to fail in real-world scenarios.</w:t>
      </w:r>
    </w:p>
    <w:p w14:paraId="70646E5B" w14:textId="64C42AA7"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_Ref225086333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49799A">
        <w:rPr>
          <w:rFonts w:eastAsia="宋体" w:cs="宋体"/>
          <w:spacing w:val="0"/>
          <w:sz w:val="21"/>
          <w:szCs w:val="21"/>
          <w:lang w:eastAsia="zh-CN"/>
        </w:rPr>
        <w:t>[7]</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454211">
        <w:rPr>
          <w:rFonts w:eastAsia="宋体" w:cs="宋体" w:hint="eastAsia"/>
          <w:spacing w:val="0"/>
          <w:sz w:val="21"/>
          <w:szCs w:val="21"/>
          <w:lang w:eastAsia="zh-CN"/>
        </w:rPr>
        <w:t>E</w:t>
      </w:r>
      <w:r w:rsidRPr="00FA371A">
        <w:rPr>
          <w:rFonts w:eastAsia="宋体" w:cs="宋体"/>
          <w:spacing w:val="0"/>
          <w:sz w:val="21"/>
          <w:szCs w:val="21"/>
          <w:lang w:eastAsia="zh-CN"/>
        </w:rPr>
        <w:t xml:space="preserve">xisting </w:t>
      </w:r>
      <w:r w:rsidR="00B26C5F">
        <w:rPr>
          <w:rFonts w:eastAsia="宋体" w:cs="宋体" w:hint="eastAsia"/>
          <w:spacing w:val="0"/>
          <w:sz w:val="21"/>
          <w:szCs w:val="21"/>
          <w:lang w:eastAsia="zh-CN"/>
        </w:rPr>
        <w:t>schemes</w:t>
      </w:r>
      <w:r w:rsidR="00B26C5F"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_Ref225087403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49799A">
        <w:rPr>
          <w:rFonts w:eastAsia="宋体" w:cs="宋体"/>
          <w:spacing w:val="0"/>
          <w:sz w:val="21"/>
          <w:szCs w:val="21"/>
          <w:lang w:eastAsia="zh-CN"/>
        </w:rPr>
        <w:t>[8]</w:t>
      </w:r>
      <w:r w:rsidR="00CE38C0">
        <w:rPr>
          <w:rFonts w:eastAsia="宋体" w:cs="宋体"/>
          <w:spacing w:val="0"/>
          <w:sz w:val="21"/>
          <w:szCs w:val="21"/>
          <w:lang w:eastAsia="zh-CN"/>
        </w:rPr>
        <w:fldChar w:fldCharType="end"/>
      </w:r>
      <w:r w:rsidR="00ED71BE" w:rsidRPr="00FA371A">
        <w:rPr>
          <w:rFonts w:eastAsia="宋体" w:cs="宋体"/>
          <w:spacing w:val="0"/>
          <w:sz w:val="21"/>
          <w:szCs w:val="21"/>
          <w:lang w:eastAsia="zh-CN"/>
        </w:rPr>
        <w:t>,</w:t>
      </w:r>
      <w:r w:rsidRPr="00FA371A">
        <w:rPr>
          <w:rFonts w:eastAsia="宋体" w:cs="宋体"/>
          <w:spacing w:val="0"/>
          <w:sz w:val="21"/>
          <w:szCs w:val="21"/>
          <w:lang w:eastAsia="zh-CN"/>
        </w:rPr>
        <w:t xml:space="preserve"> acquisition speed</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_Ref225087441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49799A">
        <w:rPr>
          <w:rFonts w:eastAsia="宋体" w:cs="宋体"/>
          <w:spacing w:val="0"/>
          <w:sz w:val="21"/>
          <w:szCs w:val="21"/>
          <w:lang w:eastAsia="zh-CN"/>
        </w:rPr>
        <w:t>[9]</w:t>
      </w:r>
      <w:r w:rsidR="00CE38C0">
        <w:rPr>
          <w:rFonts w:eastAsia="宋体" w:cs="宋体"/>
          <w:spacing w:val="0"/>
          <w:sz w:val="21"/>
          <w:szCs w:val="21"/>
          <w:lang w:eastAsia="zh-CN"/>
        </w:rPr>
        <w:fldChar w:fldCharType="end"/>
      </w:r>
      <w:r w:rsidRPr="00FA371A">
        <w:rPr>
          <w:rFonts w:eastAsia="宋体" w:cs="宋体"/>
          <w:spacing w:val="0"/>
          <w:sz w:val="21"/>
          <w:szCs w:val="21"/>
          <w:lang w:eastAsia="zh-CN"/>
        </w:rPr>
        <w:t>, and spectral 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_Ref225086728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[10]</w:t>
      </w:r>
      <w:r w:rsidR="003F7747">
        <w:rPr>
          <w:rFonts w:eastAsia="宋体" w:cs="宋体"/>
          <w:spacing w:val="0"/>
          <w:sz w:val="21"/>
          <w:szCs w:val="21"/>
          <w:lang w:eastAsia="zh-CN"/>
        </w:rPr>
        <w:fldChar w:fldCharType="end"/>
      </w:r>
      <w:r w:rsidRPr="00FA371A">
        <w:rPr>
          <w:rFonts w:eastAsia="宋体" w:cs="宋体"/>
          <w:spacing w:val="0"/>
          <w:sz w:val="21"/>
          <w:szCs w:val="21"/>
          <w:lang w:eastAsia="zh-CN"/>
        </w:rPr>
        <w:t>. Snapshot approaches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_Ref225086346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49799A">
        <w:rPr>
          <w:rFonts w:eastAsia="宋体" w:cs="宋体"/>
          <w:spacing w:val="0"/>
          <w:sz w:val="21"/>
          <w:szCs w:val="21"/>
          <w:lang w:eastAsia="zh-CN"/>
        </w:rPr>
        <w:t>[11]</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such as filter arrays, achieve </w:t>
      </w:r>
      <w:r w:rsidR="00B26C5F">
        <w:rPr>
          <w:rFonts w:eastAsia="宋体" w:cs="宋体" w:hint="eastAsia"/>
          <w:spacing w:val="0"/>
          <w:sz w:val="21"/>
          <w:szCs w:val="21"/>
          <w:lang w:eastAsia="zh-CN"/>
        </w:rPr>
        <w:t xml:space="preserve">high </w:t>
      </w:r>
      <w:r w:rsidRPr="00FA371A">
        <w:rPr>
          <w:rFonts w:eastAsia="宋体" w:cs="宋体"/>
          <w:spacing w:val="0"/>
          <w:sz w:val="21"/>
          <w:szCs w:val="21"/>
          <w:lang w:eastAsia="zh-CN"/>
        </w:rPr>
        <w:t>acquisition speed but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 xml:space="preserve">that limits their </w:t>
      </w:r>
      <w:r w:rsidR="00B26C5F">
        <w:rPr>
          <w:rFonts w:eastAsia="宋体" w:cs="宋体" w:hint="eastAsia"/>
          <w:spacing w:val="0"/>
          <w:sz w:val="21"/>
          <w:szCs w:val="21"/>
          <w:lang w:eastAsia="zh-CN"/>
        </w:rPr>
        <w:t>s</w:t>
      </w:r>
      <w:r w:rsidR="00947AB4">
        <w:rPr>
          <w:rFonts w:eastAsia="宋体" w:cs="宋体" w:hint="eastAsia"/>
          <w:spacing w:val="0"/>
          <w:sz w:val="21"/>
          <w:szCs w:val="21"/>
          <w:lang w:eastAsia="zh-CN"/>
        </w:rPr>
        <w:t>pectral</w:t>
      </w:r>
      <w:r w:rsidR="00B26C5F"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_Ref225086429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[12]</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Pr="00FA371A">
        <w:rPr>
          <w:rFonts w:eastAsia="宋体" w:cs="宋体"/>
          <w:spacing w:val="0"/>
          <w:sz w:val="21"/>
          <w:szCs w:val="21"/>
          <w:lang w:eastAsia="zh-CN"/>
        </w:rPr>
        <w:t xml:space="preserve"> </w:t>
      </w:r>
      <w:r w:rsidR="003B1F49" w:rsidRPr="003B1F49">
        <w:rPr>
          <w:rFonts w:eastAsia="宋体" w:cs="宋体"/>
          <w:spacing w:val="0"/>
          <w:sz w:val="21"/>
          <w:szCs w:val="21"/>
          <w:lang w:eastAsia="zh-CN"/>
        </w:rPr>
        <w:t xml:space="preserve">Conversely, </w:t>
      </w:r>
      <w:commentRangeStart w:id="3"/>
      <w:r w:rsidR="003B1F49" w:rsidRPr="003B1F49">
        <w:rPr>
          <w:rFonts w:eastAsia="宋体" w:cs="宋体"/>
          <w:spacing w:val="0"/>
          <w:sz w:val="21"/>
          <w:szCs w:val="21"/>
          <w:lang w:eastAsia="zh-CN"/>
        </w:rPr>
        <w:t>TDM</w:t>
      </w:r>
      <w:commentRangeEnd w:id="3"/>
      <w:r w:rsidR="006A54E8" w:rsidRPr="003B1F49">
        <w:rPr>
          <w:rStyle w:val="ab"/>
          <w:rFonts w:eastAsia="宋体" w:cs="宋体"/>
          <w:spacing w:val="0"/>
          <w:lang w:eastAsia="zh-CN"/>
        </w:rPr>
        <w:commentReference w:id="3"/>
      </w:r>
      <w:r w:rsidR="003B1F49" w:rsidRPr="003B1F49">
        <w:rPr>
          <w:rFonts w:eastAsia="宋体" w:cs="宋体"/>
          <w:spacing w:val="0"/>
          <w:sz w:val="21"/>
          <w:szCs w:val="21"/>
          <w:lang w:eastAsia="zh-CN"/>
        </w:rPr>
        <w:t xml:space="preserve"> methods rely on </w:t>
      </w:r>
      <w:r w:rsidR="003B1F49" w:rsidRPr="00886CFD">
        <w:rPr>
          <w:rFonts w:eastAsia="宋体" w:cs="宋体"/>
          <w:spacing w:val="0"/>
          <w:sz w:val="21"/>
          <w:szCs w:val="21"/>
          <w:lang w:eastAsia="zh-CN"/>
        </w:rPr>
        <w:t xml:space="preserve">sequential scanning, trading </w:t>
      </w:r>
      <w:r w:rsidR="003B1F49" w:rsidRPr="00886CFD">
        <w:rPr>
          <w:rFonts w:eastAsia="宋体" w:cs="宋体"/>
          <w:spacing w:val="0"/>
          <w:sz w:val="21"/>
          <w:szCs w:val="21"/>
          <w:lang w:eastAsia="zh-CN"/>
        </w:rPr>
        <w:lastRenderedPageBreak/>
        <w:t xml:space="preserve">off temporal resolution for spectral </w:t>
      </w:r>
      <w:r w:rsidR="00CD2C0F">
        <w:rPr>
          <w:rFonts w:eastAsia="宋体" w:cs="宋体" w:hint="eastAsia"/>
          <w:spacing w:val="0"/>
          <w:sz w:val="21"/>
          <w:szCs w:val="21"/>
          <w:lang w:eastAsia="zh-CN"/>
        </w:rPr>
        <w:t>accuracy</w:t>
      </w:r>
      <w:r w:rsidR="003B1F49" w:rsidRPr="00886CFD">
        <w:rPr>
          <w:rFonts w:eastAsia="宋体" w:cs="宋体"/>
          <w:spacing w:val="0"/>
          <w:sz w:val="21"/>
          <w:szCs w:val="21"/>
          <w:lang w:eastAsia="zh-CN"/>
        </w:rPr>
        <w:t>.</w:t>
      </w:r>
      <w:r w:rsidRPr="003B1F49">
        <w:rPr>
          <w:rFonts w:eastAsia="宋体" w:cs="宋体"/>
          <w:spacing w:val="0"/>
          <w:sz w:val="21"/>
          <w:szCs w:val="21"/>
          <w:lang w:eastAsia="zh-CN"/>
        </w:rPr>
        <w:t xml:space="preserve"> T</w:t>
      </w:r>
      <w:r w:rsidRPr="00FA371A">
        <w:rPr>
          <w:rFonts w:eastAsia="宋体" w:cs="宋体"/>
          <w:spacing w:val="0"/>
          <w:sz w:val="21"/>
          <w:szCs w:val="21"/>
          <w:lang w:eastAsia="zh-CN"/>
        </w:rPr>
        <w:t xml:space="preserve">his </w:t>
      </w:r>
      <w:r w:rsidR="00634C49" w:rsidRPr="00FA371A">
        <w:rPr>
          <w:rFonts w:eastAsia="宋体" w:cs="宋体"/>
          <w:spacing w:val="0"/>
          <w:sz w:val="21"/>
          <w:szCs w:val="21"/>
          <w:lang w:eastAsia="zh-CN"/>
        </w:rPr>
        <w:t xml:space="preserve">sequentiality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for capturing </w:t>
      </w:r>
      <w:r w:rsidR="00EA7943">
        <w:rPr>
          <w:rFonts w:eastAsia="宋体" w:cs="宋体" w:hint="eastAsia"/>
          <w:spacing w:val="0"/>
          <w:sz w:val="21"/>
          <w:szCs w:val="21"/>
          <w:lang w:eastAsia="zh-CN"/>
        </w:rPr>
        <w:t>high-speed</w:t>
      </w:r>
      <w:r w:rsidR="00EA7943"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dynamics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_Ref225086443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[13]</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00FB7D74" w:rsidRPr="00FA371A">
        <w:rPr>
          <w:rFonts w:eastAsia="宋体" w:cs="宋体" w:hint="eastAsia"/>
          <w:spacing w:val="0"/>
          <w:sz w:val="21"/>
          <w:szCs w:val="21"/>
          <w:lang w:eastAsia="zh-CN"/>
        </w:rPr>
        <w:t xml:space="preserve"> </w:t>
      </w:r>
      <w:r w:rsidR="00374212">
        <w:rPr>
          <w:rFonts w:eastAsia="宋体" w:cs="宋体" w:hint="eastAsia"/>
          <w:spacing w:val="0"/>
          <w:sz w:val="21"/>
          <w:szCs w:val="21"/>
          <w:lang w:eastAsia="zh-CN"/>
        </w:rPr>
        <w:t>Moreover, t</w:t>
      </w:r>
      <w:r w:rsidR="007C2DF3" w:rsidRPr="007C2DF3">
        <w:rPr>
          <w:rFonts w:eastAsia="宋体" w:cs="宋体"/>
          <w:spacing w:val="0"/>
          <w:sz w:val="21"/>
          <w:szCs w:val="21"/>
          <w:lang w:eastAsia="zh-CN"/>
        </w:rPr>
        <w:t>hese computational frameworks remain</w:t>
      </w:r>
      <w:r w:rsidR="00290D7F">
        <w:rPr>
          <w:rFonts w:eastAsia="宋体" w:cs="宋体" w:hint="eastAsia"/>
          <w:spacing w:val="0"/>
          <w:sz w:val="21"/>
          <w:szCs w:val="21"/>
          <w:lang w:eastAsia="zh-CN"/>
        </w:rPr>
        <w:t xml:space="preserve"> </w:t>
      </w:r>
      <w:r w:rsidR="007C2DF3" w:rsidRPr="007C2DF3">
        <w:rPr>
          <w:rFonts w:eastAsia="宋体" w:cs="宋体"/>
          <w:spacing w:val="0"/>
          <w:sz w:val="21"/>
          <w:szCs w:val="21"/>
          <w:lang w:eastAsia="zh-CN"/>
        </w:rPr>
        <w:t xml:space="preserve">bound to controlled lighting environments </w:t>
      </w:r>
      <w:r w:rsidR="007C2DF3" w:rsidRPr="00BA6712">
        <w:rPr>
          <w:rFonts w:eastAsia="宋体" w:cs="宋体"/>
          <w:spacing w:val="0"/>
          <w:sz w:val="21"/>
          <w:szCs w:val="21"/>
          <w:lang w:eastAsia="zh-CN"/>
        </w:rPr>
        <w:t>due to their lack of</w:t>
      </w:r>
      <w:r w:rsidR="007C2DF3" w:rsidRPr="007C2DF3">
        <w:rPr>
          <w:rFonts w:eastAsia="宋体" w:cs="宋体"/>
          <w:spacing w:val="0"/>
          <w:sz w:val="21"/>
          <w:szCs w:val="21"/>
          <w:lang w:eastAsia="zh-CN"/>
        </w:rPr>
        <w:t xml:space="preserve"> an intrinsic encoding mechanism to effectively decouple the active signal from ambient interference.</w:t>
      </w:r>
      <w:r w:rsidR="007C2DF3" w:rsidRPr="007C2DF3" w:rsidDel="007C2DF3">
        <w:rPr>
          <w:rFonts w:eastAsia="宋体" w:cs="宋体"/>
          <w:spacing w:val="0"/>
          <w:sz w:val="21"/>
          <w:szCs w:val="21"/>
          <w:lang w:eastAsia="zh-CN"/>
        </w:rPr>
        <w:t xml:space="preserve"> </w:t>
      </w:r>
    </w:p>
    <w:p w14:paraId="653A2310" w14:textId="5F51B994"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w:t>
      </w:r>
      <w:r w:rsidR="00A8359A">
        <w:rPr>
          <w:rFonts w:eastAsia="宋体" w:cs="宋体" w:hint="eastAsia"/>
          <w:spacing w:val="0"/>
          <w:sz w:val="21"/>
          <w:szCs w:val="21"/>
          <w:lang w:eastAsia="zh-CN"/>
        </w:rPr>
        <w:t xml:space="preserve">computational </w:t>
      </w:r>
      <w:r w:rsidR="009149C3" w:rsidRPr="00FA371A">
        <w:rPr>
          <w:rFonts w:eastAsia="宋体" w:cs="宋体"/>
          <w:spacing w:val="0"/>
          <w:sz w:val="21"/>
          <w:szCs w:val="21"/>
          <w:lang w:eastAsia="zh-CN"/>
        </w:rPr>
        <w:t xml:space="preserve">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post-detection unmixing strategies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_Ref225086565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[14]</w:t>
      </w:r>
      <w:r w:rsidR="003F7747">
        <w:rPr>
          <w:rFonts w:eastAsia="宋体" w:cs="宋体"/>
          <w:spacing w:val="0"/>
          <w:sz w:val="21"/>
          <w:szCs w:val="21"/>
          <w:lang w:eastAsia="zh-CN"/>
        </w:rPr>
        <w:fldChar w:fldCharType="end"/>
      </w:r>
      <w:r w:rsidR="006A109F" w:rsidRPr="00FA371A">
        <w:rPr>
          <w:rFonts w:eastAsia="宋体" w:cs="宋体"/>
          <w:spacing w:val="0"/>
          <w:sz w:val="21"/>
          <w:szCs w:val="21"/>
          <w:lang w:eastAsia="zh-CN"/>
        </w:rPr>
        <w:t xml:space="preserve">,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demonstrate that this strategy enables </w:t>
      </w:r>
      <w:r w:rsidR="00550DD9">
        <w:rPr>
          <w:rFonts w:eastAsia="宋体" w:cs="宋体" w:hint="eastAsia"/>
          <w:spacing w:val="0"/>
          <w:sz w:val="21"/>
          <w:szCs w:val="21"/>
          <w:lang w:eastAsia="zh-CN"/>
        </w:rPr>
        <w:t>high-</w:t>
      </w:r>
      <w:r w:rsidR="00550DD9" w:rsidRPr="00550DD9">
        <w:rPr>
          <w:rFonts w:eastAsia="宋体" w:cs="宋体"/>
          <w:spacing w:val="0"/>
          <w:sz w:val="21"/>
          <w:szCs w:val="21"/>
          <w:lang w:eastAsia="zh-CN"/>
        </w:rPr>
        <w:t>fidelity</w:t>
      </w:r>
      <w:r w:rsidR="00550DD9" w:rsidRPr="00550DD9" w:rsidDel="009D4676">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spectral reconstruction </w:t>
      </w:r>
      <w:r w:rsidR="009D4676" w:rsidRPr="009D4676">
        <w:rPr>
          <w:rFonts w:eastAsia="宋体" w:cs="宋体"/>
          <w:spacing w:val="0"/>
          <w:sz w:val="21"/>
          <w:szCs w:val="21"/>
          <w:lang w:eastAsia="zh-CN"/>
        </w:rPr>
        <w:t>at a</w:t>
      </w:r>
      <w:r w:rsidR="003E4F6B">
        <w:rPr>
          <w:rFonts w:eastAsia="宋体" w:cs="宋体" w:hint="eastAsia"/>
          <w:spacing w:val="0"/>
          <w:sz w:val="21"/>
          <w:szCs w:val="21"/>
          <w:lang w:eastAsia="zh-CN"/>
        </w:rPr>
        <w:t>n</w:t>
      </w:r>
      <w:r w:rsidR="009D4676" w:rsidRPr="009D4676">
        <w:rPr>
          <w:rFonts w:eastAsia="宋体" w:cs="宋体"/>
          <w:spacing w:val="0"/>
          <w:sz w:val="21"/>
          <w:szCs w:val="21"/>
          <w:lang w:eastAsia="zh-CN"/>
        </w:rPr>
        <w:t xml:space="preserve"> SNR of</w:t>
      </w:r>
      <w:r w:rsidR="009D4676" w:rsidRPr="009D4676" w:rsidDel="009D4676">
        <w:rPr>
          <w:rFonts w:eastAsia="宋体" w:cs="宋体"/>
          <w:spacing w:val="0"/>
          <w:sz w:val="21"/>
          <w:szCs w:val="21"/>
          <w:lang w:eastAsia="zh-CN"/>
        </w:rPr>
        <w:t xml:space="preserve"> </w:t>
      </w:r>
      <w:r w:rsidR="00751B04">
        <w:rPr>
          <w:rFonts w:eastAsia="宋体" w:cs="宋体" w:hint="eastAsia"/>
          <w:spacing w:val="0"/>
          <w:sz w:val="21"/>
          <w:szCs w:val="21"/>
          <w:lang w:eastAsia="zh-CN"/>
        </w:rPr>
        <w:t>-</w:t>
      </w:r>
      <w:r w:rsidR="00B857EF" w:rsidRPr="00FA371A">
        <w:rPr>
          <w:rFonts w:eastAsia="宋体" w:cs="宋体"/>
          <w:spacing w:val="0"/>
          <w:sz w:val="21"/>
          <w:szCs w:val="21"/>
          <w:lang w:eastAsia="zh-CN"/>
        </w:rPr>
        <w:t xml:space="preserve">11.77 dB. Furthermore, it achieves </w:t>
      </w:r>
      <w:r w:rsidR="003E4F6B">
        <w:rPr>
          <w:rFonts w:eastAsia="宋体" w:cs="宋体" w:hint="eastAsia"/>
          <w:spacing w:val="0"/>
          <w:sz w:val="21"/>
          <w:szCs w:val="21"/>
          <w:lang w:eastAsia="zh-CN"/>
        </w:rPr>
        <w:t>fast</w:t>
      </w:r>
      <w:r w:rsidR="003E4F6B"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sensing with acquisition times as short as 250 μs</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1972F869" w:rsidR="00E3549A" w:rsidRPr="00FA371A" w:rsidRDefault="009F6849" w:rsidP="00E3549A">
      <w:pPr>
        <w:jc w:val="both"/>
        <w:rPr>
          <w:rFonts w:eastAsia="宋体" w:cs="宋体"/>
          <w:spacing w:val="0"/>
          <w:sz w:val="21"/>
          <w:szCs w:val="21"/>
          <w:lang w:eastAsia="zh-CN"/>
        </w:rPr>
      </w:pPr>
      <w:r w:rsidRPr="009F6849">
        <w:rPr>
          <w:rFonts w:eastAsia="宋体" w:cs="宋体"/>
          <w:spacing w:val="0"/>
          <w:sz w:val="21"/>
          <w:szCs w:val="21"/>
          <w:lang w:eastAsia="zh-CN"/>
        </w:rPr>
        <w:t>A generalized spectral sensing architecture can be abstracted into two fundamental components: a spectral modulator and a detector.</w:t>
      </w:r>
      <w:r>
        <w:rPr>
          <w:rFonts w:eastAsia="宋体" w:cs="宋体" w:hint="eastAsia"/>
          <w:spacing w:val="0"/>
          <w:sz w:val="21"/>
          <w:szCs w:val="21"/>
          <w:lang w:eastAsia="zh-CN"/>
        </w:rPr>
        <w:t xml:space="preserve"> </w:t>
      </w:r>
      <w:r w:rsidR="00800D5F" w:rsidRPr="00FA371A">
        <w:rPr>
          <w:rFonts w:eastAsia="宋体" w:cs="宋体"/>
          <w:spacing w:val="0"/>
          <w:sz w:val="21"/>
          <w:szCs w:val="21"/>
          <w:lang w:eastAsia="zh-CN"/>
        </w:rPr>
        <w:t xml:space="preserve">Under </w:t>
      </w:r>
      <w:r>
        <w:rPr>
          <w:rFonts w:eastAsia="宋体" w:cs="宋体"/>
          <w:spacing w:val="0"/>
          <w:sz w:val="21"/>
          <w:szCs w:val="21"/>
          <w:lang w:eastAsia="zh-CN"/>
        </w:rPr>
        <w:t xml:space="preserve">a </w:t>
      </w:r>
      <w:r w:rsidR="004C3751">
        <w:rPr>
          <w:rFonts w:eastAsia="宋体" w:cs="宋体" w:hint="eastAsia"/>
          <w:spacing w:val="0"/>
          <w:sz w:val="21"/>
          <w:szCs w:val="21"/>
          <w:lang w:eastAsia="zh-CN"/>
        </w:rPr>
        <w:t>c</w:t>
      </w:r>
      <w:r w:rsidR="004C3751" w:rsidRPr="00FA371A">
        <w:rPr>
          <w:rFonts w:eastAsia="宋体" w:cs="宋体"/>
          <w:spacing w:val="0"/>
          <w:sz w:val="21"/>
          <w:szCs w:val="21"/>
          <w:lang w:eastAsia="zh-CN"/>
        </w:rPr>
        <w:t>onventional time-division multiplexing</w:t>
      </w:r>
      <w:r w:rsidR="004C3751" w:rsidRPr="00FA371A">
        <w:rPr>
          <w:rFonts w:eastAsia="宋体" w:cs="宋体" w:hint="eastAsia"/>
          <w:spacing w:val="0"/>
          <w:sz w:val="21"/>
          <w:szCs w:val="21"/>
          <w:lang w:eastAsia="zh-CN"/>
        </w:rPr>
        <w:t xml:space="preserve"> </w:t>
      </w:r>
      <w:r w:rsidR="004C3751">
        <w:rPr>
          <w:rFonts w:eastAsia="宋体" w:cs="宋体" w:hint="eastAsia"/>
          <w:spacing w:val="0"/>
          <w:sz w:val="21"/>
          <w:szCs w:val="21"/>
          <w:lang w:eastAsia="zh-CN"/>
        </w:rPr>
        <w:t>(</w:t>
      </w:r>
      <w:r w:rsidR="00800D5F" w:rsidRPr="00FA371A">
        <w:rPr>
          <w:rFonts w:eastAsia="宋体" w:cs="宋体" w:hint="eastAsia"/>
          <w:spacing w:val="0"/>
          <w:sz w:val="21"/>
          <w:szCs w:val="21"/>
          <w:lang w:eastAsia="zh-CN"/>
        </w:rPr>
        <w:t>TDM</w:t>
      </w:r>
      <w:r w:rsidR="004C3751">
        <w:rPr>
          <w:rFonts w:eastAsia="宋体" w:cs="宋体" w:hint="eastAsia"/>
          <w:spacing w:val="0"/>
          <w:sz w:val="21"/>
          <w:szCs w:val="21"/>
          <w:lang w:eastAsia="zh-CN"/>
        </w:rPr>
        <w:t>)</w:t>
      </w:r>
      <w:r w:rsidR="00800D5F" w:rsidRPr="00FA371A">
        <w:rPr>
          <w:rFonts w:eastAsia="宋体" w:cs="宋体"/>
          <w:spacing w:val="0"/>
          <w:sz w:val="21"/>
          <w:szCs w:val="21"/>
          <w:lang w:eastAsia="zh-CN"/>
        </w:rPr>
        <w:t xml:space="preserve"> </w:t>
      </w:r>
      <w:r w:rsidR="009E6BF6">
        <w:rPr>
          <w:rFonts w:eastAsia="宋体" w:cs="宋体" w:hint="eastAsia"/>
          <w:spacing w:val="0"/>
          <w:sz w:val="21"/>
          <w:szCs w:val="21"/>
          <w:lang w:eastAsia="zh-CN"/>
        </w:rPr>
        <w:t>scheme</w:t>
      </w:r>
      <w:r w:rsidR="00800D5F" w:rsidRPr="00FA371A">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800D5F"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00800D5F"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1555C92D"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nor/>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17154AB9"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46F64AA5"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w:t>
      </w:r>
      <w:r w:rsidR="00AB548F">
        <w:rPr>
          <w:rFonts w:eastAsia="宋体" w:cs="宋体"/>
          <w:spacing w:val="0"/>
          <w:sz w:val="21"/>
          <w:szCs w:val="21"/>
          <w:lang w:eastAsia="zh-CN"/>
        </w:rPr>
        <w:t>’</w:t>
      </w:r>
      <w:r w:rsidR="006A109F" w:rsidRPr="00FA371A">
        <w:rPr>
          <w:rFonts w:eastAsia="宋体" w:cs="宋体"/>
          <w:spacing w:val="0"/>
          <w:sz w:val="21"/>
          <w:szCs w:val="21"/>
          <w:lang w:eastAsia="zh-CN"/>
        </w:rPr>
        <w:t>s spectral responsivity, encompassing both photoelectric conversion efficiency and transimpedance gain</w:t>
      </w:r>
      <w:r w:rsidR="00A50277">
        <w:rPr>
          <w:rFonts w:eastAsia="宋体" w:cs="宋体" w:hint="eastAsia"/>
          <w:spacing w:val="0"/>
          <w:sz w:val="21"/>
          <w:szCs w:val="21"/>
          <w:lang w:eastAsia="zh-CN"/>
        </w:rPr>
        <w:t>,</w:t>
      </w:r>
      <w:r w:rsidR="00001145"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p w14:paraId="53498E34" w14:textId="719A7B8C"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sidR="009F6849">
        <w:rPr>
          <w:rFonts w:eastAsia="宋体" w:cs="宋体"/>
          <w:spacing w:val="0"/>
          <w:sz w:val="21"/>
          <w:szCs w:val="21"/>
          <w:lang w:eastAsia="zh-CN"/>
        </w:rPr>
        <w:t xml:space="preserve">the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 xml:space="preserve">uniquely assigned to </w:t>
      </w:r>
      <w:r w:rsidR="00A50277">
        <w:rPr>
          <w:rFonts w:eastAsia="宋体" w:cs="宋体" w:hint="eastAsia"/>
          <w:spacing w:val="0"/>
          <w:sz w:val="21"/>
          <w:szCs w:val="21"/>
          <w:lang w:eastAsia="zh-CN"/>
        </w:rPr>
        <w:t>the</w:t>
      </w:r>
      <w:r w:rsidR="00A50277" w:rsidRPr="00A50277">
        <w:rPr>
          <w:rFonts w:ascii="Cambria Math" w:eastAsia="宋体" w:hAnsi="Cambria Math" w:cs="宋体"/>
          <w:i/>
          <w:spacing w:val="0"/>
          <w:sz w:val="21"/>
          <w:szCs w:val="21"/>
          <w:lang w:eastAsia="zh-CN"/>
        </w:rPr>
        <w:t xml:space="preserve"> </w:t>
      </w:r>
      <m:oMath>
        <m:r>
          <w:rPr>
            <w:rFonts w:ascii="Cambria Math" w:eastAsia="宋体" w:hAnsi="Cambria Math" w:cs="宋体"/>
            <w:spacing w:val="0"/>
            <w:sz w:val="21"/>
            <w:szCs w:val="21"/>
            <w:lang w:eastAsia="zh-CN"/>
          </w:rPr>
          <m:t>k</m:t>
        </m:r>
      </m:oMath>
      <w:r w:rsidR="00A50277" w:rsidRPr="00FA371A">
        <w:rPr>
          <w:rFonts w:eastAsia="宋体" w:cs="宋体"/>
          <w:spacing w:val="0"/>
          <w:sz w:val="21"/>
          <w:szCs w:val="21"/>
          <w:lang w:eastAsia="zh-CN"/>
        </w:rPr>
        <w:t xml:space="preserve">-th </w:t>
      </w:r>
      <w:r w:rsidR="001F103E" w:rsidRPr="00FA371A">
        <w:rPr>
          <w:rFonts w:eastAsia="宋体" w:cs="宋体"/>
          <w:spacing w:val="0"/>
          <w:sz w:val="21"/>
          <w:szCs w:val="21"/>
          <w:lang w:eastAsia="zh-CN"/>
        </w:rPr>
        <w:t>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4BC2A31F"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AB7595">
        <w:rPr>
          <w:rFonts w:eastAsia="宋体" w:cs="宋体" w:hint="eastAsia"/>
          <w:spacing w:val="0"/>
          <w:sz w:val="21"/>
          <w:szCs w:val="21"/>
          <w:lang w:eastAsia="zh-CN"/>
        </w:rPr>
        <w:t>direct current</w:t>
      </w:r>
      <w:r w:rsidR="007909F5">
        <w:rPr>
          <w:rFonts w:eastAsia="宋体" w:cs="宋体" w:hint="eastAsia"/>
          <w:spacing w:val="0"/>
          <w:sz w:val="21"/>
          <w:szCs w:val="21"/>
          <w:lang w:eastAsia="zh-CN"/>
        </w:rPr>
        <w:t xml:space="preserve"> (DC)</w:t>
      </w:r>
      <w:r w:rsidR="00AB7595" w:rsidRPr="00FA371A">
        <w:rPr>
          <w:rFonts w:eastAsia="宋体" w:cs="宋体"/>
          <w:spacing w:val="0"/>
          <w:sz w:val="21"/>
          <w:szCs w:val="21"/>
          <w:lang w:eastAsia="zh-CN"/>
        </w:rPr>
        <w:t xml:space="preserve"> </w:t>
      </w:r>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4E82A15F"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tab/>
        <w:t>Upon simultaneous</w:t>
      </w:r>
      <w:r w:rsidR="00B02AE1">
        <w:rPr>
          <w:rFonts w:eastAsia="宋体" w:cs="宋体" w:hint="eastAsia"/>
          <w:spacing w:val="0"/>
          <w:sz w:val="21"/>
          <w:szCs w:val="21"/>
          <w:lang w:eastAsia="zh-CN"/>
        </w:rPr>
        <w:t xml:space="preserve"> collection</w:t>
      </w:r>
      <w:r w:rsidRPr="00FA371A">
        <w:rPr>
          <w:rFonts w:eastAsia="宋体" w:cs="宋体"/>
          <w:spacing w:val="0"/>
          <w:sz w:val="21"/>
          <w:szCs w:val="21"/>
          <w:lang w:eastAsia="zh-CN"/>
        </w:rPr>
        <w:t xml:space="preserve">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r w:rsidR="000F6CF7">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5A18C79"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6CB4362"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1065BF23" w:rsidR="00E60073" w:rsidRPr="00FA371A" w:rsidRDefault="00C676F4" w:rsidP="00886CFD">
      <w:pPr>
        <w:jc w:val="both"/>
        <w:rPr>
          <w:rFonts w:eastAsia="宋体" w:cs="宋体"/>
          <w:spacing w:val="0"/>
          <w:sz w:val="21"/>
          <w:szCs w:val="21"/>
          <w:lang w:eastAsia="zh-CN"/>
        </w:rPr>
      </w:pPr>
      <w:r w:rsidRPr="00FA371A">
        <w:rPr>
          <w:rFonts w:eastAsia="宋体" w:cs="宋体" w:hint="eastAsia"/>
          <w:spacing w:val="0"/>
          <w:sz w:val="21"/>
          <w:szCs w:val="21"/>
          <w:lang w:eastAsia="zh-CN"/>
        </w:rPr>
        <w:lastRenderedPageBreak/>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3C236F8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2172F88F"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24048BCE"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761C4768"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r w:rsidR="008A3235">
        <w:rPr>
          <w:rFonts w:eastAsia="宋体" w:cs="宋体" w:hint="eastAsia"/>
          <w:spacing w:val="0"/>
          <w:sz w:val="21"/>
          <w:szCs w:val="21"/>
          <w:lang w:eastAsia="zh-CN"/>
        </w:rPr>
        <w:t>if</w:t>
      </w:r>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dominant bands of environmental noise </w:t>
      </w:r>
      <w:r w:rsidR="008A3235" w:rsidRPr="008A3235">
        <w:rPr>
          <w:rFonts w:eastAsia="宋体" w:cs="宋体"/>
          <w:spacing w:val="0"/>
          <w:sz w:val="21"/>
          <w:szCs w:val="21"/>
          <w:lang w:eastAsia="zh-CN"/>
        </w:rPr>
        <w:t>without mutual interference</w:t>
      </w:r>
      <w:r w:rsidR="0073403F" w:rsidRPr="00FA371A">
        <w:rPr>
          <w:rFonts w:eastAsia="宋体" w:cs="宋体"/>
          <w:spacing w:val="0"/>
          <w:sz w:val="21"/>
          <w:szCs w:val="21"/>
          <w:lang w:eastAsia="zh-CN"/>
        </w:rPr>
        <w:t>,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r w:rsidR="008A3235">
        <w:rPr>
          <w:rFonts w:eastAsia="宋体" w:cs="宋体" w:hint="eastAsia"/>
          <w:spacing w:val="0"/>
          <w:sz w:val="21"/>
          <w:szCs w:val="21"/>
          <w:lang w:eastAsia="zh-CN"/>
        </w:rPr>
        <w:t>is</w:t>
      </w:r>
      <w:r w:rsidR="0073403F" w:rsidRPr="00FA371A">
        <w:rPr>
          <w:rFonts w:eastAsia="宋体" w:cs="宋体"/>
          <w:spacing w:val="0"/>
          <w:sz w:val="21"/>
          <w:szCs w:val="21"/>
          <w:lang w:eastAsia="zh-CN"/>
        </w:rPr>
        <w:t xml:space="preserve"> retrieved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7CB7FB86"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115A1BD5" w14:textId="2C04C7FE" w:rsidR="00502F8C" w:rsidRDefault="00502F8C" w:rsidP="00512A7C">
      <w:pPr>
        <w:ind w:firstLine="420"/>
        <w:jc w:val="both"/>
        <w:rPr>
          <w:rFonts w:eastAsia="宋体" w:cs="宋体"/>
          <w:spacing w:val="0"/>
          <w:sz w:val="21"/>
          <w:szCs w:val="21"/>
          <w:lang w:eastAsia="zh-CN"/>
        </w:rPr>
      </w:pPr>
      <w:r w:rsidRPr="00502F8C">
        <w:rPr>
          <w:rFonts w:eastAsia="宋体" w:cs="宋体"/>
          <w:spacing w:val="0"/>
          <w:sz w:val="21"/>
          <w:szCs w:val="21"/>
          <w:lang w:eastAsia="zh-CN"/>
        </w:rPr>
        <w:t>To ensure strict orthogonality and avoid mutual interference within a physical optoelectronic system, the carrier allocation must satisfy three boundary conditions: spectral separability (</w:t>
      </w:r>
      <m:oMath>
        <m:d>
          <m:dPr>
            <m:begChr m:val="|"/>
            <m:endChr m:val="|"/>
            <m:ctrlPr>
              <w:rPr>
                <w:rFonts w:ascii="Cambria Math" w:eastAsia="宋体" w:hAnsi="Cambria Math"/>
                <w:i/>
                <w:spacing w:val="0"/>
                <w:sz w:val="21"/>
                <w:szCs w:val="21"/>
                <w:lang w:eastAsia="zh-CN"/>
              </w:rPr>
            </m:ctrlPr>
          </m:dPr>
          <m:e>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i</m:t>
                </m:r>
              </m:sub>
            </m:sSub>
            <m: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j</m:t>
                </m:r>
              </m:sub>
            </m:sSub>
          </m:e>
        </m:d>
        <m:r>
          <w:rPr>
            <w:rFonts w:ascii="Cambria Math" w:eastAsia="宋体" w:hAnsi="Cambria Math"/>
            <w:spacing w:val="0"/>
            <w:sz w:val="21"/>
            <w:szCs w:val="21"/>
            <w:lang w:eastAsia="zh-CN"/>
          </w:rPr>
          <m:t>&gt;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 xml:space="preserve">f, </m:t>
        </m:r>
        <m:r>
          <m:rPr>
            <m:sty m:val="p"/>
          </m:rPr>
          <w:rPr>
            <w:rFonts w:ascii="Cambria Math" w:eastAsia="宋体" w:hAnsi="Cambria Math"/>
            <w:spacing w:val="0"/>
            <w:sz w:val="21"/>
            <w:szCs w:val="21"/>
            <w:lang w:eastAsia="zh-CN"/>
          </w:rPr>
          <m:t>where</m:t>
        </m:r>
        <m:r>
          <w:rPr>
            <w:rFonts w:ascii="Cambria Math" w:eastAsia="宋体" w:hAnsi="Cambria Math"/>
            <w:spacing w:val="0"/>
            <w:sz w:val="21"/>
            <w:szCs w:val="21"/>
            <w:lang w:eastAsia="zh-CN"/>
          </w:rPr>
          <m:t xml:space="preserve">  </m:t>
        </m:r>
        <m:r>
          <m:rPr>
            <m:sty m:val="p"/>
          </m:rPr>
          <w:rPr>
            <w:rFonts w:ascii="Cambria Math" w:eastAsia="宋体" w:hAnsi="Cambria Math"/>
            <w:spacing w:val="0"/>
            <w:sz w:val="21"/>
            <w:szCs w:val="21"/>
            <w:lang w:eastAsia="zh-CN"/>
          </w:rPr>
          <m:t>Δ</m:t>
        </m:r>
        <m:r>
          <w:rPr>
            <w:rFonts w:ascii="Cambria Math" w:eastAsia="宋体" w:hAnsi="Cambria Math"/>
            <w:spacing w:val="0"/>
            <w:sz w:val="21"/>
            <w:szCs w:val="21"/>
            <w:lang w:eastAsia="zh-CN"/>
          </w:rPr>
          <m:t xml:space="preserve">f </m:t>
        </m:r>
        <m:r>
          <m:rPr>
            <m:sty m:val="p"/>
          </m:rPr>
          <w:rPr>
            <w:rFonts w:ascii="Cambria Math" w:eastAsia="宋体" w:hAnsi="Cambria Math"/>
            <w:spacing w:val="0"/>
            <w:sz w:val="21"/>
            <w:szCs w:val="21"/>
            <w:lang w:eastAsia="zh-CN"/>
          </w:rPr>
          <m:t>is the frequency resolution</m:t>
        </m:r>
      </m:oMath>
      <w:r w:rsidRPr="00502F8C">
        <w:rPr>
          <w:rFonts w:eastAsia="宋体" w:cs="宋体"/>
          <w:spacing w:val="0"/>
          <w:sz w:val="21"/>
          <w:szCs w:val="21"/>
          <w:lang w:eastAsia="zh-CN"/>
        </w:rPr>
        <w:t>), harmonic interference avoidance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j</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i</m:t>
            </m:r>
          </m:sub>
        </m:sSub>
      </m:oMath>
      <w:r w:rsidRPr="00502F8C">
        <w:rPr>
          <w:rFonts w:eastAsia="宋体" w:cs="宋体"/>
          <w:spacing w:val="0"/>
          <w:sz w:val="21"/>
          <w:szCs w:val="21"/>
          <w:lang w:eastAsia="zh-CN"/>
        </w:rPr>
        <w:t>), and intermodulation avoidance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i</m:t>
                </m:r>
              </m:sub>
            </m:sSub>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j</m:t>
                </m:r>
              </m:sub>
            </m:sSub>
          </m:e>
        </m:d>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Pr="0024629A">
        <w:rPr>
          <w:rFonts w:eastAsia="宋体" w:cs="宋体"/>
          <w:spacing w:val="0"/>
          <w:sz w:val="21"/>
          <w:szCs w:val="21"/>
          <w:lang w:eastAsia="zh-CN"/>
        </w:rPr>
        <w:t>)</w:t>
      </w:r>
      <w:r w:rsidR="009F6849">
        <w:rPr>
          <w:rFonts w:eastAsia="宋体" w:cs="宋体" w:hint="eastAsia"/>
          <w:spacing w:val="0"/>
          <w:sz w:val="21"/>
          <w:szCs w:val="21"/>
          <w:lang w:eastAsia="zh-CN"/>
        </w:rPr>
        <w:t>.</w:t>
      </w:r>
      <w:r w:rsidR="0024629A" w:rsidRPr="00544283">
        <w:t xml:space="preserve"> </w:t>
      </w:r>
      <w:r w:rsidR="0024629A">
        <w:rPr>
          <w:rFonts w:eastAsia="宋体" w:cs="宋体" w:hint="eastAsia"/>
          <w:spacing w:val="0"/>
          <w:sz w:val="21"/>
          <w:szCs w:val="21"/>
          <w:lang w:eastAsia="zh-CN"/>
        </w:rPr>
        <w:t>M</w:t>
      </w:r>
      <w:r w:rsidR="0024629A" w:rsidRPr="00544283">
        <w:rPr>
          <w:rFonts w:eastAsia="宋体" w:cs="宋体"/>
          <w:spacing w:val="0"/>
          <w:sz w:val="21"/>
          <w:szCs w:val="21"/>
          <w:lang w:eastAsia="zh-CN"/>
        </w:rPr>
        <w:t xml:space="preserve">athematical derivations of these constraints and the corresponding </w:t>
      </w:r>
      <w:r w:rsidR="00103EE5">
        <w:rPr>
          <w:rFonts w:eastAsia="宋体" w:cs="宋体" w:hint="eastAsia"/>
          <w:spacing w:val="0"/>
          <w:sz w:val="21"/>
          <w:szCs w:val="21"/>
          <w:lang w:eastAsia="zh-CN"/>
        </w:rPr>
        <w:t xml:space="preserve">switch </w:t>
      </w:r>
      <w:r w:rsidR="0024629A" w:rsidRPr="00544283">
        <w:rPr>
          <w:rFonts w:eastAsia="宋体" w:cs="宋体"/>
          <w:spacing w:val="0"/>
          <w:sz w:val="21"/>
          <w:szCs w:val="21"/>
          <w:lang w:eastAsia="zh-CN"/>
        </w:rPr>
        <w:t>search algorithm are detailed in Supplement Sections 2 and 3</w:t>
      </w:r>
      <w:r w:rsidRPr="0024629A">
        <w:rPr>
          <w:rFonts w:eastAsia="宋体" w:cs="宋体"/>
          <w:spacing w:val="0"/>
          <w:sz w:val="21"/>
          <w:szCs w:val="21"/>
          <w:lang w:eastAsia="zh-CN"/>
        </w:rPr>
        <w:t>.</w:t>
      </w:r>
      <w:r w:rsidR="0024629A" w:rsidRPr="0024629A">
        <w:rPr>
          <w:rFonts w:eastAsia="宋体" w:cs="宋体" w:hint="eastAsia"/>
          <w:spacing w:val="0"/>
          <w:sz w:val="21"/>
          <w:szCs w:val="21"/>
          <w:lang w:eastAsia="zh-CN"/>
        </w:rPr>
        <w:t xml:space="preserv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B404D" w:rsidRPr="00FA371A" w14:paraId="0F699A6C" w14:textId="77777777" w:rsidTr="004E3960">
        <w:tc>
          <w:tcPr>
            <w:tcW w:w="8277" w:type="dxa"/>
          </w:tcPr>
          <w:p w14:paraId="44F53E73" w14:textId="77777777" w:rsidR="001B404D" w:rsidRPr="00FA371A" w:rsidRDefault="001B404D" w:rsidP="004E3960">
            <w:pPr>
              <w:jc w:val="center"/>
              <w:rPr>
                <w:rFonts w:eastAsia="宋体" w:cs="宋体"/>
                <w:spacing w:val="0"/>
                <w:sz w:val="21"/>
                <w:szCs w:val="21"/>
                <w:lang w:eastAsia="zh-CN"/>
              </w:rPr>
            </w:pPr>
            <w:r>
              <w:rPr>
                <w:noProof/>
                <w:sz w:val="21"/>
                <w:szCs w:val="21"/>
              </w:rPr>
              <w:drawing>
                <wp:inline distT="0" distB="0" distL="0" distR="0" wp14:anchorId="035AFBB8" wp14:editId="547765CF">
                  <wp:extent cx="5112000" cy="1704207"/>
                  <wp:effectExtent l="0" t="0" r="0" b="0"/>
                  <wp:docPr id="10309875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7552" name="图片 1030987552"/>
                          <pic:cNvPicPr/>
                        </pic:nvPicPr>
                        <pic:blipFill>
                          <a:blip r:embed="rId11"/>
                          <a:stretch>
                            <a:fillRect/>
                          </a:stretch>
                        </pic:blipFill>
                        <pic:spPr>
                          <a:xfrm>
                            <a:off x="0" y="0"/>
                            <a:ext cx="5112000" cy="1704207"/>
                          </a:xfrm>
                          <a:prstGeom prst="rect">
                            <a:avLst/>
                          </a:prstGeom>
                        </pic:spPr>
                      </pic:pic>
                    </a:graphicData>
                  </a:graphic>
                </wp:inline>
              </w:drawing>
            </w:r>
          </w:p>
        </w:tc>
      </w:tr>
      <w:tr w:rsidR="001B404D" w:rsidRPr="00FA371A" w14:paraId="35D68FE4" w14:textId="77777777" w:rsidTr="004E3960">
        <w:tc>
          <w:tcPr>
            <w:tcW w:w="8306" w:type="dxa"/>
          </w:tcPr>
          <w:p w14:paraId="6155DB9A" w14:textId="0C917F2D" w:rsidR="001B404D" w:rsidRPr="00BA6712" w:rsidRDefault="001B404D" w:rsidP="004E3960">
            <w:pPr>
              <w:pStyle w:val="a8"/>
              <w:jc w:val="both"/>
              <w:rPr>
                <w:rFonts w:ascii="Times New Roman" w:hAnsi="Times New Roman" w:cs="Times New Roman"/>
                <w:b/>
                <w:bCs/>
                <w:sz w:val="21"/>
                <w:szCs w:val="21"/>
                <w:lang w:eastAsia="zh-CN"/>
              </w:rPr>
            </w:pPr>
            <w:r w:rsidRPr="00BA6712">
              <w:rPr>
                <w:rFonts w:ascii="Times New Roman" w:hAnsi="Times New Roman" w:cs="Times New Roman"/>
                <w:b/>
                <w:bCs/>
                <w:sz w:val="21"/>
                <w:szCs w:val="21"/>
              </w:rPr>
              <w:t xml:space="preserve">Figure </w:t>
            </w:r>
            <w:r w:rsidRPr="00BA6712">
              <w:rPr>
                <w:rFonts w:ascii="Times New Roman" w:hAnsi="Times New Roman" w:cs="Times New Roman"/>
                <w:b/>
                <w:bCs/>
                <w:sz w:val="21"/>
                <w:szCs w:val="21"/>
              </w:rPr>
              <w:fldChar w:fldCharType="begin"/>
            </w:r>
            <w:r w:rsidRPr="00BA6712">
              <w:rPr>
                <w:rFonts w:ascii="Times New Roman" w:hAnsi="Times New Roman" w:cs="Times New Roman"/>
                <w:b/>
                <w:bCs/>
                <w:sz w:val="21"/>
                <w:szCs w:val="21"/>
              </w:rPr>
              <w:instrText xml:space="preserve"> SEQ Figure \* ARABIC </w:instrText>
            </w:r>
            <w:r w:rsidRPr="00BA6712">
              <w:rPr>
                <w:rFonts w:ascii="Times New Roman" w:hAnsi="Times New Roman" w:cs="Times New Roman"/>
                <w:b/>
                <w:bCs/>
                <w:sz w:val="21"/>
                <w:szCs w:val="21"/>
              </w:rPr>
              <w:fldChar w:fldCharType="separate"/>
            </w:r>
            <w:r w:rsidR="0049799A">
              <w:rPr>
                <w:rFonts w:ascii="Times New Roman" w:hAnsi="Times New Roman" w:cs="Times New Roman"/>
                <w:b/>
                <w:bCs/>
                <w:noProof/>
                <w:sz w:val="21"/>
                <w:szCs w:val="21"/>
              </w:rPr>
              <w:t>1</w:t>
            </w:r>
            <w:r w:rsidRPr="00BA6712">
              <w:rPr>
                <w:rFonts w:ascii="Times New Roman" w:hAnsi="Times New Roman" w:cs="Times New Roman"/>
                <w:b/>
                <w:bCs/>
                <w:sz w:val="21"/>
                <w:szCs w:val="21"/>
              </w:rPr>
              <w:fldChar w:fldCharType="end"/>
            </w:r>
            <w:r w:rsidRPr="00BA6712">
              <w:rPr>
                <w:rFonts w:ascii="Times New Roman" w:hAnsi="Times New Roman" w:cs="Times New Roman"/>
                <w:b/>
                <w:bCs/>
                <w:sz w:val="21"/>
                <w:szCs w:val="21"/>
                <w:lang w:eastAsia="zh-CN"/>
              </w:rPr>
              <w:t>. OFE schematic diagram.</w:t>
            </w:r>
            <w:r>
              <w:rPr>
                <w:rFonts w:ascii="Times New Roman" w:hAnsi="Times New Roman" w:cs="Times New Roman" w:hint="eastAsia"/>
                <w:b/>
                <w:bCs/>
                <w:sz w:val="21"/>
                <w:szCs w:val="21"/>
                <w:lang w:eastAsia="zh-CN"/>
              </w:rPr>
              <w:t xml:space="preserve"> </w:t>
            </w:r>
            <w:r w:rsidRPr="00D96084">
              <w:rPr>
                <w:rFonts w:ascii="Times New Roman" w:hAnsi="Times New Roman" w:cs="Times New Roman"/>
                <w:sz w:val="21"/>
                <w:szCs w:val="21"/>
                <w:lang w:eastAsia="zh-CN"/>
              </w:rPr>
              <w:t>The signal chain initiates with the modulation of discrete spectral basis functions using temporally orthogonal sinusoidal kernels. These components are superimposed into a single time-domain composite signal, which is subjected to environmental noise during physical transmission. Following</w:t>
            </w:r>
            <w:r>
              <w:rPr>
                <w:rFonts w:ascii="Times New Roman" w:hAnsi="Times New Roman" w:cs="Times New Roman" w:hint="eastAsia"/>
                <w:sz w:val="21"/>
                <w:szCs w:val="21"/>
                <w:lang w:eastAsia="zh-CN"/>
              </w:rPr>
              <w:t xml:space="preserve"> </w:t>
            </w:r>
            <w:r w:rsidRPr="00D96084">
              <w:rPr>
                <w:rFonts w:ascii="Times New Roman" w:hAnsi="Times New Roman" w:cs="Times New Roman"/>
                <w:sz w:val="21"/>
                <w:szCs w:val="21"/>
                <w:lang w:eastAsia="zh-CN"/>
              </w:rPr>
              <w:t>sensor reception, a mathematical transform</w:t>
            </w:r>
            <w:r w:rsidRPr="009E6FF5">
              <w:rPr>
                <w:rFonts w:ascii="Times New Roman" w:eastAsia="Malgun Gothic" w:hAnsi="Times New Roman" w:cs="Times New Roman"/>
                <w:sz w:val="19"/>
                <w:szCs w:val="19"/>
              </w:rPr>
              <w:t xml:space="preserve"> </w:t>
            </w:r>
            <w:r w:rsidRPr="009E6FF5">
              <w:rPr>
                <w:rFonts w:ascii="Times New Roman" w:hAnsi="Times New Roman" w:cs="Times New Roman"/>
                <w:sz w:val="21"/>
                <w:szCs w:val="21"/>
                <w:lang w:eastAsia="zh-CN"/>
              </w:rPr>
              <w:t>(e.g., F</w:t>
            </w:r>
            <w:r>
              <w:rPr>
                <w:rFonts w:ascii="Times New Roman" w:hAnsi="Times New Roman" w:cs="Times New Roman" w:hint="eastAsia"/>
                <w:sz w:val="21"/>
                <w:szCs w:val="21"/>
                <w:lang w:eastAsia="zh-CN"/>
              </w:rPr>
              <w:t xml:space="preserve">ourier </w:t>
            </w:r>
            <w:r>
              <w:rPr>
                <w:rFonts w:ascii="Times New Roman" w:hAnsi="Times New Roman" w:cs="Times New Roman"/>
                <w:sz w:val="21"/>
                <w:szCs w:val="21"/>
                <w:lang w:eastAsia="zh-CN"/>
              </w:rPr>
              <w:t>transform</w:t>
            </w:r>
            <w:r w:rsidRPr="009E6FF5">
              <w:rPr>
                <w:rFonts w:ascii="Times New Roman" w:hAnsi="Times New Roman" w:cs="Times New Roman"/>
                <w:sz w:val="21"/>
                <w:szCs w:val="21"/>
                <w:lang w:eastAsia="zh-CN"/>
              </w:rPr>
              <w:t>) maps</w:t>
            </w:r>
            <w:r w:rsidRPr="00D96084">
              <w:rPr>
                <w:rFonts w:ascii="Times New Roman" w:hAnsi="Times New Roman" w:cs="Times New Roman"/>
                <w:sz w:val="21"/>
                <w:szCs w:val="21"/>
                <w:lang w:eastAsia="zh-CN"/>
              </w:rPr>
              <w:t xml:space="preserve"> the </w:t>
            </w:r>
            <w:r w:rsidRPr="00602EE9">
              <w:rPr>
                <w:rFonts w:ascii="Times New Roman" w:eastAsia="Malgun Gothic" w:hAnsi="Times New Roman" w:cs="Times New Roman"/>
                <w:sz w:val="19"/>
                <w:szCs w:val="19"/>
              </w:rPr>
              <w:t xml:space="preserve"> </w:t>
            </w:r>
            <w:r w:rsidRPr="00602EE9">
              <w:rPr>
                <w:rFonts w:ascii="Times New Roman" w:hAnsi="Times New Roman" w:cs="Times New Roman"/>
                <w:sz w:val="21"/>
                <w:szCs w:val="21"/>
                <w:lang w:eastAsia="zh-CN"/>
              </w:rPr>
              <w:t xml:space="preserve">noise-contaminated </w:t>
            </w:r>
            <w:r w:rsidRPr="00D96084">
              <w:rPr>
                <w:rFonts w:ascii="Times New Roman" w:hAnsi="Times New Roman" w:cs="Times New Roman"/>
                <w:sz w:val="21"/>
                <w:szCs w:val="21"/>
                <w:lang w:eastAsia="zh-CN"/>
              </w:rPr>
              <w:t>temporal waveform into the frequency domain. This transformation isolates the deterministic carrier peaks from the stochastic noise floor, enabling a computational algorithm to reconstruct the target spectra from these high-fidelity frequency-domain projections.</w:t>
            </w:r>
          </w:p>
        </w:tc>
      </w:tr>
    </w:tbl>
    <w:p w14:paraId="1393BFC7" w14:textId="77777777" w:rsidR="001B404D" w:rsidRPr="001B404D" w:rsidRDefault="001B404D" w:rsidP="00512A7C">
      <w:pPr>
        <w:ind w:firstLine="420"/>
        <w:jc w:val="both"/>
        <w:rPr>
          <w:rFonts w:eastAsia="宋体" w:cs="宋体"/>
          <w:spacing w:val="0"/>
          <w:sz w:val="21"/>
          <w:szCs w:val="21"/>
          <w:lang w:eastAsia="zh-CN"/>
        </w:rPr>
      </w:pPr>
    </w:p>
    <w:p w14:paraId="3365D246" w14:textId="6090C572" w:rsidR="00A0190E" w:rsidRDefault="009F6849" w:rsidP="00847CA4">
      <w:pPr>
        <w:ind w:firstLine="420"/>
        <w:jc w:val="both"/>
        <w:rPr>
          <w:rFonts w:eastAsia="宋体" w:cs="宋体"/>
          <w:spacing w:val="0"/>
          <w:sz w:val="21"/>
          <w:szCs w:val="21"/>
          <w:lang w:eastAsia="zh-CN"/>
        </w:rPr>
      </w:pPr>
      <w:r w:rsidRPr="00A65B63">
        <w:rPr>
          <w:rFonts w:eastAsia="宋体" w:cs="宋体"/>
          <w:spacing w:val="0"/>
          <w:sz w:val="21"/>
          <w:szCs w:val="21"/>
          <w:lang w:eastAsia="zh-CN"/>
        </w:rPr>
        <w:lastRenderedPageBreak/>
        <w:t xml:space="preserve">OFE </w:t>
      </w:r>
      <w:r>
        <w:rPr>
          <w:rFonts w:eastAsia="宋体" w:cs="宋体" w:hint="eastAsia"/>
          <w:spacing w:val="0"/>
          <w:sz w:val="21"/>
          <w:szCs w:val="21"/>
          <w:lang w:eastAsia="zh-CN"/>
        </w:rPr>
        <w:t>po</w:t>
      </w:r>
      <w:r w:rsidR="00BC7877">
        <w:rPr>
          <w:rFonts w:eastAsia="宋体" w:cs="宋体"/>
          <w:spacing w:val="0"/>
          <w:sz w:val="21"/>
          <w:szCs w:val="21"/>
          <w:lang w:eastAsia="zh-CN"/>
        </w:rPr>
        <w:t>sse</w:t>
      </w:r>
      <w:r>
        <w:rPr>
          <w:rFonts w:eastAsia="宋体" w:cs="宋体" w:hint="eastAsia"/>
          <w:spacing w:val="0"/>
          <w:sz w:val="21"/>
          <w:szCs w:val="21"/>
          <w:lang w:eastAsia="zh-CN"/>
        </w:rPr>
        <w:t>sses</w:t>
      </w:r>
      <w:r w:rsidR="00BC7877">
        <w:rPr>
          <w:rFonts w:eastAsia="宋体" w:cs="宋体" w:hint="eastAsia"/>
          <w:spacing w:val="0"/>
          <w:sz w:val="21"/>
          <w:szCs w:val="21"/>
          <w:lang w:eastAsia="zh-CN"/>
        </w:rPr>
        <w:t xml:space="preserve"> two advantages over traditional TDM</w:t>
      </w:r>
      <w:r w:rsidR="00847CA4">
        <w:rPr>
          <w:rFonts w:eastAsia="宋体" w:cs="宋体" w:hint="eastAsia"/>
          <w:spacing w:val="0"/>
          <w:sz w:val="21"/>
          <w:szCs w:val="21"/>
          <w:lang w:eastAsia="zh-CN"/>
        </w:rPr>
        <w:t xml:space="preserve">: the multiplex advantage and </w:t>
      </w:r>
      <w:r w:rsidR="00FC6906">
        <w:rPr>
          <w:rFonts w:eastAsia="宋体" w:cs="宋体" w:hint="eastAsia"/>
          <w:spacing w:val="0"/>
          <w:sz w:val="21"/>
          <w:szCs w:val="21"/>
          <w:lang w:eastAsia="zh-CN"/>
        </w:rPr>
        <w:t>a</w:t>
      </w:r>
      <w:r w:rsidR="00FC6906" w:rsidRPr="00FC6906">
        <w:rPr>
          <w:rFonts w:eastAsia="宋体" w:cs="宋体"/>
          <w:spacing w:val="0"/>
          <w:sz w:val="21"/>
          <w:szCs w:val="21"/>
          <w:lang w:eastAsia="zh-CN"/>
        </w:rPr>
        <w:t xml:space="preserve">mplitude </w:t>
      </w:r>
      <w:r w:rsidR="00FC6906">
        <w:rPr>
          <w:rFonts w:eastAsia="宋体" w:cs="宋体" w:hint="eastAsia"/>
          <w:spacing w:val="0"/>
          <w:sz w:val="21"/>
          <w:szCs w:val="21"/>
          <w:lang w:eastAsia="zh-CN"/>
        </w:rPr>
        <w:t>i</w:t>
      </w:r>
      <w:r w:rsidR="00FC6906" w:rsidRPr="00FC6906">
        <w:rPr>
          <w:rFonts w:eastAsia="宋体" w:cs="宋体"/>
          <w:spacing w:val="0"/>
          <w:sz w:val="21"/>
          <w:szCs w:val="21"/>
          <w:lang w:eastAsia="zh-CN"/>
        </w:rPr>
        <w:t>mmunity</w:t>
      </w:r>
      <w:r w:rsidR="00FC6906">
        <w:rPr>
          <w:rFonts w:eastAsia="宋体" w:cs="宋体" w:hint="eastAsia"/>
          <w:spacing w:val="0"/>
          <w:sz w:val="21"/>
          <w:szCs w:val="21"/>
          <w:lang w:eastAsia="zh-CN"/>
        </w:rPr>
        <w:t xml:space="preserve"> advantage</w:t>
      </w:r>
      <w:r w:rsidR="00847CA4">
        <w:rPr>
          <w:rFonts w:eastAsia="宋体" w:cs="宋体" w:hint="eastAsia"/>
          <w:spacing w:val="0"/>
          <w:sz w:val="21"/>
          <w:szCs w:val="21"/>
          <w:lang w:eastAsia="zh-CN"/>
        </w:rPr>
        <w:t xml:space="preserve">. The multiplex advantage </w:t>
      </w:r>
      <w:r w:rsidR="00A65B63" w:rsidRPr="00A65B63">
        <w:rPr>
          <w:rFonts w:eastAsia="宋体" w:cs="宋体"/>
          <w:spacing w:val="0"/>
          <w:sz w:val="21"/>
          <w:szCs w:val="21"/>
          <w:lang w:eastAsia="zh-CN"/>
        </w:rPr>
        <w:t xml:space="preserve">stems from its </w:t>
      </w:r>
      <w:r w:rsidR="00847CA4">
        <w:rPr>
          <w:rFonts w:eastAsia="宋体" w:cs="宋体" w:hint="eastAsia"/>
          <w:spacing w:val="0"/>
          <w:sz w:val="21"/>
          <w:szCs w:val="21"/>
          <w:lang w:eastAsia="zh-CN"/>
        </w:rPr>
        <w:t xml:space="preserve">parallel collection over </w:t>
      </w:r>
      <w:r w:rsidR="00FC6906">
        <w:rPr>
          <w:rFonts w:eastAsia="宋体" w:cs="宋体" w:hint="eastAsia"/>
          <w:i/>
          <w:iCs/>
          <w:spacing w:val="0"/>
          <w:sz w:val="21"/>
          <w:szCs w:val="21"/>
          <w:lang w:eastAsia="zh-CN"/>
        </w:rPr>
        <w:t>K</w:t>
      </w:r>
      <w:r w:rsidR="00847CA4">
        <w:rPr>
          <w:rFonts w:eastAsia="宋体" w:cs="宋体" w:hint="eastAsia"/>
          <w:spacing w:val="0"/>
          <w:sz w:val="21"/>
          <w:szCs w:val="21"/>
          <w:lang w:eastAsia="zh-CN"/>
        </w:rPr>
        <w:t xml:space="preserve"> channels</w:t>
      </w:r>
      <w:r w:rsidR="00A65B63" w:rsidRPr="00A65B63">
        <w:rPr>
          <w:rFonts w:eastAsia="宋体" w:cs="宋体"/>
          <w:spacing w:val="0"/>
          <w:sz w:val="21"/>
          <w:szCs w:val="21"/>
          <w:lang w:eastAsia="zh-CN"/>
        </w:rPr>
        <w:t xml:space="preserve">. Coherent frequency-domain demodulation acts as a matched filter, bounding the noise variance to </w:t>
      </w:r>
      <m:oMath>
        <m:sSubSup>
          <m:sSubSupPr>
            <m:ctrlPr>
              <w:rPr>
                <w:rFonts w:ascii="Cambria Math" w:eastAsia="宋体" w:hAnsi="Cambria Math" w:cs="宋体"/>
                <w:i/>
                <w:spacing w:val="0"/>
                <w:sz w:val="21"/>
                <w:szCs w:val="21"/>
                <w:lang w:eastAsia="zh-CN"/>
              </w:rPr>
            </m:ctrlPr>
          </m:sSubSupPr>
          <m:e>
            <m:r>
              <m:rPr>
                <m:sty m:val="p"/>
              </m:rPr>
              <w:rPr>
                <w:rFonts w:ascii="Cambria Math" w:eastAsia="宋体" w:hAnsi="Cambria Math" w:cs="宋体"/>
                <w:spacing w:val="0"/>
                <w:sz w:val="21"/>
                <w:szCs w:val="21"/>
                <w:lang w:eastAsia="zh-CN"/>
              </w:rPr>
              <m:t>σ</m:t>
            </m:r>
            <m:ctrlPr>
              <w:rPr>
                <w:rFonts w:ascii="Cambria Math" w:eastAsia="宋体" w:hAnsi="Cambria Math" w:cs="宋体"/>
                <w:spacing w:val="0"/>
                <w:sz w:val="21"/>
                <w:szCs w:val="21"/>
                <w:lang w:eastAsia="zh-CN"/>
              </w:rPr>
            </m:ctrlPr>
          </m:e>
          <m:sub>
            <m:r>
              <m:rPr>
                <m:nor/>
              </m:rPr>
              <w:rPr>
                <w:rFonts w:ascii="Cambria Math" w:eastAsia="宋体" w:hAnsi="Cambria Math" w:cs="宋体"/>
                <w:spacing w:val="0"/>
                <w:sz w:val="21"/>
                <w:szCs w:val="21"/>
                <w:lang w:eastAsia="zh-CN"/>
              </w:rPr>
              <m:t>OFE</m:t>
            </m:r>
          </m:sub>
          <m:sup>
            <m:r>
              <w:rPr>
                <w:rFonts w:ascii="Cambria Math" w:eastAsia="宋体" w:hAnsi="Cambria Math" w:cs="宋体"/>
                <w:spacing w:val="0"/>
                <w:sz w:val="21"/>
                <w:szCs w:val="21"/>
                <w:lang w:eastAsia="zh-CN"/>
              </w:rPr>
              <m:t>2</m:t>
            </m:r>
          </m:sup>
        </m:sSubSup>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K</m:t>
        </m:r>
      </m:oMath>
      <w:r w:rsidR="00A65B63" w:rsidRPr="00A65B63">
        <w:rPr>
          <w:rFonts w:eastAsia="宋体" w:cs="宋体"/>
          <w:spacing w:val="0"/>
          <w:sz w:val="21"/>
          <w:szCs w:val="21"/>
          <w:lang w:eastAsia="zh-CN"/>
        </w:rPr>
        <w:t xml:space="preserve">. </w:t>
      </w:r>
      <w:r w:rsidR="00B201E1" w:rsidRPr="00B201E1">
        <w:rPr>
          <w:rFonts w:eastAsia="宋体" w:cs="宋体"/>
          <w:spacing w:val="0"/>
          <w:sz w:val="21"/>
          <w:szCs w:val="21"/>
          <w:lang w:eastAsia="zh-CN"/>
        </w:rPr>
        <w:t xml:space="preserve">This inherent variance ratio of </w:t>
      </w:r>
      <m:oMath>
        <m:r>
          <w:rPr>
            <w:rFonts w:ascii="Cambria Math" w:eastAsia="宋体" w:hAnsi="Cambria Math" w:cs="宋体"/>
            <w:spacing w:val="0"/>
            <w:sz w:val="21"/>
            <w:szCs w:val="21"/>
            <w:lang w:eastAsia="zh-CN"/>
          </w:rPr>
          <m:t>K</m:t>
        </m:r>
      </m:oMath>
      <w:r w:rsidR="00B201E1" w:rsidRPr="00B201E1">
        <w:rPr>
          <w:rFonts w:eastAsia="宋体" w:cs="宋体"/>
          <w:spacing w:val="0"/>
          <w:sz w:val="21"/>
          <w:szCs w:val="21"/>
          <w:lang w:eastAsia="zh-CN"/>
        </w:rPr>
        <w:t xml:space="preserve"> mathematically dictates a reduction in demodulation error by a factor of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sidR="00B201E1" w:rsidRPr="00B201E1">
        <w:rPr>
          <w:rFonts w:eastAsia="宋体" w:cs="宋体"/>
          <w:spacing w:val="0"/>
          <w:sz w:val="21"/>
          <w:szCs w:val="21"/>
          <w:lang w:eastAsia="zh-CN"/>
        </w:rPr>
        <w:t xml:space="preserve"> under identical acquisition time.</w:t>
      </w:r>
      <w:r w:rsidR="00A65B63" w:rsidRPr="00A65B63">
        <w:rPr>
          <w:rFonts w:eastAsia="宋体" w:cs="宋体"/>
          <w:spacing w:val="0"/>
          <w:sz w:val="21"/>
          <w:szCs w:val="21"/>
          <w:lang w:eastAsia="zh-CN"/>
        </w:rPr>
        <w:t xml:space="preserve"> </w:t>
      </w:r>
      <w:r w:rsidR="00A0190E" w:rsidRPr="00A0190E">
        <w:rPr>
          <w:rFonts w:eastAsia="宋体" w:cs="宋体"/>
          <w:spacing w:val="0"/>
          <w:sz w:val="21"/>
          <w:szCs w:val="21"/>
          <w:lang w:eastAsia="zh-CN"/>
        </w:rPr>
        <w:t>This theoretical multiplexing gain</w:t>
      </w:r>
      <w:r w:rsidR="00847CA4">
        <w:rPr>
          <w:rFonts w:eastAsia="宋体" w:cs="宋体" w:hint="eastAsia"/>
          <w:spacing w:val="0"/>
          <w:sz w:val="21"/>
          <w:szCs w:val="21"/>
          <w:lang w:eastAsia="zh-CN"/>
        </w:rPr>
        <w:t xml:space="preserve">, </w:t>
      </w:r>
      <w:r w:rsidR="00A0190E" w:rsidRPr="00A0190E">
        <w:rPr>
          <w:rFonts w:eastAsia="宋体" w:cs="宋体"/>
          <w:spacing w:val="0"/>
          <w:sz w:val="21"/>
          <w:szCs w:val="21"/>
          <w:lang w:eastAsia="zh-CN"/>
        </w:rPr>
        <w:t>conceptually analogous to Fellgett</w:t>
      </w:r>
      <w:r w:rsidR="00530D27">
        <w:rPr>
          <w:rFonts w:eastAsia="宋体" w:cs="宋体"/>
          <w:spacing w:val="0"/>
          <w:sz w:val="21"/>
          <w:szCs w:val="21"/>
          <w:lang w:eastAsia="zh-CN"/>
        </w:rPr>
        <w:t>’</w:t>
      </w:r>
      <w:r w:rsidR="00A0190E" w:rsidRPr="00A0190E">
        <w:rPr>
          <w:rFonts w:eastAsia="宋体" w:cs="宋体"/>
          <w:spacing w:val="0"/>
          <w:sz w:val="21"/>
          <w:szCs w:val="21"/>
          <w:lang w:eastAsia="zh-CN"/>
        </w:rPr>
        <w:t xml:space="preserve">s advantage, </w:t>
      </w:r>
      <w:r w:rsidR="00847CA4" w:rsidRPr="00A0190E">
        <w:rPr>
          <w:rFonts w:eastAsia="宋体" w:cs="宋体"/>
          <w:spacing w:val="0"/>
          <w:sz w:val="21"/>
          <w:szCs w:val="21"/>
          <w:lang w:eastAsia="zh-CN"/>
        </w:rPr>
        <w:t>preserv</w:t>
      </w:r>
      <w:r w:rsidR="00847CA4">
        <w:rPr>
          <w:rFonts w:eastAsia="宋体" w:cs="宋体"/>
          <w:spacing w:val="0"/>
          <w:sz w:val="21"/>
          <w:szCs w:val="21"/>
          <w:lang w:eastAsia="zh-CN"/>
        </w:rPr>
        <w:t>es</w:t>
      </w:r>
      <w:r w:rsidR="00847CA4" w:rsidRPr="00A0190E">
        <w:rPr>
          <w:rFonts w:eastAsia="宋体" w:cs="宋体"/>
          <w:spacing w:val="0"/>
          <w:sz w:val="21"/>
          <w:szCs w:val="21"/>
          <w:lang w:eastAsia="zh-CN"/>
        </w:rPr>
        <w:t xml:space="preserve"> </w:t>
      </w:r>
      <w:r w:rsidR="00A0190E" w:rsidRPr="00A0190E">
        <w:rPr>
          <w:rFonts w:eastAsia="宋体" w:cs="宋体"/>
          <w:spacing w:val="0"/>
          <w:sz w:val="21"/>
          <w:szCs w:val="21"/>
          <w:lang w:eastAsia="zh-CN"/>
        </w:rPr>
        <w:t xml:space="preserve">high-fidelity reconstruction in </w:t>
      </w:r>
      <w:r w:rsidR="00847CA4">
        <w:rPr>
          <w:rFonts w:eastAsia="宋体" w:cs="宋体" w:hint="eastAsia"/>
          <w:spacing w:val="0"/>
          <w:sz w:val="21"/>
          <w:szCs w:val="21"/>
          <w:lang w:eastAsia="zh-CN"/>
        </w:rPr>
        <w:t>additive white Gaussian noise (AWGN)</w:t>
      </w:r>
      <w:r w:rsidR="00A0190E" w:rsidRPr="00A0190E">
        <w:rPr>
          <w:rFonts w:eastAsia="宋体" w:cs="宋体"/>
          <w:spacing w:val="0"/>
          <w:sz w:val="21"/>
          <w:szCs w:val="21"/>
          <w:lang w:eastAsia="zh-CN"/>
        </w:rPr>
        <w:t xml:space="preserve"> environments.</w:t>
      </w:r>
      <w:r w:rsidR="00FC6906">
        <w:rPr>
          <w:rFonts w:eastAsia="宋体" w:cs="宋体" w:hint="eastAsia"/>
          <w:spacing w:val="0"/>
          <w:sz w:val="21"/>
          <w:szCs w:val="21"/>
          <w:lang w:eastAsia="zh-CN"/>
        </w:rPr>
        <w:t xml:space="preserve"> A</w:t>
      </w:r>
      <w:r w:rsidR="00FC6906" w:rsidRPr="00FC6906">
        <w:rPr>
          <w:rFonts w:eastAsia="宋体" w:cs="宋体"/>
          <w:spacing w:val="0"/>
          <w:sz w:val="21"/>
          <w:szCs w:val="21"/>
          <w:lang w:eastAsia="zh-CN"/>
        </w:rPr>
        <w:t xml:space="preserve">mplitude </w:t>
      </w:r>
      <w:r w:rsidR="00FC6906">
        <w:rPr>
          <w:rFonts w:eastAsia="宋体" w:cs="宋体" w:hint="eastAsia"/>
          <w:spacing w:val="0"/>
          <w:sz w:val="21"/>
          <w:szCs w:val="21"/>
          <w:lang w:eastAsia="zh-CN"/>
        </w:rPr>
        <w:t>i</w:t>
      </w:r>
      <w:r w:rsidR="00FC6906" w:rsidRPr="00FC6906">
        <w:rPr>
          <w:rFonts w:eastAsia="宋体" w:cs="宋体"/>
          <w:spacing w:val="0"/>
          <w:sz w:val="21"/>
          <w:szCs w:val="21"/>
          <w:lang w:eastAsia="zh-CN"/>
        </w:rPr>
        <w:t>mmunity</w:t>
      </w:r>
      <w:r w:rsidR="00FC6906">
        <w:rPr>
          <w:rFonts w:eastAsia="宋体" w:cs="宋体" w:hint="eastAsia"/>
          <w:spacing w:val="0"/>
          <w:sz w:val="21"/>
          <w:szCs w:val="21"/>
          <w:lang w:eastAsia="zh-CN"/>
        </w:rPr>
        <w:t xml:space="preserve"> advantage </w:t>
      </w:r>
      <w:r w:rsidR="00FC6906" w:rsidRPr="00FC6906">
        <w:rPr>
          <w:rFonts w:eastAsia="宋体" w:cs="宋体"/>
          <w:spacing w:val="0"/>
          <w:sz w:val="21"/>
          <w:szCs w:val="21"/>
          <w:lang w:eastAsia="zh-CN"/>
        </w:rPr>
        <w:t xml:space="preserve">lies in encoding information in </w:t>
      </w:r>
      <w:r w:rsidR="00534C46">
        <w:rPr>
          <w:rFonts w:eastAsia="宋体" w:cs="宋体"/>
          <w:spacing w:val="0"/>
          <w:sz w:val="21"/>
          <w:szCs w:val="21"/>
          <w:lang w:eastAsia="zh-CN"/>
        </w:rPr>
        <w:t xml:space="preserve">the </w:t>
      </w:r>
      <w:r w:rsidR="00FC6906" w:rsidRPr="00FC6906">
        <w:rPr>
          <w:rFonts w:eastAsia="宋体" w:cs="宋体"/>
          <w:spacing w:val="0"/>
          <w:sz w:val="21"/>
          <w:szCs w:val="21"/>
          <w:lang w:eastAsia="zh-CN"/>
        </w:rPr>
        <w:t>frequency rather than amplitude</w:t>
      </w:r>
      <w:r w:rsidR="00534C46">
        <w:rPr>
          <w:rFonts w:eastAsia="宋体" w:cs="宋体" w:hint="eastAsia"/>
          <w:spacing w:val="0"/>
          <w:sz w:val="21"/>
          <w:szCs w:val="21"/>
          <w:lang w:eastAsia="zh-CN"/>
        </w:rPr>
        <w:t xml:space="preserve"> domain</w:t>
      </w:r>
      <w:r w:rsidR="00FC6906">
        <w:rPr>
          <w:rFonts w:eastAsia="宋体" w:cs="宋体"/>
          <w:spacing w:val="0"/>
          <w:sz w:val="21"/>
          <w:szCs w:val="21"/>
          <w:lang w:eastAsia="zh-CN"/>
        </w:rPr>
        <w:t>,</w:t>
      </w:r>
      <w:r w:rsidR="00FC6906">
        <w:rPr>
          <w:rFonts w:eastAsia="宋体" w:cs="宋体" w:hint="eastAsia"/>
          <w:spacing w:val="0"/>
          <w:sz w:val="21"/>
          <w:szCs w:val="21"/>
          <w:lang w:eastAsia="zh-CN"/>
        </w:rPr>
        <w:t xml:space="preserve"> </w:t>
      </w:r>
      <w:r w:rsidR="00FC6906" w:rsidRPr="00FC6906">
        <w:rPr>
          <w:rFonts w:eastAsia="宋体" w:cs="宋体"/>
          <w:spacing w:val="0"/>
          <w:sz w:val="21"/>
          <w:szCs w:val="21"/>
          <w:lang w:eastAsia="zh-CN"/>
        </w:rPr>
        <w:t>facilitating the physical excision of amplitude-based noise components.</w:t>
      </w:r>
    </w:p>
    <w:p w14:paraId="675342C4" w14:textId="6815BE2D"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sidR="00E00156">
        <w:rPr>
          <w:rFonts w:eastAsia="宋体" w:cs="宋体" w:hint="eastAsia"/>
          <w:spacing w:val="0"/>
          <w:sz w:val="21"/>
          <w:szCs w:val="21"/>
          <w:lang w:eastAsia="zh-CN"/>
        </w:rPr>
        <w:t xml:space="preserve">. </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460620FE"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4CE92D92" w14:textId="10309548" w:rsidR="008C6BA7" w:rsidRPr="008C6BA7" w:rsidRDefault="0012450A" w:rsidP="008C6BA7">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FC6906">
        <w:rPr>
          <w:rFonts w:eastAsia="宋体" w:cs="宋体"/>
          <w:spacing w:val="0"/>
          <w:sz w:val="21"/>
          <w:szCs w:val="21"/>
          <w:lang w:eastAsia="zh-CN"/>
        </w:rPr>
        <w:t xml:space="preserve">the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8C6BA7" w:rsidRPr="008C6BA7">
        <w:rPr>
          <w:rFonts w:eastAsia="宋体" w:cs="宋体"/>
          <w:spacing w:val="0"/>
          <w:sz w:val="21"/>
          <w:szCs w:val="21"/>
          <w:lang w:eastAsia="zh-CN"/>
        </w:rPr>
        <w:t xml:space="preserve">Consequently, spectral reconstruction is inherently an ill-posed inverse problem. To ensure physical fidelity and numerical stability, we recast the reconstruction as a constrained convex optimization problem. We employ a projected gradient descent (PGD) </w:t>
      </w:r>
      <w:r w:rsidR="006F016B" w:rsidRPr="006F016B">
        <w:rPr>
          <w:rFonts w:eastAsia="宋体" w:cs="宋体"/>
          <w:spacing w:val="0"/>
          <w:sz w:val="21"/>
          <w:szCs w:val="21"/>
          <w:lang w:eastAsia="zh-CN"/>
        </w:rPr>
        <w:t>algorithm to minimize a composite objective function that incorporates both physical boundary constraints and adaptive spectral priors:</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2A4F8165"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0</m:t>
                        </m:r>
                        <m:r>
                          <m:rPr>
                            <m:sty m:val="p"/>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ctrlPr>
                          <w:rPr>
                            <w:rFonts w:ascii="Cambria Math" w:hAnsi="Cambria Math"/>
                            <w:i/>
                            <w:sz w:val="21"/>
                            <w:szCs w:val="21"/>
                          </w:rPr>
                        </m:ctrlPr>
                      </m:e>
                    </m:d>
                    <m:ctrlPr>
                      <w:rPr>
                        <w:rFonts w:ascii="Cambria Math" w:hAnsi="Cambria Math"/>
                        <w:i/>
                        <w:sz w:val="21"/>
                        <w:szCs w:val="21"/>
                      </w:rPr>
                    </m:ctrlPr>
                  </m:e>
                </m:func>
              </m:oMath>
            </m:oMathPara>
          </w:p>
        </w:tc>
        <w:tc>
          <w:tcPr>
            <w:tcW w:w="500" w:type="pct"/>
            <w:tcBorders>
              <w:top w:val="nil"/>
              <w:left w:val="nil"/>
              <w:bottom w:val="nil"/>
              <w:right w:val="nil"/>
            </w:tcBorders>
            <w:vAlign w:val="center"/>
          </w:tcPr>
          <w:p w14:paraId="71034FC6" w14:textId="38690FCA"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4D065B82" w14:textId="640E6EF9" w:rsidR="000D3309" w:rsidRDefault="006F016B" w:rsidP="00512A7C">
      <w:pPr>
        <w:jc w:val="both"/>
        <w:rPr>
          <w:rFonts w:eastAsia="宋体" w:cs="宋体"/>
          <w:spacing w:val="0"/>
          <w:sz w:val="21"/>
          <w:szCs w:val="21"/>
          <w:lang w:eastAsia="zh-CN"/>
        </w:rPr>
      </w:pPr>
      <w:r w:rsidRPr="006F016B">
        <w:rPr>
          <w:rFonts w:eastAsia="宋体" w:cs="宋体"/>
          <w:spacing w:val="0"/>
          <w:sz w:val="21"/>
          <w:szCs w:val="21"/>
          <w:lang w:eastAsia="zh-CN"/>
        </w:rPr>
        <w:t xml:space="preserve">where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oMath>
      <w:r w:rsidRPr="006F016B">
        <w:rPr>
          <w:rFonts w:eastAsia="宋体" w:cs="宋体"/>
          <w:spacing w:val="0"/>
          <w:sz w:val="21"/>
          <w:szCs w:val="21"/>
          <w:lang w:eastAsia="zh-CN"/>
        </w:rPr>
        <w:t xml:space="preserve"> is a generalized regularization term adaptively selected based on the physical characteristics of the target spectra. For targets with distinct narrowband feature</w:t>
      </w:r>
      <w:r w:rsidR="00534C46">
        <w:rPr>
          <w:rFonts w:eastAsia="宋体" w:cs="宋体"/>
          <w:spacing w:val="0"/>
          <w:sz w:val="21"/>
          <w:szCs w:val="21"/>
          <w:lang w:eastAsia="zh-CN"/>
        </w:rPr>
        <w:t>s</w:t>
      </w:r>
      <w:r w:rsidR="00427BBF">
        <w:rPr>
          <w:rFonts w:eastAsia="宋体" w:cs="宋体" w:hint="eastAsia"/>
          <w:spacing w:val="0"/>
          <w:sz w:val="21"/>
          <w:szCs w:val="21"/>
          <w:lang w:eastAsia="zh-CN"/>
        </w:rPr>
        <w:t>,</w:t>
      </w:r>
      <w:r w:rsidRPr="006F016B">
        <w:rPr>
          <w:rFonts w:eastAsia="宋体" w:cs="宋体"/>
          <w:spacing w:val="0"/>
          <w:sz w:val="21"/>
          <w:szCs w:val="21"/>
          <w:lang w:eastAsia="zh-CN"/>
        </w:rPr>
        <w:t xml:space="preserve"> we apply a sparsity prior to resolve fine spectral structures, defining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d>
          <m:dPr>
            <m:begChr m:val="‖"/>
            <m:endChr m:val="‖"/>
            <m:ctrlPr>
              <w:rPr>
                <w:rFonts w:ascii="Cambria Math" w:hAnsi="Cambria Math"/>
                <w:i/>
                <w:sz w:val="21"/>
                <w:szCs w:val="21"/>
              </w:rPr>
            </m:ctrlPr>
          </m:dPr>
          <m:e>
            <m:r>
              <m:rPr>
                <m:sty m:val="bi"/>
              </m:rPr>
              <w:rPr>
                <w:rFonts w:ascii="Cambria Math" w:hAnsi="Cambria Math"/>
                <w:sz w:val="21"/>
                <w:szCs w:val="21"/>
              </w:rPr>
              <m:t>r</m:t>
            </m:r>
          </m:e>
        </m:d>
      </m:oMath>
      <w:r w:rsidR="003C562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Pr="006F016B">
        <w:rPr>
          <w:rFonts w:eastAsia="宋体" w:cs="宋体"/>
          <w:spacing w:val="0"/>
          <w:sz w:val="21"/>
          <w:szCs w:val="21"/>
          <w:lang w:eastAsia="zh-CN"/>
        </w:rPr>
        <w:t>For targets characterized by continuous, broadband spectral envelopes, we enforce smoothness and structural continuity by defining</w:t>
      </w:r>
      <w:r w:rsidRPr="006F016B">
        <w:rPr>
          <w:rFonts w:ascii="Cambria Math" w:hAnsi="Cambria Math"/>
          <w:i/>
          <w:sz w:val="21"/>
          <w:szCs w:val="21"/>
        </w:rPr>
        <w:t xml:space="preserv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oMath>
      <w:r w:rsidRPr="006F016B">
        <w:rPr>
          <w:rFonts w:eastAsia="宋体" w:cs="宋体"/>
          <w:spacing w:val="0"/>
          <w:sz w:val="21"/>
          <w:szCs w:val="21"/>
          <w:lang w:eastAsia="zh-CN"/>
        </w:rPr>
        <w:t xml:space="preserve">, where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6F016B">
        <w:rPr>
          <w:rFonts w:eastAsia="宋体" w:cs="宋体"/>
          <w:spacing w:val="0"/>
          <w:sz w:val="21"/>
          <w:szCs w:val="21"/>
          <w:lang w:eastAsia="zh-CN"/>
        </w:rPr>
        <w:t xml:space="preserve"> is the first-order difference operator.</w:t>
      </w:r>
      <w:r w:rsidR="00C45416" w:rsidRPr="00C45416">
        <w:rPr>
          <w:rFonts w:eastAsia="宋体" w:cs="宋体"/>
          <w:spacing w:val="0"/>
          <w:sz w:val="21"/>
          <w:szCs w:val="21"/>
          <w:lang w:eastAsia="zh-CN"/>
        </w:rPr>
        <w:t xml:space="preserve"> Detailed hyperparameter configurations and the specific algorithmic implementation are cataloged in Supplement Section 1.</w:t>
      </w:r>
    </w:p>
    <w:p w14:paraId="19B94116" w14:textId="77777777" w:rsidR="00534C46" w:rsidRPr="00544283" w:rsidRDefault="00534C46" w:rsidP="00512A7C">
      <w:pPr>
        <w:jc w:val="both"/>
        <w:rPr>
          <w:rFonts w:eastAsia="宋体" w:cs="宋体"/>
          <w:spacing w:val="0"/>
          <w:sz w:val="21"/>
          <w:szCs w:val="21"/>
          <w:lang w:eastAsia="zh-CN"/>
        </w:rPr>
      </w:pPr>
    </w:p>
    <w:p w14:paraId="18320505" w14:textId="15A0987B" w:rsidR="00D72005" w:rsidRDefault="008442C0"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 xml:space="preserve">Experiment </w:t>
      </w:r>
      <w:bookmarkStart w:id="4" w:name="_Hlk203490557"/>
    </w:p>
    <w:p w14:paraId="6438D676" w14:textId="1FECF4B5" w:rsidR="006179CA" w:rsidRDefault="00A64B37" w:rsidP="00E5009C">
      <w:pPr>
        <w:ind w:firstLine="420"/>
        <w:jc w:val="both"/>
        <w:rPr>
          <w:rFonts w:eastAsia="宋体" w:cs="宋体"/>
          <w:spacing w:val="0"/>
          <w:sz w:val="21"/>
          <w:szCs w:val="21"/>
          <w:lang w:eastAsia="zh-CN"/>
        </w:rPr>
      </w:pPr>
      <w:r w:rsidRPr="00A64B37">
        <w:rPr>
          <w:rFonts w:eastAsia="宋体" w:cs="宋体"/>
          <w:spacing w:val="0"/>
          <w:sz w:val="21"/>
          <w:szCs w:val="21"/>
          <w:lang w:eastAsia="zh-CN"/>
        </w:rPr>
        <w:t xml:space="preserve">To isolate and quantify the fundamental multiplexing advantage of the OFE framework against AWGN, we establish a </w:t>
      </w:r>
      <w:r w:rsidR="00374212">
        <w:rPr>
          <w:rFonts w:eastAsia="宋体" w:cs="宋体" w:hint="eastAsia"/>
          <w:spacing w:val="0"/>
          <w:sz w:val="21"/>
          <w:szCs w:val="21"/>
          <w:lang w:eastAsia="zh-CN"/>
        </w:rPr>
        <w:t>simulation</w:t>
      </w:r>
      <w:r w:rsidR="00374212" w:rsidRPr="00A64B37">
        <w:rPr>
          <w:rFonts w:eastAsia="宋体" w:cs="宋体"/>
          <w:spacing w:val="0"/>
          <w:sz w:val="21"/>
          <w:szCs w:val="21"/>
          <w:lang w:eastAsia="zh-CN"/>
        </w:rPr>
        <w:t xml:space="preserve"> </w:t>
      </w:r>
      <w:r w:rsidRPr="00A64B37">
        <w:rPr>
          <w:rFonts w:eastAsia="宋体" w:cs="宋体"/>
          <w:spacing w:val="0"/>
          <w:sz w:val="21"/>
          <w:szCs w:val="21"/>
          <w:lang w:eastAsia="zh-CN"/>
        </w:rPr>
        <w:t>benchmark.</w:t>
      </w:r>
      <w:r w:rsidR="00830CB3">
        <w:rPr>
          <w:rFonts w:eastAsia="宋体" w:cs="宋体" w:hint="eastAsia"/>
          <w:spacing w:val="0"/>
          <w:sz w:val="21"/>
          <w:szCs w:val="21"/>
          <w:lang w:eastAsia="zh-CN"/>
        </w:rPr>
        <w:t xml:space="preserve"> </w:t>
      </w:r>
      <w:r w:rsidR="001B43AC" w:rsidRPr="001B43AC">
        <w:rPr>
          <w:rFonts w:eastAsia="宋体" w:cs="宋体"/>
          <w:spacing w:val="0"/>
          <w:sz w:val="21"/>
          <w:szCs w:val="21"/>
          <w:lang w:eastAsia="zh-CN"/>
        </w:rPr>
        <w:t xml:space="preserve">Operating across the visible spectrum (400–700 nm), the architecture deploys </w:t>
      </w:r>
      <m:oMath>
        <m:r>
          <w:rPr>
            <w:rFonts w:ascii="Cambria Math" w:eastAsia="宋体" w:hAnsi="Cambria Math" w:cs="宋体"/>
            <w:spacing w:val="0"/>
            <w:sz w:val="21"/>
            <w:szCs w:val="21"/>
            <w:lang w:eastAsia="zh-CN"/>
          </w:rPr>
          <m:t>K=12</m:t>
        </m:r>
      </m:oMath>
      <w:r w:rsidR="001B43AC" w:rsidRPr="001B43AC">
        <w:rPr>
          <w:rFonts w:eastAsia="宋体" w:cs="宋体"/>
          <w:spacing w:val="0"/>
          <w:sz w:val="21"/>
          <w:szCs w:val="21"/>
          <w:lang w:eastAsia="zh-CN"/>
        </w:rPr>
        <w:t xml:space="preserve"> discrete spectral channels. </w:t>
      </w:r>
      <w:r w:rsidR="00FA2345">
        <w:rPr>
          <w:rFonts w:eastAsia="宋体" w:cs="宋体" w:hint="eastAsia"/>
          <w:spacing w:val="0"/>
          <w:sz w:val="21"/>
          <w:szCs w:val="21"/>
          <w:lang w:eastAsia="zh-CN"/>
        </w:rPr>
        <w:t>R</w:t>
      </w:r>
      <w:r w:rsidR="001B43AC" w:rsidRPr="001B43AC">
        <w:rPr>
          <w:rFonts w:eastAsia="宋体" w:cs="宋体"/>
          <w:spacing w:val="0"/>
          <w:sz w:val="21"/>
          <w:szCs w:val="21"/>
          <w:lang w:eastAsia="zh-CN"/>
        </w:rPr>
        <w:t xml:space="preserve">ather than employing idealized Gaussian approximations, the spectral basis functions are directly instantiated from the empirically calibrated radiometric profiles of our physical LED array (detailed in Supplement Section 6, Fig. S2). This ensures that the system matrix </w:t>
      </w:r>
      <m:oMath>
        <m:r>
          <m:rPr>
            <m:sty m:val="bi"/>
          </m:rPr>
          <w:rPr>
            <w:rFonts w:ascii="Cambria Math" w:hAnsi="Cambria Math"/>
            <w:sz w:val="21"/>
            <w:szCs w:val="21"/>
          </w:rPr>
          <m:t>W</m:t>
        </m:r>
      </m:oMath>
      <w:r w:rsidR="001B43AC" w:rsidRPr="001B43AC">
        <w:rPr>
          <w:rFonts w:eastAsia="宋体" w:cs="宋体"/>
          <w:spacing w:val="0"/>
          <w:sz w:val="21"/>
          <w:szCs w:val="21"/>
          <w:lang w:eastAsia="zh-CN"/>
        </w:rPr>
        <w:t xml:space="preserve"> </w:t>
      </w:r>
      <w:r w:rsidR="00907935" w:rsidRPr="00907935">
        <w:rPr>
          <w:rFonts w:eastAsia="宋体" w:cs="宋体"/>
          <w:spacing w:val="0"/>
          <w:sz w:val="21"/>
          <w:szCs w:val="21"/>
          <w:lang w:eastAsia="zh-CN"/>
        </w:rPr>
        <w:t>encapsulates the non-ideal spectral irregularities and native radiometric variations inherent to the physical hardware</w:t>
      </w:r>
      <w:r w:rsidR="001B43AC" w:rsidRPr="001B43AC">
        <w:rPr>
          <w:rFonts w:eastAsia="宋体" w:cs="宋体"/>
          <w:spacing w:val="0"/>
          <w:sz w:val="21"/>
          <w:szCs w:val="21"/>
          <w:lang w:eastAsia="zh-CN"/>
        </w:rPr>
        <w:t xml:space="preserve">. In the time domain, these channels are modulated by the orthogonal composite sinusoidal carriers. </w:t>
      </w:r>
      <w:r w:rsidR="00903A16">
        <w:rPr>
          <w:rFonts w:eastAsia="宋体" w:cs="宋体" w:hint="eastAsia"/>
          <w:spacing w:val="0"/>
          <w:sz w:val="21"/>
          <w:szCs w:val="21"/>
          <w:lang w:eastAsia="zh-CN"/>
        </w:rPr>
        <w:t>T</w:t>
      </w:r>
      <w:r w:rsidR="00903A16" w:rsidRPr="00AA627C">
        <w:rPr>
          <w:rFonts w:eastAsia="宋体" w:cs="宋体"/>
          <w:spacing w:val="0"/>
          <w:sz w:val="21"/>
          <w:szCs w:val="21"/>
          <w:lang w:eastAsia="zh-CN"/>
        </w:rPr>
        <w:t xml:space="preserve">he numerical simulations </w:t>
      </w:r>
      <w:r w:rsidR="00903A16">
        <w:rPr>
          <w:rFonts w:eastAsia="宋体" w:cs="宋体" w:hint="eastAsia"/>
          <w:spacing w:val="0"/>
          <w:sz w:val="21"/>
          <w:szCs w:val="21"/>
          <w:lang w:eastAsia="zh-CN"/>
        </w:rPr>
        <w:t>are</w:t>
      </w:r>
      <w:r w:rsidR="00903A16" w:rsidRPr="00AA627C">
        <w:rPr>
          <w:rFonts w:eastAsia="宋体" w:cs="宋体"/>
          <w:spacing w:val="0"/>
          <w:sz w:val="21"/>
          <w:szCs w:val="21"/>
          <w:lang w:eastAsia="zh-CN"/>
        </w:rPr>
        <w:t xml:space="preserve"> conducted utilizing the CAVE multispectral database</w:t>
      </w:r>
      <w:r w:rsidR="001E526E">
        <w:rPr>
          <w:rFonts w:eastAsia="宋体" w:cs="宋体"/>
          <w:spacing w:val="0"/>
          <w:sz w:val="21"/>
          <w:szCs w:val="21"/>
          <w:lang w:eastAsia="zh-CN"/>
        </w:rPr>
        <w:fldChar w:fldCharType="begin"/>
      </w:r>
      <w:r w:rsidR="001E526E">
        <w:rPr>
          <w:rFonts w:eastAsia="宋体" w:cs="宋体"/>
          <w:spacing w:val="0"/>
          <w:sz w:val="21"/>
          <w:szCs w:val="21"/>
          <w:lang w:eastAsia="zh-CN"/>
        </w:rPr>
        <w:instrText xml:space="preserve"> REF _Ref225433401 \r \h </w:instrText>
      </w:r>
      <w:r w:rsidR="001E526E">
        <w:rPr>
          <w:rFonts w:eastAsia="宋体" w:cs="宋体"/>
          <w:spacing w:val="0"/>
          <w:sz w:val="21"/>
          <w:szCs w:val="21"/>
          <w:lang w:eastAsia="zh-CN"/>
        </w:rPr>
      </w:r>
      <w:r w:rsidR="001E526E">
        <w:rPr>
          <w:rFonts w:eastAsia="宋体" w:cs="宋体"/>
          <w:spacing w:val="0"/>
          <w:sz w:val="21"/>
          <w:szCs w:val="21"/>
          <w:lang w:eastAsia="zh-CN"/>
        </w:rPr>
        <w:fldChar w:fldCharType="separate"/>
      </w:r>
      <w:r w:rsidR="0049799A">
        <w:rPr>
          <w:rFonts w:eastAsia="宋体" w:cs="宋体"/>
          <w:spacing w:val="0"/>
          <w:sz w:val="21"/>
          <w:szCs w:val="21"/>
          <w:lang w:eastAsia="zh-CN"/>
        </w:rPr>
        <w:t>[15]</w:t>
      </w:r>
      <w:r w:rsidR="001E526E">
        <w:rPr>
          <w:rFonts w:eastAsia="宋体" w:cs="宋体"/>
          <w:spacing w:val="0"/>
          <w:sz w:val="21"/>
          <w:szCs w:val="21"/>
          <w:lang w:eastAsia="zh-CN"/>
        </w:rPr>
        <w:fldChar w:fldCharType="end"/>
      </w:r>
      <w:r w:rsidR="00903A16" w:rsidRPr="00AA627C">
        <w:rPr>
          <w:rFonts w:eastAsia="宋体" w:cs="宋体"/>
          <w:spacing w:val="0"/>
          <w:sz w:val="21"/>
          <w:szCs w:val="21"/>
          <w:lang w:eastAsia="zh-CN"/>
        </w:rPr>
        <w:t>.</w:t>
      </w:r>
      <w:r>
        <w:rPr>
          <w:rFonts w:eastAsia="宋体" w:cs="宋体" w:hint="eastAsia"/>
          <w:spacing w:val="0"/>
          <w:sz w:val="21"/>
          <w:szCs w:val="21"/>
          <w:lang w:eastAsia="zh-CN"/>
        </w:rPr>
        <w:t xml:space="preserve"> </w:t>
      </w:r>
    </w:p>
    <w:p w14:paraId="35ABB960" w14:textId="0A6BCA25" w:rsidR="00AA627C" w:rsidRDefault="00AA627C" w:rsidP="00E16FEA">
      <w:pPr>
        <w:ind w:firstLine="420"/>
        <w:jc w:val="both"/>
        <w:rPr>
          <w:rFonts w:eastAsia="宋体" w:cs="宋体"/>
          <w:spacing w:val="0"/>
          <w:sz w:val="21"/>
          <w:szCs w:val="21"/>
          <w:lang w:eastAsia="zh-CN"/>
        </w:rPr>
      </w:pPr>
      <w:r w:rsidRPr="00AA627C">
        <w:rPr>
          <w:rFonts w:eastAsia="宋体" w:cs="宋体"/>
          <w:spacing w:val="0"/>
          <w:sz w:val="21"/>
          <w:szCs w:val="21"/>
          <w:lang w:eastAsia="zh-CN"/>
        </w:rPr>
        <w:t xml:space="preserve">In a pure AWGN regime with a flat noise power spectral density, the specific spectral placement of orthogonal carriers mathematically yields identical variance reduction. </w:t>
      </w:r>
      <w:r w:rsidR="00BF2784" w:rsidRPr="00BF2784">
        <w:rPr>
          <w:rFonts w:eastAsia="宋体" w:cs="宋体"/>
          <w:spacing w:val="0"/>
          <w:sz w:val="21"/>
          <w:szCs w:val="21"/>
          <w:lang w:eastAsia="zh-CN"/>
        </w:rPr>
        <w:t xml:space="preserve">Therefore, to </w:t>
      </w:r>
      <w:r w:rsidR="00BF2784" w:rsidRPr="00BF2784">
        <w:rPr>
          <w:rFonts w:eastAsia="宋体" w:cs="宋体"/>
          <w:spacing w:val="0"/>
          <w:sz w:val="21"/>
          <w:szCs w:val="21"/>
          <w:lang w:eastAsia="zh-CN"/>
        </w:rPr>
        <w:lastRenderedPageBreak/>
        <w:t xml:space="preserve">ensure baseline orthogonality without introducing redundant hardware-specific combinatorial complexities, we employ a straightforward sub-octave linearly spaced carrier set for all numerical TDM-vs-OFE comparative simulations. Specifically, this frequency set (Strategy 1) spans from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min</m:t>
            </m:r>
          </m:sub>
        </m:sSub>
        <m:r>
          <w:rPr>
            <w:rFonts w:ascii="Cambria Math" w:eastAsia="宋体" w:hAnsi="Cambria Math" w:cs="宋体"/>
            <w:spacing w:val="0"/>
            <w:sz w:val="21"/>
            <w:szCs w:val="21"/>
            <w:lang w:eastAsia="zh-CN"/>
          </w:rPr>
          <m:t>=380</m:t>
        </m:r>
      </m:oMath>
      <w:r w:rsidR="00BF2784" w:rsidRPr="00BF2784">
        <w:rPr>
          <w:rFonts w:eastAsia="宋体" w:cs="宋体"/>
          <w:spacing w:val="0"/>
          <w:sz w:val="21"/>
          <w:szCs w:val="21"/>
          <w:lang w:eastAsia="zh-CN"/>
        </w:rPr>
        <w:t xml:space="preserve"> kHz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max</m:t>
            </m:r>
          </m:sub>
        </m:sSub>
        <m:r>
          <w:rPr>
            <w:rFonts w:ascii="Cambria Math" w:eastAsia="宋体" w:hAnsi="Cambria Math" w:cs="宋体"/>
            <w:spacing w:val="0"/>
            <w:sz w:val="21"/>
            <w:szCs w:val="21"/>
            <w:lang w:eastAsia="zh-CN"/>
          </w:rPr>
          <m:t>=490</m:t>
        </m:r>
      </m:oMath>
      <w:r w:rsidR="00BF2784" w:rsidRPr="00BF2784">
        <w:rPr>
          <w:rFonts w:eastAsia="宋体" w:cs="宋体"/>
          <w:spacing w:val="0"/>
          <w:sz w:val="21"/>
          <w:szCs w:val="21"/>
          <w:lang w:eastAsia="zh-CN"/>
        </w:rPr>
        <w:t xml:space="preserve"> kHz with a uniform frequency </w:t>
      </w:r>
      <w:r w:rsidR="00903A16">
        <w:rPr>
          <w:rFonts w:eastAsia="宋体" w:cs="宋体" w:hint="eastAsia"/>
          <w:spacing w:val="0"/>
          <w:sz w:val="21"/>
          <w:szCs w:val="21"/>
          <w:lang w:eastAsia="zh-CN"/>
        </w:rPr>
        <w:t>internal</w:t>
      </w:r>
      <w:r w:rsidR="00903A16" w:rsidRPr="00BF2784">
        <w:rPr>
          <w:rFonts w:eastAsia="宋体" w:cs="宋体"/>
          <w:spacing w:val="0"/>
          <w:sz w:val="21"/>
          <w:szCs w:val="21"/>
          <w:lang w:eastAsia="zh-CN"/>
        </w:rPr>
        <w:t xml:space="preserve"> </w:t>
      </w:r>
      <w:r w:rsidR="00BF2784" w:rsidRPr="00BF2784">
        <w:rPr>
          <w:rFonts w:eastAsia="宋体" w:cs="宋体"/>
          <w:spacing w:val="0"/>
          <w:sz w:val="21"/>
          <w:szCs w:val="21"/>
          <w:lang w:eastAsia="zh-CN"/>
        </w:rPr>
        <w:t xml:space="preserve">of </w:t>
      </w:r>
      <m:oMath>
        <m:r>
          <w:rPr>
            <w:rFonts w:ascii="Cambria Math" w:eastAsia="宋体" w:hAnsi="Cambria Math"/>
            <w:spacing w:val="0"/>
            <w:sz w:val="21"/>
            <w:szCs w:val="21"/>
            <w:lang w:eastAsia="zh-CN"/>
          </w:rPr>
          <m:t xml:space="preserve">10 </m:t>
        </m:r>
      </m:oMath>
      <w:r w:rsidR="00BF2784" w:rsidRPr="00BF2784">
        <w:rPr>
          <w:rFonts w:eastAsia="宋体" w:cs="宋体"/>
          <w:spacing w:val="0"/>
          <w:sz w:val="21"/>
          <w:szCs w:val="21"/>
          <w:lang w:eastAsia="zh-CN"/>
        </w:rPr>
        <w:t>kHz</w:t>
      </w:r>
      <w:r w:rsidR="004525D2">
        <w:rPr>
          <w:rFonts w:eastAsia="宋体" w:cs="宋体" w:hint="eastAsia"/>
          <w:spacing w:val="0"/>
          <w:sz w:val="21"/>
          <w:szCs w:val="21"/>
          <w:lang w:eastAsia="zh-CN"/>
        </w:rPr>
        <w:t xml:space="preserve"> </w:t>
      </w:r>
      <w:r w:rsidR="00BF2784" w:rsidRPr="00BF2784">
        <w:rPr>
          <w:rFonts w:eastAsia="宋体" w:cs="宋体"/>
          <w:spacing w:val="0"/>
          <w:sz w:val="21"/>
          <w:szCs w:val="21"/>
          <w:lang w:eastAsia="zh-CN"/>
        </w:rPr>
        <w:t>(</w:t>
      </w:r>
      <w:r w:rsidR="004525D2">
        <w:rPr>
          <w:rFonts w:eastAsia="宋体" w:cs="宋体" w:hint="eastAsia"/>
          <w:spacing w:val="0"/>
          <w:sz w:val="21"/>
          <w:szCs w:val="21"/>
          <w:lang w:eastAsia="zh-CN"/>
        </w:rPr>
        <w:t xml:space="preserve">we term this frequency selection as strategy 1, and </w:t>
      </w:r>
      <w:r w:rsidR="00BF2784" w:rsidRPr="00BF2784">
        <w:rPr>
          <w:rFonts w:eastAsia="宋体" w:cs="宋体"/>
          <w:spacing w:val="0"/>
          <w:sz w:val="21"/>
          <w:szCs w:val="21"/>
          <w:lang w:eastAsia="zh-CN"/>
        </w:rPr>
        <w:t>detailed algorithmic implementation is provided in Supplement Section 3).</w:t>
      </w:r>
      <w:r w:rsidR="0006694C">
        <w:rPr>
          <w:rFonts w:eastAsia="宋体" w:cs="宋体" w:hint="eastAsia"/>
          <w:spacing w:val="0"/>
          <w:sz w:val="21"/>
          <w:szCs w:val="21"/>
          <w:lang w:eastAsia="zh-CN"/>
        </w:rPr>
        <w:t xml:space="preserve"> </w:t>
      </w:r>
      <w:r w:rsidR="00E07034" w:rsidRPr="00E07034">
        <w:rPr>
          <w:rFonts w:eastAsia="宋体" w:cs="宋体"/>
          <w:spacing w:val="0"/>
          <w:sz w:val="21"/>
          <w:szCs w:val="21"/>
          <w:lang w:eastAsia="zh-CN"/>
        </w:rPr>
        <w:t>By the condition of orthogonal integration (</w:t>
      </w:r>
      <m:oMath>
        <m:r>
          <w:rPr>
            <w:rFonts w:ascii="Cambria Math" w:eastAsia="宋体" w:hAnsi="Cambria Math" w:cs="宋体"/>
            <w:spacing w:val="0"/>
            <w:sz w:val="21"/>
            <w:szCs w:val="21"/>
            <w:lang w:eastAsia="zh-CN"/>
          </w:rPr>
          <m:t>T = 1</m:t>
        </m:r>
        <m:r>
          <m:rPr>
            <m:lit/>
          </m:rP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Δ</m:t>
        </m:r>
        <m:r>
          <w:rPr>
            <w:rFonts w:ascii="Cambria Math" w:eastAsia="宋体" w:hAnsi="Cambria Math" w:cs="宋体"/>
            <w:spacing w:val="0"/>
            <w:sz w:val="21"/>
            <w:szCs w:val="21"/>
            <w:lang w:eastAsia="zh-CN"/>
          </w:rPr>
          <m:t>f</m:t>
        </m:r>
      </m:oMath>
      <w:r w:rsidR="00E07034" w:rsidRPr="00E07034">
        <w:rPr>
          <w:rFonts w:eastAsia="宋体" w:cs="宋体"/>
          <w:spacing w:val="0"/>
          <w:sz w:val="21"/>
          <w:szCs w:val="21"/>
          <w:lang w:eastAsia="zh-CN"/>
        </w:rPr>
        <w:t xml:space="preserve">), this 10 kHz spectral resolution dictates a </w:t>
      </w:r>
      <w:r w:rsidR="00E07034" w:rsidRPr="0033323C">
        <w:rPr>
          <w:rFonts w:eastAsia="宋体" w:cs="宋体"/>
          <w:spacing w:val="0"/>
          <w:sz w:val="21"/>
          <w:szCs w:val="21"/>
          <w:lang w:eastAsia="zh-CN"/>
        </w:rPr>
        <w:t xml:space="preserve">100 </w:t>
      </w:r>
      <m:oMath>
        <m:r>
          <m:rPr>
            <m:nor/>
          </m:rPr>
          <w:rPr>
            <w:rFonts w:ascii="Cambria Math" w:eastAsia="宋体" w:hAnsi="Cambria Math" w:cs="宋体"/>
            <w:spacing w:val="0"/>
            <w:sz w:val="21"/>
            <w:szCs w:val="21"/>
            <w:lang w:eastAsia="zh-CN"/>
          </w:rPr>
          <m:t>μ</m:t>
        </m:r>
      </m:oMath>
      <w:r w:rsidR="00E07034">
        <w:rPr>
          <w:rFonts w:eastAsia="宋体" w:cs="宋体" w:hint="eastAsia"/>
          <w:spacing w:val="0"/>
          <w:sz w:val="21"/>
          <w:szCs w:val="21"/>
          <w:lang w:eastAsia="zh-CN"/>
        </w:rPr>
        <w:t>s</w:t>
      </w:r>
      <w:r w:rsidR="00E07034" w:rsidRPr="00E07034">
        <w:rPr>
          <w:rFonts w:eastAsia="宋体" w:cs="宋体"/>
          <w:spacing w:val="0"/>
          <w:sz w:val="21"/>
          <w:szCs w:val="21"/>
          <w:lang w:eastAsia="zh-CN"/>
        </w:rPr>
        <w:t xml:space="preserve"> acquisition window.</w:t>
      </w:r>
      <w:r w:rsidR="00E16FEA">
        <w:rPr>
          <w:rFonts w:eastAsia="宋体" w:cs="宋体" w:hint="eastAsia"/>
          <w:spacing w:val="0"/>
          <w:sz w:val="21"/>
          <w:szCs w:val="21"/>
          <w:lang w:eastAsia="zh-CN"/>
        </w:rPr>
        <w:t xml:space="preserve"> T</w:t>
      </w:r>
      <w:r w:rsidR="0033323C" w:rsidRPr="0033323C">
        <w:rPr>
          <w:rFonts w:eastAsia="宋体" w:cs="宋体"/>
          <w:spacing w:val="0"/>
          <w:sz w:val="21"/>
          <w:szCs w:val="21"/>
          <w:lang w:eastAsia="zh-CN"/>
        </w:rPr>
        <w:t>o ensure a</w:t>
      </w:r>
      <w:r w:rsidR="0089232E">
        <w:rPr>
          <w:rFonts w:eastAsia="宋体" w:cs="宋体" w:hint="eastAsia"/>
          <w:spacing w:val="0"/>
          <w:sz w:val="21"/>
          <w:szCs w:val="21"/>
          <w:lang w:eastAsia="zh-CN"/>
        </w:rPr>
        <w:t>n</w:t>
      </w:r>
      <w:r w:rsidR="0033323C" w:rsidRPr="0033323C">
        <w:rPr>
          <w:rFonts w:eastAsia="宋体" w:cs="宋体"/>
          <w:spacing w:val="0"/>
          <w:sz w:val="21"/>
          <w:szCs w:val="21"/>
          <w:lang w:eastAsia="zh-CN"/>
        </w:rPr>
        <w:t xml:space="preserve"> equivalent temporal and energy budget for comparison, the TDM benchmark uniformly partitions the identical 100 </w:t>
      </w:r>
      <m:oMath>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 xml:space="preserve">s acquisition window into </w:t>
      </w:r>
      <m:oMath>
        <m:r>
          <w:rPr>
            <w:rFonts w:ascii="Cambria Math" w:eastAsia="宋体" w:hAnsi="Cambria Math" w:cs="宋体"/>
            <w:spacing w:val="0"/>
            <w:sz w:val="21"/>
            <w:szCs w:val="21"/>
            <w:lang w:eastAsia="zh-CN"/>
          </w:rPr>
          <m:t>K=12</m:t>
        </m:r>
      </m:oMath>
      <w:r w:rsidR="0033323C" w:rsidRPr="0033323C">
        <w:rPr>
          <w:rFonts w:eastAsia="宋体" w:cs="宋体"/>
          <w:spacing w:val="0"/>
          <w:sz w:val="21"/>
          <w:szCs w:val="21"/>
          <w:lang w:eastAsia="zh-CN"/>
        </w:rPr>
        <w:t xml:space="preserve"> sequential time slots (</w:t>
      </w:r>
      <m:oMath>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8.33 </m:t>
        </m:r>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s per channel), with each channel operating at a constant direct current (DC) baseline.</w:t>
      </w:r>
      <w:r w:rsidR="00352748" w:rsidRPr="00352748">
        <w:t xml:space="preserve"> </w:t>
      </w:r>
      <w:r w:rsidR="00352748" w:rsidRPr="00352748">
        <w:rPr>
          <w:rFonts w:eastAsia="宋体" w:cs="宋体"/>
          <w:spacing w:val="0"/>
          <w:sz w:val="21"/>
          <w:szCs w:val="21"/>
          <w:lang w:eastAsia="zh-CN"/>
        </w:rPr>
        <w:t>To mitigate computational redundancy while preserving statistical robustness, the errors reported in Fig. 2 are evaluated over a 10% globally random subset of pixels from all 29 images in the CAVE dataset.</w:t>
      </w:r>
    </w:p>
    <w:p w14:paraId="547547E5" w14:textId="1BE554D1" w:rsidR="00B11445" w:rsidRDefault="002D304B" w:rsidP="00B43CD1">
      <w:pPr>
        <w:jc w:val="center"/>
        <w:rPr>
          <w:rFonts w:eastAsia="宋体" w:cs="宋体"/>
          <w:spacing w:val="0"/>
          <w:sz w:val="21"/>
          <w:szCs w:val="21"/>
          <w:lang w:eastAsia="zh-CN"/>
        </w:rPr>
      </w:pPr>
      <w:commentRangeStart w:id="5"/>
      <w:ins w:id="6" w:author="yj zeng" w:date="2026-03-26T19:46:00Z">
        <w:r>
          <w:rPr>
            <w:rFonts w:eastAsia="宋体" w:cs="宋体"/>
            <w:noProof/>
            <w:spacing w:val="0"/>
            <w:sz w:val="21"/>
            <w:szCs w:val="21"/>
            <w:lang w:eastAsia="zh-CN"/>
          </w:rPr>
          <w:drawing>
            <wp:inline distT="0" distB="0" distL="0" distR="0" wp14:anchorId="47F38D13" wp14:editId="57B44B5A">
              <wp:extent cx="5040000" cy="4263308"/>
              <wp:effectExtent l="0" t="0" r="8255" b="4445"/>
              <wp:docPr id="1372459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9967" name="图片 1372459967"/>
                      <pic:cNvPicPr/>
                    </pic:nvPicPr>
                    <pic:blipFill>
                      <a:blip r:embed="rId12"/>
                      <a:stretch>
                        <a:fillRect/>
                      </a:stretch>
                    </pic:blipFill>
                    <pic:spPr>
                      <a:xfrm>
                        <a:off x="0" y="0"/>
                        <a:ext cx="5040000" cy="4263308"/>
                      </a:xfrm>
                      <a:prstGeom prst="rect">
                        <a:avLst/>
                      </a:prstGeom>
                    </pic:spPr>
                  </pic:pic>
                </a:graphicData>
              </a:graphic>
            </wp:inline>
          </w:drawing>
        </w:r>
      </w:ins>
      <w:commentRangeEnd w:id="5"/>
      <w:r w:rsidR="004C4164">
        <w:rPr>
          <w:rStyle w:val="ab"/>
          <w:rFonts w:eastAsia="宋体" w:cs="宋体"/>
          <w:noProof/>
          <w:spacing w:val="0"/>
          <w:lang w:eastAsia="zh-CN"/>
        </w:rPr>
        <w:commentReference w:id="5"/>
      </w:r>
      <w:del w:id="7" w:author="yj zeng" w:date="2026-03-26T19:46:00Z">
        <w:r w:rsidR="006759D4" w:rsidDel="002D304B">
          <w:rPr>
            <w:rFonts w:eastAsia="宋体" w:cs="宋体"/>
            <w:noProof/>
            <w:spacing w:val="0"/>
            <w:sz w:val="21"/>
            <w:szCs w:val="21"/>
            <w:lang w:eastAsia="zh-CN"/>
          </w:rPr>
          <w:drawing>
            <wp:inline distT="0" distB="0" distL="0" distR="0" wp14:anchorId="5B35E357" wp14:editId="2300093B">
              <wp:extent cx="5040000" cy="4263308"/>
              <wp:effectExtent l="0" t="0" r="8255" b="4445"/>
              <wp:docPr id="57100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0072" name="图片 57100072"/>
                      <pic:cNvPicPr/>
                    </pic:nvPicPr>
                    <pic:blipFill>
                      <a:blip r:embed="rId12"/>
                      <a:stretch>
                        <a:fillRect/>
                      </a:stretch>
                    </pic:blipFill>
                    <pic:spPr>
                      <a:xfrm>
                        <a:off x="0" y="0"/>
                        <a:ext cx="5040000" cy="4263308"/>
                      </a:xfrm>
                      <a:prstGeom prst="rect">
                        <a:avLst/>
                      </a:prstGeom>
                    </pic:spPr>
                  </pic:pic>
                </a:graphicData>
              </a:graphic>
            </wp:inline>
          </w:drawing>
        </w:r>
      </w:del>
    </w:p>
    <w:p w14:paraId="5AE0339B" w14:textId="19800D12" w:rsidR="00787ECE" w:rsidRPr="00047DFA" w:rsidRDefault="00047DFA" w:rsidP="00544283">
      <w:pPr>
        <w:jc w:val="both"/>
        <w:rPr>
          <w:rFonts w:eastAsia="宋体" w:cs="宋体"/>
          <w:spacing w:val="0"/>
          <w:sz w:val="21"/>
          <w:szCs w:val="21"/>
          <w:lang w:eastAsia="zh-CN"/>
        </w:rPr>
      </w:pPr>
      <w:r w:rsidRPr="00BA6712">
        <w:rPr>
          <w:b/>
          <w:bCs/>
          <w:sz w:val="21"/>
          <w:szCs w:val="21"/>
        </w:rPr>
        <w:t xml:space="preserve">Figure </w:t>
      </w:r>
      <w:r w:rsidRPr="00BA6712">
        <w:rPr>
          <w:b/>
          <w:bCs/>
          <w:sz w:val="21"/>
          <w:szCs w:val="21"/>
        </w:rPr>
        <w:fldChar w:fldCharType="begin"/>
      </w:r>
      <w:r w:rsidRPr="00BA6712">
        <w:rPr>
          <w:b/>
          <w:bCs/>
          <w:sz w:val="21"/>
          <w:szCs w:val="21"/>
        </w:rPr>
        <w:instrText xml:space="preserve"> SEQ Figure \* ARABIC </w:instrText>
      </w:r>
      <w:r w:rsidRPr="00BA6712">
        <w:rPr>
          <w:b/>
          <w:bCs/>
          <w:sz w:val="21"/>
          <w:szCs w:val="21"/>
        </w:rPr>
        <w:fldChar w:fldCharType="separate"/>
      </w:r>
      <w:r w:rsidR="0049799A">
        <w:rPr>
          <w:b/>
          <w:bCs/>
          <w:noProof/>
          <w:sz w:val="21"/>
          <w:szCs w:val="21"/>
        </w:rPr>
        <w:t>2</w:t>
      </w:r>
      <w:r w:rsidRPr="00BA6712">
        <w:rPr>
          <w:b/>
          <w:bCs/>
          <w:sz w:val="21"/>
          <w:szCs w:val="21"/>
        </w:rPr>
        <w:fldChar w:fldCharType="end"/>
      </w:r>
      <w:r w:rsidRPr="00047DFA">
        <w:rPr>
          <w:rFonts w:eastAsia="宋体" w:cs="宋体"/>
          <w:b/>
          <w:bCs/>
          <w:spacing w:val="0"/>
          <w:sz w:val="21"/>
          <w:szCs w:val="21"/>
          <w:lang w:eastAsia="zh-CN"/>
        </w:rPr>
        <w:t>. Numerical benchmarking of the OFE and TDM frameworks.</w:t>
      </w:r>
      <w:r w:rsidRPr="00047DFA">
        <w:rPr>
          <w:rFonts w:eastAsia="宋体" w:cs="宋体"/>
          <w:spacing w:val="0"/>
          <w:sz w:val="21"/>
          <w:szCs w:val="21"/>
          <w:lang w:eastAsia="zh-CN"/>
        </w:rPr>
        <w:t xml:space="preserve"> </w:t>
      </w:r>
      <w:r w:rsidRPr="00047DFA">
        <w:rPr>
          <w:rFonts w:eastAsia="宋体" w:cs="宋体"/>
          <w:b/>
          <w:bCs/>
          <w:spacing w:val="0"/>
          <w:sz w:val="21"/>
          <w:szCs w:val="21"/>
          <w:lang w:eastAsia="zh-CN"/>
        </w:rPr>
        <w:t>(a)</w:t>
      </w:r>
      <w:r w:rsidRPr="00047DFA">
        <w:rPr>
          <w:rFonts w:eastAsia="宋体" w:cs="宋体"/>
          <w:spacing w:val="0"/>
          <w:sz w:val="21"/>
          <w:szCs w:val="21"/>
          <w:lang w:eastAsia="zh-CN"/>
        </w:rPr>
        <w:t xml:space="preserve"> Time-domain waveforms </w:t>
      </w:r>
      <w:r w:rsidR="00374212">
        <w:rPr>
          <w:rFonts w:eastAsia="宋体" w:cs="宋体" w:hint="eastAsia"/>
          <w:spacing w:val="0"/>
          <w:sz w:val="21"/>
          <w:szCs w:val="21"/>
          <w:lang w:eastAsia="zh-CN"/>
        </w:rPr>
        <w:t>with</w:t>
      </w:r>
      <w:r w:rsidR="00374212" w:rsidRPr="00047DFA">
        <w:rPr>
          <w:rFonts w:eastAsia="宋体" w:cs="宋体"/>
          <w:spacing w:val="0"/>
          <w:sz w:val="21"/>
          <w:szCs w:val="21"/>
          <w:lang w:eastAsia="zh-CN"/>
        </w:rPr>
        <w:t xml:space="preserve"> </w:t>
      </w:r>
      <w:r w:rsidRPr="00047DFA">
        <w:rPr>
          <w:rFonts w:eastAsia="宋体" w:cs="宋体"/>
          <w:spacing w:val="0"/>
          <w:sz w:val="21"/>
          <w:szCs w:val="21"/>
          <w:lang w:eastAsia="zh-CN"/>
        </w:rPr>
        <w:t xml:space="preserve">AWGN (SNR = 25 dB). </w:t>
      </w:r>
      <w:r w:rsidRPr="00047DFA">
        <w:rPr>
          <w:rFonts w:eastAsia="宋体" w:cs="宋体"/>
          <w:b/>
          <w:bCs/>
          <w:spacing w:val="0"/>
          <w:sz w:val="21"/>
          <w:szCs w:val="21"/>
          <w:lang w:eastAsia="zh-CN"/>
        </w:rPr>
        <w:t>(b)</w:t>
      </w:r>
      <w:r w:rsidRPr="00047DFA">
        <w:rPr>
          <w:rFonts w:eastAsia="宋体" w:cs="宋体"/>
          <w:spacing w:val="0"/>
          <w:sz w:val="21"/>
          <w:szCs w:val="21"/>
          <w:lang w:eastAsia="zh-CN"/>
        </w:rPr>
        <w:t xml:space="preserve"> Spectral reconstruction </w:t>
      </w:r>
      <w:r w:rsidR="00374212">
        <w:rPr>
          <w:rFonts w:eastAsia="宋体" w:cs="宋体" w:hint="eastAsia"/>
          <w:spacing w:val="0"/>
          <w:sz w:val="21"/>
          <w:szCs w:val="21"/>
          <w:lang w:eastAsia="zh-CN"/>
        </w:rPr>
        <w:t xml:space="preserve">performance: </w:t>
      </w:r>
      <w:r w:rsidRPr="00047DFA">
        <w:rPr>
          <w:rFonts w:eastAsia="宋体" w:cs="宋体"/>
          <w:spacing w:val="0"/>
          <w:sz w:val="21"/>
          <w:szCs w:val="21"/>
          <w:lang w:eastAsia="zh-CN"/>
        </w:rPr>
        <w:t xml:space="preserve">RMSE (top) and </w:t>
      </w:r>
      <w:r w:rsidRPr="00A10C4A">
        <w:rPr>
          <w:rFonts w:eastAsia="宋体" w:cs="宋体"/>
          <w:spacing w:val="0"/>
          <w:sz w:val="21"/>
          <w:szCs w:val="21"/>
          <w:lang w:eastAsia="zh-CN"/>
        </w:rPr>
        <w:t>demodulation error (bottom)</w:t>
      </w:r>
      <w:r w:rsidRPr="00047DFA">
        <w:rPr>
          <w:rFonts w:eastAsia="宋体" w:cs="宋体"/>
          <w:spacing w:val="0"/>
          <w:sz w:val="21"/>
          <w:szCs w:val="21"/>
          <w:lang w:eastAsia="zh-CN"/>
        </w:rPr>
        <w:t xml:space="preserve"> versus SNR. Data points represent statistical averages across the CAVE database. </w:t>
      </w:r>
      <w:r w:rsidRPr="00047DFA">
        <w:rPr>
          <w:rFonts w:eastAsia="宋体" w:cs="宋体"/>
          <w:b/>
          <w:bCs/>
          <w:spacing w:val="0"/>
          <w:sz w:val="21"/>
          <w:szCs w:val="21"/>
          <w:lang w:eastAsia="zh-CN"/>
        </w:rPr>
        <w:t>(c)</w:t>
      </w:r>
      <w:r w:rsidRPr="00047DFA">
        <w:rPr>
          <w:rFonts w:eastAsia="宋体" w:cs="宋体"/>
          <w:spacing w:val="0"/>
          <w:sz w:val="21"/>
          <w:szCs w:val="21"/>
          <w:lang w:eastAsia="zh-CN"/>
        </w:rPr>
        <w:t xml:space="preserve"> Time-domain waveforms under multitone interference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047DFA">
        <w:rPr>
          <w:rFonts w:eastAsia="宋体" w:cs="宋体"/>
          <w:spacing w:val="0"/>
          <w:sz w:val="21"/>
          <w:szCs w:val="21"/>
          <w:lang w:eastAsia="zh-CN"/>
        </w:rPr>
        <w:t xml:space="preserve"> kHz, SNR = -10 dB). The 10 kHz offset corresponds to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047DFA">
        <w:rPr>
          <w:rFonts w:eastAsia="宋体" w:cs="宋体"/>
          <w:spacing w:val="0"/>
          <w:sz w:val="21"/>
          <w:szCs w:val="21"/>
          <w:lang w:eastAsia="zh-CN"/>
        </w:rPr>
        <w:t xml:space="preserve"> frequency resolution limit of the </w:t>
      </w:r>
      <w:r w:rsidR="00787ECE">
        <w:rPr>
          <w:rFonts w:eastAsia="宋体" w:cs="宋体" w:hint="eastAsia"/>
          <w:spacing w:val="0"/>
          <w:sz w:val="21"/>
          <w:szCs w:val="21"/>
          <w:lang w:eastAsia="zh-CN"/>
        </w:rPr>
        <w:t>sampling</w:t>
      </w:r>
      <w:r w:rsidR="00787ECE" w:rsidRPr="00047DFA">
        <w:rPr>
          <w:rFonts w:eastAsia="宋体" w:cs="宋体"/>
          <w:spacing w:val="0"/>
          <w:sz w:val="21"/>
          <w:szCs w:val="21"/>
          <w:lang w:eastAsia="zh-CN"/>
        </w:rPr>
        <w:t xml:space="preserve"> </w:t>
      </w:r>
      <w:r w:rsidRPr="00047DFA">
        <w:rPr>
          <w:rFonts w:eastAsia="宋体" w:cs="宋体"/>
          <w:spacing w:val="0"/>
          <w:sz w:val="21"/>
          <w:szCs w:val="21"/>
          <w:lang w:eastAsia="zh-CN"/>
        </w:rPr>
        <w:t xml:space="preserve">window. </w:t>
      </w:r>
      <w:r w:rsidRPr="00047DFA">
        <w:rPr>
          <w:rFonts w:eastAsia="宋体" w:cs="宋体"/>
          <w:b/>
          <w:bCs/>
          <w:spacing w:val="0"/>
          <w:sz w:val="21"/>
          <w:szCs w:val="21"/>
          <w:lang w:eastAsia="zh-CN"/>
        </w:rPr>
        <w:t>(d)</w:t>
      </w:r>
      <w:r w:rsidRPr="00047DFA">
        <w:rPr>
          <w:rFonts w:eastAsia="宋体" w:cs="宋体"/>
          <w:spacing w:val="0"/>
          <w:sz w:val="21"/>
          <w:szCs w:val="21"/>
          <w:lang w:eastAsia="zh-CN"/>
        </w:rPr>
        <w:t xml:space="preserve"> RMSE versus multitone interference SNR at varied frequency offsets. TDM yields a single baseline (grey dashed line) due to the absence of frequency-domain selectivity. OFE achieves interference rejection exclusively when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oMath>
      <w:r>
        <w:rPr>
          <w:rFonts w:eastAsia="宋体" w:cs="宋体" w:hint="eastAsia"/>
          <w:spacing w:val="0"/>
          <w:sz w:val="21"/>
          <w:szCs w:val="21"/>
          <w:lang w:eastAsia="zh-CN"/>
        </w:rPr>
        <w:t xml:space="preserve"> </w:t>
      </w:r>
      <w:r w:rsidRPr="00047DFA">
        <w:rPr>
          <w:rFonts w:eastAsia="宋体" w:cs="宋体"/>
          <w:spacing w:val="0"/>
          <w:sz w:val="21"/>
          <w:szCs w:val="21"/>
          <w:lang w:eastAsia="zh-CN"/>
        </w:rPr>
        <w:t>meets the 10 kHz integer-cycle threshold.</w:t>
      </w:r>
    </w:p>
    <w:p w14:paraId="0D602E08" w14:textId="05882692" w:rsidR="0028386E" w:rsidRDefault="00903A16" w:rsidP="009850FE">
      <w:pPr>
        <w:ind w:firstLine="420"/>
        <w:jc w:val="both"/>
        <w:rPr>
          <w:rFonts w:eastAsia="宋体" w:cs="宋体"/>
          <w:spacing w:val="0"/>
          <w:sz w:val="21"/>
          <w:szCs w:val="21"/>
          <w:lang w:eastAsia="zh-CN"/>
        </w:rPr>
      </w:pPr>
      <w:r w:rsidRPr="0028386E">
        <w:rPr>
          <w:rFonts w:eastAsia="宋体" w:cs="宋体"/>
          <w:spacing w:val="0"/>
          <w:sz w:val="21"/>
          <w:szCs w:val="21"/>
          <w:lang w:eastAsia="zh-CN"/>
        </w:rPr>
        <w:t>Figure 2(a) illustrates the time-domain waveforms of both schemes under AWGN (SNR = 25 dB)</w:t>
      </w:r>
      <w:r w:rsidR="00475AC3">
        <w:rPr>
          <w:rFonts w:eastAsia="宋体" w:cs="宋体" w:hint="eastAsia"/>
          <w:spacing w:val="0"/>
          <w:sz w:val="21"/>
          <w:szCs w:val="21"/>
          <w:lang w:eastAsia="zh-CN"/>
        </w:rPr>
        <w:t xml:space="preserve"> </w:t>
      </w:r>
      <w:r w:rsidR="004E2164" w:rsidRPr="004E2164">
        <w:rPr>
          <w:rFonts w:eastAsia="宋体" w:cs="宋体"/>
          <w:spacing w:val="0"/>
          <w:sz w:val="21"/>
          <w:szCs w:val="21"/>
          <w:lang w:eastAsia="zh-CN"/>
        </w:rPr>
        <w:t xml:space="preserve">within a 20 </w:t>
      </w:r>
      <m:oMath>
        <m:r>
          <m:rPr>
            <m:nor/>
          </m:rPr>
          <w:rPr>
            <w:rFonts w:ascii="Cambria Math" w:eastAsia="宋体" w:hAnsi="Cambria Math" w:cs="宋体"/>
            <w:spacing w:val="0"/>
            <w:sz w:val="21"/>
            <w:szCs w:val="21"/>
            <w:lang w:eastAsia="zh-CN"/>
          </w:rPr>
          <m:t>μ</m:t>
        </m:r>
      </m:oMath>
      <w:r w:rsidR="004E2164" w:rsidRPr="0033323C">
        <w:rPr>
          <w:rFonts w:eastAsia="宋体" w:cs="宋体"/>
          <w:spacing w:val="0"/>
          <w:sz w:val="21"/>
          <w:szCs w:val="21"/>
          <w:lang w:eastAsia="zh-CN"/>
        </w:rPr>
        <w:t>s</w:t>
      </w:r>
      <w:r w:rsidR="004E2164" w:rsidRPr="004E2164">
        <w:rPr>
          <w:rFonts w:eastAsia="宋体" w:cs="宋体"/>
          <w:spacing w:val="0"/>
          <w:sz w:val="21"/>
          <w:szCs w:val="21"/>
          <w:lang w:eastAsia="zh-CN"/>
        </w:rPr>
        <w:t xml:space="preserve"> window</w:t>
      </w:r>
      <w:r w:rsidR="004E216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009850FE" w:rsidRPr="009850FE">
        <w:rPr>
          <w:rFonts w:eastAsia="宋体" w:cs="宋体"/>
          <w:spacing w:val="0"/>
          <w:sz w:val="21"/>
          <w:szCs w:val="21"/>
          <w:lang w:eastAsia="zh-CN"/>
        </w:rPr>
        <w:t xml:space="preserve">Note that </w:t>
      </w:r>
      <w:r>
        <w:rPr>
          <w:rFonts w:eastAsia="宋体" w:cs="宋体" w:hint="eastAsia"/>
          <w:spacing w:val="0"/>
          <w:sz w:val="21"/>
          <w:szCs w:val="21"/>
          <w:lang w:eastAsia="zh-CN"/>
        </w:rPr>
        <w:t xml:space="preserve">a </w:t>
      </w:r>
      <w:r w:rsidR="009850FE" w:rsidRPr="009850FE">
        <w:rPr>
          <w:rFonts w:eastAsia="宋体" w:cs="宋体"/>
          <w:spacing w:val="0"/>
          <w:sz w:val="21"/>
          <w:szCs w:val="21"/>
          <w:lang w:eastAsia="zh-CN"/>
        </w:rPr>
        <w:t>DC bias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9850FE" w:rsidRPr="009850FE">
        <w:rPr>
          <w:rFonts w:eastAsia="宋体" w:cs="宋体"/>
          <w:spacing w:val="0"/>
          <w:sz w:val="21"/>
          <w:szCs w:val="21"/>
          <w:lang w:eastAsia="zh-CN"/>
        </w:rPr>
        <w:t xml:space="preserve">) </w:t>
      </w:r>
      <w:r>
        <w:rPr>
          <w:rFonts w:eastAsia="宋体" w:cs="宋体" w:hint="eastAsia"/>
          <w:spacing w:val="0"/>
          <w:sz w:val="21"/>
          <w:szCs w:val="21"/>
          <w:lang w:eastAsia="zh-CN"/>
        </w:rPr>
        <w:t>is added to the OFE waveform</w:t>
      </w:r>
      <w:r w:rsidR="009850FE" w:rsidRPr="009850FE">
        <w:rPr>
          <w:rFonts w:eastAsia="宋体" w:cs="宋体"/>
          <w:spacing w:val="0"/>
          <w:sz w:val="21"/>
          <w:szCs w:val="21"/>
          <w:lang w:eastAsia="zh-CN"/>
        </w:rPr>
        <w:t xml:space="preserve">, presenting </w:t>
      </w:r>
      <w:r w:rsidR="009850FE" w:rsidRPr="009850FE">
        <w:rPr>
          <w:rFonts w:eastAsia="宋体" w:cs="宋体"/>
          <w:spacing w:val="0"/>
          <w:sz w:val="21"/>
          <w:szCs w:val="21"/>
          <w:lang w:eastAsia="zh-CN"/>
        </w:rPr>
        <w:lastRenderedPageBreak/>
        <w:t>the zero-mean information-bearing composite signal.</w:t>
      </w:r>
      <w:r w:rsidR="009850FE">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The OFE signal exhibits a continuous, dense composite waveform characteristic of parallel frequency multiplexing, whereas TDM presents discrete, sequential step-like features. Figure 2(b) quantifies the reconstruction accuracy across a broad SNR spectrum. To directly link the hardware acquisition quality to the algorithmic reconstruction, we track both the spectral reconstruction RMSE</w:t>
      </w:r>
      <w:r w:rsidR="00164ABB">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and the demodulation error defined as the relative Euclidean distance </w:t>
      </w:r>
      <m:oMath>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acc>
                      <m:accPr>
                        <m:ctrlPr>
                          <w:rPr>
                            <w:rFonts w:ascii="Cambria Math" w:eastAsia="宋体" w:hAnsi="Cambria Math" w:cs="宋体"/>
                            <w:b/>
                            <w:bCs/>
                            <w:spacing w:val="0"/>
                            <w:sz w:val="21"/>
                            <w:szCs w:val="21"/>
                            <w:lang w:eastAsia="zh-CN"/>
                          </w:rPr>
                        </m:ctrlPr>
                      </m:accPr>
                      <m:e>
                        <m:r>
                          <m:rPr>
                            <m:sty m:val="bi"/>
                          </m:rPr>
                          <w:rPr>
                            <w:rFonts w:ascii="Cambria Math" w:eastAsia="宋体" w:hAnsi="Cambria Math" w:cs="宋体"/>
                            <w:spacing w:val="0"/>
                            <w:sz w:val="21"/>
                            <w:szCs w:val="21"/>
                            <w:lang w:eastAsia="zh-CN"/>
                          </w:rPr>
                          <m:t>z</m:t>
                        </m:r>
                      </m:e>
                    </m:acc>
                  </m:e>
                </m:d>
              </m:e>
            </m:d>
          </m:e>
          <m:sub>
            <m:r>
              <w:rPr>
                <w:rFonts w:ascii="Cambria Math" w:eastAsia="宋体" w:hAnsi="Cambria Math" w:cs="宋体"/>
                <w:spacing w:val="0"/>
                <w:sz w:val="21"/>
                <w:szCs w:val="21"/>
                <w:lang w:eastAsia="zh-CN"/>
              </w:rPr>
              <m:t>2</m:t>
            </m:r>
          </m:sub>
        </m:sSub>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e>
                </m:d>
              </m:e>
            </m:d>
          </m:e>
          <m:sub>
            <m:r>
              <w:rPr>
                <w:rFonts w:ascii="Cambria Math" w:eastAsia="宋体" w:hAnsi="Cambria Math" w:cs="宋体"/>
                <w:spacing w:val="0"/>
                <w:sz w:val="21"/>
                <w:szCs w:val="21"/>
                <w:lang w:eastAsia="zh-CN"/>
              </w:rPr>
              <m:t>2</m:t>
            </m:r>
          </m:sub>
        </m:sSub>
      </m:oMath>
      <w:r w:rsidR="0028386E" w:rsidRPr="0028386E">
        <w:rPr>
          <w:rFonts w:eastAsia="宋体" w:cs="宋体"/>
          <w:spacing w:val="0"/>
          <w:sz w:val="21"/>
          <w:szCs w:val="21"/>
          <w:lang w:eastAsia="zh-CN"/>
        </w:rPr>
        <w:t xml:space="preserve"> between the extracted and ground-truth</w:t>
      </w:r>
      <w:r w:rsidR="00306591">
        <w:rPr>
          <w:rFonts w:eastAsia="宋体" w:cs="宋体" w:hint="eastAsia"/>
          <w:spacing w:val="0"/>
          <w:sz w:val="21"/>
          <w:szCs w:val="21"/>
          <w:lang w:eastAsia="zh-CN"/>
        </w:rPr>
        <w:t xml:space="preserve"> (GT)</w:t>
      </w:r>
      <w:r w:rsidR="0028386E" w:rsidRPr="0028386E">
        <w:rPr>
          <w:rFonts w:eastAsia="宋体" w:cs="宋体"/>
          <w:spacing w:val="0"/>
          <w:sz w:val="21"/>
          <w:szCs w:val="21"/>
          <w:lang w:eastAsia="zh-CN"/>
        </w:rPr>
        <w:t xml:space="preserve"> spectral projections). Across all evaluated</w:t>
      </w:r>
      <w:r w:rsidR="008D2415">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noise levels, OFE achieves lower errors than TDM. The observed separation between the curves aligns with the theoretical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sidR="0028386E" w:rsidRPr="0028386E">
        <w:rPr>
          <w:rFonts w:eastAsia="宋体" w:cs="宋体"/>
          <w:spacing w:val="0"/>
          <w:sz w:val="21"/>
          <w:szCs w:val="21"/>
          <w:lang w:eastAsia="zh-CN"/>
        </w:rPr>
        <w:t xml:space="preserve"> (approximately 3.46-fold for </w:t>
      </w:r>
      <m:oMath>
        <m:r>
          <w:rPr>
            <w:rFonts w:ascii="Cambria Math" w:eastAsia="宋体" w:hAnsi="Cambria Math" w:cs="宋体"/>
            <w:spacing w:val="0"/>
            <w:sz w:val="21"/>
            <w:szCs w:val="21"/>
            <w:lang w:eastAsia="zh-CN"/>
          </w:rPr>
          <m:t>K=12</m:t>
        </m:r>
      </m:oMath>
      <w:r w:rsidR="0028386E" w:rsidRPr="0028386E">
        <w:rPr>
          <w:rFonts w:eastAsia="宋体" w:cs="宋体"/>
          <w:spacing w:val="0"/>
          <w:sz w:val="21"/>
          <w:szCs w:val="21"/>
          <w:lang w:eastAsia="zh-CN"/>
        </w:rPr>
        <w:t xml:space="preserve">) multiplexing advantage derived in our </w:t>
      </w:r>
      <w:r w:rsidR="00A703BD">
        <w:rPr>
          <w:rFonts w:eastAsia="宋体" w:cs="宋体" w:hint="eastAsia"/>
          <w:spacing w:val="0"/>
          <w:sz w:val="21"/>
          <w:szCs w:val="21"/>
          <w:lang w:eastAsia="zh-CN"/>
        </w:rPr>
        <w:t>p</w:t>
      </w:r>
      <w:r w:rsidR="0028386E" w:rsidRPr="0028386E">
        <w:rPr>
          <w:rFonts w:eastAsia="宋体" w:cs="宋体"/>
          <w:spacing w:val="0"/>
          <w:sz w:val="21"/>
          <w:szCs w:val="21"/>
          <w:lang w:eastAsia="zh-CN"/>
        </w:rPr>
        <w:t>rinciple section.</w:t>
      </w:r>
    </w:p>
    <w:p w14:paraId="6EA03346" w14:textId="202982C2" w:rsidR="00DB61B9" w:rsidRDefault="00DB61B9" w:rsidP="00DB61B9">
      <w:pPr>
        <w:ind w:firstLine="420"/>
        <w:jc w:val="both"/>
        <w:rPr>
          <w:rFonts w:eastAsia="宋体" w:cs="宋体"/>
          <w:spacing w:val="0"/>
          <w:sz w:val="21"/>
          <w:szCs w:val="21"/>
          <w:lang w:eastAsia="zh-CN"/>
        </w:rPr>
      </w:pPr>
      <w:r w:rsidRPr="00DB61B9">
        <w:rPr>
          <w:rFonts w:eastAsia="宋体" w:cs="宋体"/>
          <w:spacing w:val="0"/>
          <w:sz w:val="21"/>
          <w:szCs w:val="21"/>
          <w:lang w:eastAsia="zh-CN"/>
        </w:rPr>
        <w:t xml:space="preserve">Beyond broadband AWGN, practical systems frequently encounter structured interference. </w:t>
      </w:r>
      <w:r w:rsidR="0074390D" w:rsidRPr="0074390D">
        <w:rPr>
          <w:rFonts w:eastAsia="宋体" w:cs="宋体"/>
          <w:spacing w:val="0"/>
          <w:sz w:val="21"/>
          <w:szCs w:val="21"/>
          <w:lang w:eastAsia="zh-CN"/>
        </w:rPr>
        <w:t>To isolate the system</w:t>
      </w:r>
      <w:r w:rsidR="00294BCD">
        <w:rPr>
          <w:rFonts w:eastAsia="宋体" w:cs="宋体"/>
          <w:spacing w:val="0"/>
          <w:sz w:val="21"/>
          <w:szCs w:val="21"/>
          <w:lang w:eastAsia="zh-CN"/>
        </w:rPr>
        <w:t>’</w:t>
      </w:r>
      <w:r w:rsidR="0074390D" w:rsidRPr="0074390D">
        <w:rPr>
          <w:rFonts w:eastAsia="宋体" w:cs="宋体"/>
          <w:spacing w:val="0"/>
          <w:sz w:val="21"/>
          <w:szCs w:val="21"/>
          <w:lang w:eastAsia="zh-CN"/>
        </w:rPr>
        <w:t>s dynamic response to such artifacts, we maintain the identical TDM and OFE configurations used in the AWGN benchmark, but substitute the broadband noise model with severe multitone interference operating at an aggressive SNR of -10 dB.</w:t>
      </w:r>
      <w:r w:rsidRPr="00DB61B9">
        <w:rPr>
          <w:rFonts w:eastAsia="宋体" w:cs="宋体"/>
          <w:spacing w:val="0"/>
          <w:sz w:val="21"/>
          <w:szCs w:val="21"/>
          <w:lang w:eastAsia="zh-CN"/>
        </w:rPr>
        <w:t xml:space="preserve"> We parameterize the frequency offset between each interfering tone and its adjacent OFE carrier as the guard band, </w:t>
      </w:r>
      <m:oMath>
        <m:r>
          <m:rPr>
            <m:nor/>
          </m:rPr>
          <w:rPr>
            <w:rFonts w:ascii="Cambria Math" w:eastAsia="宋体" w:hAnsi="Cambria Math" w:hint="eastAsia"/>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noise</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carrier</m:t>
            </m:r>
          </m:sub>
        </m:sSub>
      </m:oMath>
      <w:r w:rsidRPr="00DB61B9">
        <w:rPr>
          <w:rFonts w:eastAsia="宋体" w:cs="宋体"/>
          <w:spacing w:val="0"/>
          <w:sz w:val="21"/>
          <w:szCs w:val="21"/>
          <w:lang w:eastAsia="zh-CN"/>
        </w:rPr>
        <w:t>.</w:t>
      </w:r>
    </w:p>
    <w:p w14:paraId="5BD827CA" w14:textId="57547DD8" w:rsidR="00887994" w:rsidRDefault="004F17BD" w:rsidP="00887994">
      <w:pPr>
        <w:ind w:firstLine="420"/>
        <w:jc w:val="both"/>
        <w:rPr>
          <w:rFonts w:eastAsia="宋体" w:cs="宋体"/>
          <w:spacing w:val="0"/>
          <w:sz w:val="21"/>
          <w:szCs w:val="21"/>
          <w:lang w:eastAsia="zh-CN"/>
        </w:rPr>
      </w:pPr>
      <w:r w:rsidRPr="004F17BD">
        <w:rPr>
          <w:rFonts w:eastAsia="宋体" w:cs="宋体"/>
          <w:spacing w:val="0"/>
          <w:sz w:val="21"/>
          <w:szCs w:val="21"/>
          <w:lang w:eastAsia="zh-CN"/>
        </w:rPr>
        <w:t xml:space="preserve">Figures 2(c) and 2(d) elucidate the interference rejection mechanism. In the time-domain visualization (Fig. 2c), multitone interference (SNR = -10 dB) at an offset of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4F17BD">
        <w:rPr>
          <w:rFonts w:eastAsia="宋体" w:cs="宋体"/>
          <w:spacing w:val="0"/>
          <w:sz w:val="21"/>
          <w:szCs w:val="21"/>
          <w:lang w:eastAsia="zh-CN"/>
        </w:rPr>
        <w:t xml:space="preserve"> kHz induces high-frequency ripples. Because this offset matches the frequency resolution limit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4F17BD">
        <w:rPr>
          <w:rFonts w:eastAsia="宋体" w:cs="宋体"/>
          <w:spacing w:val="0"/>
          <w:sz w:val="21"/>
          <w:szCs w:val="21"/>
          <w:lang w:eastAsia="zh-CN"/>
        </w:rPr>
        <w:t>) of the acquisition window, the noise harmonic completes integer cycles within the integration period. This satisfies the orthogonality condition, enabling its complete elimination during frequency-domain demodulation.</w:t>
      </w:r>
      <w:r w:rsidR="00887994">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 xml:space="preserve">Figure 2(d) quantifies this threshold behavior. TDM lacks frequency-domain selectivity; consequently, its time-domain integration degrades uniformly across all evaluated offsets, collapsing into a single baseline (grey dashed line). For OFE, noise immunity is governed by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00887994" w:rsidRPr="00887994">
        <w:rPr>
          <w:rFonts w:eastAsia="宋体" w:cs="宋体"/>
          <w:spacing w:val="0"/>
          <w:sz w:val="21"/>
          <w:szCs w:val="21"/>
          <w:lang w:eastAsia="zh-CN"/>
        </w:rPr>
        <w:t xml:space="preserve"> </w:t>
      </w:r>
      <w:r w:rsidR="00A85BE4">
        <w:rPr>
          <w:rFonts w:eastAsia="宋体" w:cs="宋体" w:hint="eastAsia"/>
          <w:spacing w:val="0"/>
          <w:sz w:val="21"/>
          <w:szCs w:val="21"/>
          <w:lang w:eastAsia="zh-CN"/>
        </w:rPr>
        <w:t>(</w:t>
      </w:r>
      <w:r w:rsidR="001A4F57">
        <w:rPr>
          <w:rFonts w:eastAsia="宋体" w:cs="宋体" w:hint="eastAsia"/>
          <w:spacing w:val="0"/>
          <w:sz w:val="21"/>
          <w:szCs w:val="21"/>
          <w:lang w:eastAsia="zh-CN"/>
        </w:rPr>
        <w:t>1/100</w:t>
      </w:r>
      <m:oMath>
        <m:r>
          <w:rPr>
            <w:rFonts w:ascii="Cambria Math" w:eastAsia="宋体" w:hAnsi="Cambria Math" w:cs="宋体"/>
            <w:spacing w:val="0"/>
            <w:sz w:val="21"/>
            <w:szCs w:val="21"/>
            <w:lang w:eastAsia="zh-CN"/>
          </w:rPr>
          <m:t xml:space="preserve"> </m:t>
        </m:r>
        <m:r>
          <m:rPr>
            <m:nor/>
          </m:rPr>
          <w:rPr>
            <w:rFonts w:ascii="Cambria Math" w:eastAsia="宋体" w:hAnsi="Cambria Math" w:cs="宋体"/>
            <w:spacing w:val="0"/>
            <w:sz w:val="21"/>
            <w:szCs w:val="21"/>
            <w:lang w:eastAsia="zh-CN"/>
          </w:rPr>
          <m:t>μ</m:t>
        </m:r>
      </m:oMath>
      <w:r w:rsidR="00A85BE4">
        <w:rPr>
          <w:rFonts w:eastAsia="宋体" w:cs="宋体" w:hint="eastAsia"/>
          <w:spacing w:val="0"/>
          <w:sz w:val="21"/>
          <w:szCs w:val="21"/>
          <w:lang w:eastAsia="zh-CN"/>
        </w:rPr>
        <w:t>s)</w:t>
      </w:r>
      <w:r w:rsidR="00081C77">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threshold. Offsets below this limit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m:t>
        </m:r>
      </m:oMath>
      <w:r w:rsidR="00887994" w:rsidRPr="00887994">
        <w:rPr>
          <w:rFonts w:eastAsia="宋体" w:cs="宋体"/>
          <w:spacing w:val="0"/>
          <w:sz w:val="21"/>
          <w:szCs w:val="21"/>
          <w:lang w:eastAsia="zh-CN"/>
        </w:rPr>
        <w:t xml:space="preserve"> and </w:t>
      </w:r>
      <m:oMath>
        <m:r>
          <w:rPr>
            <w:rFonts w:ascii="Cambria Math" w:eastAsia="宋体" w:hAnsi="Cambria Math" w:cs="宋体"/>
            <w:spacing w:val="0"/>
            <w:sz w:val="21"/>
            <w:szCs w:val="21"/>
            <w:lang w:eastAsia="zh-CN"/>
          </w:rPr>
          <m:t>5</m:t>
        </m:r>
      </m:oMath>
      <w:r w:rsidR="00887994" w:rsidRPr="00887994">
        <w:rPr>
          <w:rFonts w:eastAsia="宋体" w:cs="宋体"/>
          <w:spacing w:val="0"/>
          <w:sz w:val="21"/>
          <w:szCs w:val="21"/>
          <w:lang w:eastAsia="zh-CN"/>
        </w:rPr>
        <w:t xml:space="preserve"> kHz) </w:t>
      </w:r>
      <w:r w:rsidR="00007610" w:rsidRPr="00007610">
        <w:rPr>
          <w:rFonts w:eastAsia="宋体" w:cs="宋体"/>
          <w:spacing w:val="0"/>
          <w:sz w:val="21"/>
          <w:szCs w:val="21"/>
          <w:lang w:eastAsia="zh-CN"/>
        </w:rPr>
        <w:t xml:space="preserve">fail to satisfy the </w:t>
      </w:r>
      <w:r w:rsidR="00007610" w:rsidRPr="001B4563">
        <w:rPr>
          <w:rFonts w:eastAsia="宋体" w:cs="宋体"/>
          <w:spacing w:val="0"/>
          <w:sz w:val="21"/>
          <w:szCs w:val="21"/>
          <w:lang w:eastAsia="zh-CN"/>
        </w:rPr>
        <w:t>coherent integration constraint</w:t>
      </w:r>
      <w:r w:rsidR="00007610" w:rsidRPr="00007610">
        <w:rPr>
          <w:rFonts w:eastAsia="宋体" w:cs="宋体"/>
          <w:spacing w:val="0"/>
          <w:sz w:val="21"/>
          <w:szCs w:val="21"/>
          <w:lang w:eastAsia="zh-CN"/>
        </w:rPr>
        <w:t xml:space="preserve">, resulting in </w:t>
      </w:r>
      <w:r w:rsidR="00007610" w:rsidRPr="001B4563">
        <w:rPr>
          <w:rFonts w:eastAsia="宋体" w:cs="宋体"/>
          <w:spacing w:val="0"/>
          <w:sz w:val="21"/>
          <w:szCs w:val="21"/>
          <w:lang w:eastAsia="zh-CN"/>
        </w:rPr>
        <w:t>non-zero residual integrals</w:t>
      </w:r>
      <w:r w:rsidR="00007610" w:rsidRPr="00007610">
        <w:rPr>
          <w:rFonts w:eastAsia="宋体" w:cs="宋体"/>
          <w:spacing w:val="0"/>
          <w:sz w:val="21"/>
          <w:szCs w:val="21"/>
          <w:lang w:eastAsia="zh-CN"/>
        </w:rPr>
        <w:t xml:space="preserve"> that manifest as spectral leakage and elevated RMSE.</w:t>
      </w:r>
      <w:r w:rsidR="00887994" w:rsidRPr="00887994">
        <w:rPr>
          <w:rFonts w:eastAsia="宋体" w:cs="宋体"/>
          <w:spacing w:val="0"/>
          <w:sz w:val="21"/>
          <w:szCs w:val="21"/>
          <w:lang w:eastAsia="zh-CN"/>
        </w:rPr>
        <w:t xml:space="preserve"> Once the offset reaches the </w:t>
      </w:r>
      <m:oMath>
        <m:r>
          <w:rPr>
            <w:rFonts w:ascii="Cambria Math" w:eastAsia="宋体" w:hAnsi="Cambria Math" w:cs="宋体"/>
            <w:spacing w:val="0"/>
            <w:sz w:val="21"/>
            <w:szCs w:val="21"/>
            <w:lang w:eastAsia="zh-CN"/>
          </w:rPr>
          <m:t>10</m:t>
        </m:r>
      </m:oMath>
      <w:r w:rsidR="00887994" w:rsidRPr="00887994">
        <w:rPr>
          <w:rFonts w:eastAsia="宋体" w:cs="宋体"/>
          <w:spacing w:val="0"/>
          <w:sz w:val="21"/>
          <w:szCs w:val="21"/>
          <w:lang w:eastAsia="zh-CN"/>
        </w:rPr>
        <w:t xml:space="preserve"> kHz threshold, orthogonality is restored, yielding a consistently low reconstruction error independent of the interference intensity.</w:t>
      </w:r>
    </w:p>
    <w:p w14:paraId="5B5F014D" w14:textId="5FB394D8" w:rsidR="00241C6D" w:rsidRPr="00601426" w:rsidRDefault="00734223" w:rsidP="00951095">
      <w:pPr>
        <w:ind w:firstLine="420"/>
        <w:jc w:val="both"/>
        <w:rPr>
          <w:rFonts w:eastAsia="宋体" w:cs="宋体"/>
          <w:spacing w:val="0"/>
          <w:sz w:val="21"/>
          <w:szCs w:val="21"/>
          <w:lang w:eastAsia="zh-CN"/>
        </w:rPr>
      </w:pPr>
      <w:r w:rsidRPr="00734223">
        <w:rPr>
          <w:rFonts w:eastAsia="宋体" w:cs="宋体"/>
          <w:spacing w:val="0"/>
          <w:sz w:val="21"/>
          <w:szCs w:val="21"/>
          <w:lang w:eastAsia="zh-CN"/>
        </w:rPr>
        <w:t>Following the simulation-based verification of the theoretical noise immunity, we develop a prototype to validate the OFE framework experimentally.</w:t>
      </w:r>
      <w:r>
        <w:rPr>
          <w:rFonts w:eastAsia="宋体" w:cs="宋体" w:hint="eastAsia"/>
          <w:spacing w:val="0"/>
          <w:sz w:val="21"/>
          <w:szCs w:val="21"/>
          <w:lang w:eastAsia="zh-CN"/>
        </w:rPr>
        <w:t xml:space="preserve"> </w:t>
      </w:r>
      <w:r w:rsidR="00951095" w:rsidRPr="001B4563">
        <w:rPr>
          <w:rFonts w:eastAsia="宋体" w:cs="宋体"/>
          <w:spacing w:val="0"/>
          <w:sz w:val="21"/>
          <w:szCs w:val="21"/>
          <w:lang w:eastAsia="zh-CN"/>
        </w:rPr>
        <w:t>To</w:t>
      </w:r>
      <w:r w:rsidR="00914081">
        <w:rPr>
          <w:rFonts w:eastAsia="宋体" w:cs="宋体" w:hint="eastAsia"/>
          <w:spacing w:val="0"/>
          <w:sz w:val="21"/>
          <w:szCs w:val="21"/>
          <w:lang w:eastAsia="zh-CN"/>
        </w:rPr>
        <w:t xml:space="preserve"> </w:t>
      </w:r>
      <w:r w:rsidR="00951095" w:rsidRPr="001B4563">
        <w:rPr>
          <w:rFonts w:eastAsia="宋体" w:cs="宋体"/>
          <w:spacing w:val="0"/>
          <w:sz w:val="21"/>
          <w:szCs w:val="21"/>
          <w:lang w:eastAsia="zh-CN"/>
        </w:rPr>
        <w:t xml:space="preserve">hardware-instantiate the </w:t>
      </w:r>
      <m:oMath>
        <m:r>
          <w:rPr>
            <w:rFonts w:ascii="Cambria Math" w:eastAsia="宋体" w:hAnsi="Cambria Math" w:cs="宋体"/>
            <w:spacing w:val="0"/>
            <w:sz w:val="21"/>
            <w:szCs w:val="21"/>
            <w:lang w:eastAsia="zh-CN"/>
          </w:rPr>
          <m:t>K=12</m:t>
        </m:r>
      </m:oMath>
      <w:r w:rsidR="00951095" w:rsidRPr="001B4563">
        <w:rPr>
          <w:rFonts w:eastAsia="宋体" w:cs="宋体"/>
          <w:spacing w:val="0"/>
          <w:sz w:val="21"/>
          <w:szCs w:val="21"/>
          <w:lang w:eastAsia="zh-CN"/>
        </w:rPr>
        <w:t xml:space="preserve"> spectral channels modeled in the numerical benchmark, we deploy the aforementioned programmable LED array as the physical spectral encoder.</w:t>
      </w:r>
      <w:r w:rsidR="00951095" w:rsidRPr="00951095">
        <w:rPr>
          <w:rFonts w:eastAsia="宋体" w:cs="宋体"/>
          <w:spacing w:val="0"/>
          <w:sz w:val="21"/>
          <w:szCs w:val="21"/>
          <w:lang w:eastAsia="zh-CN"/>
        </w:rPr>
        <w:t xml:space="preserve"> Spanning the visible band (400–700 nm), this illumination source provides the discrete radiometric profiles (detailed in Supplement Section 6, Fig. S2) necessary for orthogonal modulation.</w:t>
      </w:r>
      <w:r w:rsidR="00FC611B" w:rsidRPr="00FC611B">
        <w:rPr>
          <w:rFonts w:eastAsia="宋体" w:cs="宋体"/>
          <w:spacing w:val="0"/>
          <w:sz w:val="21"/>
          <w:szCs w:val="21"/>
          <w:lang w:eastAsia="zh-CN"/>
        </w:rPr>
        <w:t xml:space="preserve"> Following spectral interaction with the target, a photodiode coupled to a high-speed oscilloscope captures the time-domain composite waveform. Digital demodulation is subsequently executed via the </w:t>
      </w:r>
      <w:r w:rsidR="0036715E">
        <w:rPr>
          <w:rFonts w:eastAsia="宋体" w:cs="宋体" w:hint="eastAsia"/>
          <w:spacing w:val="0"/>
          <w:sz w:val="21"/>
          <w:szCs w:val="21"/>
          <w:lang w:eastAsia="zh-CN"/>
        </w:rPr>
        <w:t>f</w:t>
      </w:r>
      <w:r w:rsidR="00FC611B" w:rsidRPr="00FC611B">
        <w:rPr>
          <w:rFonts w:eastAsia="宋体" w:cs="宋体"/>
          <w:spacing w:val="0"/>
          <w:sz w:val="21"/>
          <w:szCs w:val="21"/>
          <w:lang w:eastAsia="zh-CN"/>
        </w:rPr>
        <w:t xml:space="preserve">ast </w:t>
      </w:r>
      <w:r w:rsidR="00E4230D">
        <w:rPr>
          <w:rFonts w:eastAsia="宋体" w:cs="宋体" w:hint="eastAsia"/>
          <w:spacing w:val="0"/>
          <w:sz w:val="21"/>
          <w:szCs w:val="21"/>
          <w:lang w:eastAsia="zh-CN"/>
        </w:rPr>
        <w:t>F</w:t>
      </w:r>
      <w:r w:rsidR="00FC611B" w:rsidRPr="00FC611B">
        <w:rPr>
          <w:rFonts w:eastAsia="宋体" w:cs="宋体"/>
          <w:spacing w:val="0"/>
          <w:sz w:val="21"/>
          <w:szCs w:val="21"/>
          <w:lang w:eastAsia="zh-CN"/>
        </w:rPr>
        <w:t xml:space="preserve">ourier </w:t>
      </w:r>
      <w:r w:rsidR="00E4230D">
        <w:rPr>
          <w:rFonts w:eastAsia="宋体" w:cs="宋体" w:hint="eastAsia"/>
          <w:spacing w:val="0"/>
          <w:sz w:val="21"/>
          <w:szCs w:val="21"/>
          <w:lang w:eastAsia="zh-CN"/>
        </w:rPr>
        <w:t>t</w:t>
      </w:r>
      <w:r w:rsidR="00FC611B" w:rsidRPr="00FC611B">
        <w:rPr>
          <w:rFonts w:eastAsia="宋体" w:cs="宋体"/>
          <w:spacing w:val="0"/>
          <w:sz w:val="21"/>
          <w:szCs w:val="21"/>
          <w:lang w:eastAsia="zh-CN"/>
        </w:rPr>
        <w:t>ransform (FFT), mapping the temporal signal into the frequency domain to extract the orthogonal spectral projections.</w:t>
      </w:r>
      <w:r w:rsidR="00BB08E3" w:rsidRPr="00135684">
        <w:rPr>
          <w:rFonts w:eastAsia="宋体" w:cs="宋体" w:hint="eastAsia"/>
          <w:spacing w:val="0"/>
          <w:sz w:val="21"/>
          <w:szCs w:val="21"/>
          <w:lang w:eastAsia="zh-CN"/>
        </w:rPr>
        <w:t xml:space="preserve"> </w:t>
      </w:r>
      <w:r w:rsidR="00241C6D" w:rsidRPr="00601426">
        <w:rPr>
          <w:rFonts w:eastAsia="宋体" w:cs="宋体"/>
          <w:spacing w:val="0"/>
          <w:sz w:val="21"/>
          <w:szCs w:val="21"/>
          <w:lang w:eastAsia="zh-CN"/>
        </w:rPr>
        <w:t xml:space="preserve">This configuration ensures that the physical system matrix </w:t>
      </w:r>
      <m:oMath>
        <m:r>
          <m:rPr>
            <m:sty m:val="bi"/>
          </m:rPr>
          <w:rPr>
            <w:rFonts w:ascii="Cambria Math" w:eastAsia="宋体" w:hAnsi="Cambria Math" w:cs="宋体"/>
            <w:spacing w:val="0"/>
            <w:sz w:val="21"/>
            <w:szCs w:val="21"/>
            <w:lang w:eastAsia="zh-CN"/>
          </w:rPr>
          <m:t>W</m:t>
        </m:r>
      </m:oMath>
      <w:r w:rsidR="00241C6D" w:rsidRPr="00601426">
        <w:rPr>
          <w:rFonts w:eastAsia="宋体" w:cs="宋体"/>
          <w:spacing w:val="0"/>
          <w:sz w:val="21"/>
          <w:szCs w:val="21"/>
          <w:lang w:eastAsia="zh-CN"/>
        </w:rPr>
        <w:t xml:space="preserve"> maps to our theoretical benchmark.</w:t>
      </w:r>
      <w:r w:rsidR="00331C6B" w:rsidRPr="00601426">
        <w:rPr>
          <w:rFonts w:eastAsia="宋体" w:cs="宋体" w:hint="eastAsia"/>
          <w:spacing w:val="0"/>
          <w:sz w:val="21"/>
          <w:szCs w:val="21"/>
          <w:lang w:eastAsia="zh-CN"/>
        </w:rPr>
        <w:t xml:space="preserve"> </w:t>
      </w:r>
      <w:r w:rsidR="00460160" w:rsidRPr="00460160">
        <w:rPr>
          <w:rFonts w:eastAsia="宋体" w:cs="宋体"/>
          <w:spacing w:val="0"/>
          <w:sz w:val="21"/>
          <w:szCs w:val="21"/>
          <w:lang w:eastAsia="zh-CN"/>
        </w:rPr>
        <w:t>Figure 3(a) schematizes the architectural configurations for both reflective and transmissive modalities. Comprehensive hardware specifications, including the physical bandwidth constraints, alongside the benchtop photograph are detailed in Supplement Section 7, Fig. S3.</w:t>
      </w:r>
    </w:p>
    <w:p w14:paraId="5C85B6F7" w14:textId="5A67CDEC" w:rsidR="00331C6B" w:rsidRDefault="007C49AE" w:rsidP="00331C6B">
      <w:pPr>
        <w:ind w:firstLine="420"/>
        <w:jc w:val="both"/>
        <w:rPr>
          <w:rFonts w:eastAsia="宋体" w:cs="宋体"/>
          <w:spacing w:val="0"/>
          <w:sz w:val="21"/>
          <w:szCs w:val="21"/>
          <w:lang w:eastAsia="zh-CN"/>
        </w:rPr>
      </w:pPr>
      <w:r w:rsidRPr="00601426">
        <w:rPr>
          <w:rFonts w:eastAsia="宋体" w:cs="宋体"/>
          <w:spacing w:val="0"/>
          <w:sz w:val="21"/>
          <w:szCs w:val="21"/>
          <w:lang w:eastAsia="zh-CN"/>
        </w:rPr>
        <w:t>To assess the baseline reconstruction capabilities without external electrical interference, we configure the hardware for a high-speed acquisition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=250</m:t>
        </m:r>
      </m:oMath>
      <w:r w:rsidRPr="00601426">
        <w:rPr>
          <w:rFonts w:eastAsia="宋体" w:cs="宋体"/>
          <w:spacing w:val="0"/>
          <w:sz w:val="21"/>
          <w:szCs w:val="21"/>
          <w:lang w:eastAsia="zh-CN"/>
        </w:rPr>
        <w:t xml:space="preserve"> μs). </w:t>
      </w:r>
      <w:r w:rsidR="00331C6B" w:rsidRPr="00601426">
        <w:rPr>
          <w:rFonts w:eastAsia="宋体" w:cs="宋体"/>
          <w:spacing w:val="0"/>
          <w:sz w:val="21"/>
          <w:szCs w:val="21"/>
          <w:lang w:eastAsia="zh-CN"/>
        </w:rPr>
        <w:t xml:space="preserve">As established by the empirical </w:t>
      </w:r>
      <w:r w:rsidR="00331C6B" w:rsidRPr="00601426">
        <w:rPr>
          <w:rFonts w:eastAsia="宋体" w:cs="宋体"/>
          <w:spacing w:val="0"/>
          <w:sz w:val="21"/>
          <w:szCs w:val="21"/>
          <w:lang w:eastAsia="zh-CN"/>
        </w:rPr>
        <w:lastRenderedPageBreak/>
        <w:t>benchmark (F</w:t>
      </w:r>
      <w:r w:rsidR="00331C6B" w:rsidRPr="001B4563">
        <w:rPr>
          <w:rFonts w:eastAsia="宋体" w:cs="宋体"/>
          <w:spacing w:val="0"/>
          <w:sz w:val="21"/>
          <w:szCs w:val="21"/>
          <w:lang w:eastAsia="zh-CN"/>
        </w:rPr>
        <w:t xml:space="preserve">ig. </w:t>
      </w:r>
      <w:r w:rsidR="00DC3760" w:rsidRPr="001B4563">
        <w:rPr>
          <w:rFonts w:eastAsia="宋体" w:cs="宋体"/>
          <w:spacing w:val="0"/>
          <w:sz w:val="21"/>
          <w:szCs w:val="21"/>
          <w:lang w:eastAsia="zh-CN"/>
        </w:rPr>
        <w:t>S</w:t>
      </w:r>
      <w:r w:rsidR="00DC3760" w:rsidRPr="00601426">
        <w:rPr>
          <w:rFonts w:eastAsia="宋体" w:cs="宋体" w:hint="eastAsia"/>
          <w:spacing w:val="0"/>
          <w:sz w:val="21"/>
          <w:szCs w:val="21"/>
          <w:lang w:eastAsia="zh-CN"/>
        </w:rPr>
        <w:t>4</w:t>
      </w:r>
      <w:r w:rsidR="00DC3760" w:rsidRPr="00601426">
        <w:rPr>
          <w:rFonts w:eastAsia="宋体" w:cs="宋体"/>
          <w:spacing w:val="0"/>
          <w:sz w:val="21"/>
          <w:szCs w:val="21"/>
          <w:lang w:eastAsia="zh-CN"/>
        </w:rPr>
        <w:t xml:space="preserve"> </w:t>
      </w:r>
      <w:r w:rsidR="00331C6B" w:rsidRPr="00601426">
        <w:rPr>
          <w:rFonts w:eastAsia="宋体" w:cs="宋体"/>
          <w:spacing w:val="0"/>
          <w:sz w:val="21"/>
          <w:szCs w:val="21"/>
          <w:lang w:eastAsia="zh-CN"/>
        </w:rPr>
        <w:t>in Supplement</w:t>
      </w:r>
      <w:r w:rsidR="00DC3760" w:rsidRPr="00601426">
        <w:rPr>
          <w:rFonts w:eastAsia="宋体" w:cs="宋体" w:hint="eastAsia"/>
          <w:spacing w:val="0"/>
          <w:sz w:val="21"/>
          <w:szCs w:val="21"/>
          <w:lang w:eastAsia="zh-CN"/>
        </w:rPr>
        <w:t xml:space="preserve"> </w:t>
      </w:r>
      <w:r w:rsidR="00DC3760" w:rsidRPr="001B4563">
        <w:rPr>
          <w:rFonts w:eastAsia="宋体" w:cs="宋体"/>
          <w:spacing w:val="0"/>
          <w:sz w:val="21"/>
          <w:szCs w:val="21"/>
          <w:lang w:eastAsia="zh-CN"/>
        </w:rPr>
        <w:t xml:space="preserve">Section </w:t>
      </w:r>
      <w:r w:rsidR="00DC3760" w:rsidRPr="00601426">
        <w:rPr>
          <w:rFonts w:eastAsia="宋体" w:cs="宋体" w:hint="eastAsia"/>
          <w:spacing w:val="0"/>
          <w:sz w:val="21"/>
          <w:szCs w:val="21"/>
          <w:lang w:eastAsia="zh-CN"/>
        </w:rPr>
        <w:t>9</w:t>
      </w:r>
      <w:r w:rsidR="00331C6B" w:rsidRPr="00601426">
        <w:rPr>
          <w:rFonts w:eastAsia="宋体" w:cs="宋体"/>
          <w:spacing w:val="0"/>
          <w:sz w:val="21"/>
          <w:szCs w:val="21"/>
          <w:lang w:eastAsia="zh-CN"/>
        </w:rPr>
        <w:t xml:space="preserve">), this temporal boundary dictates a theoretical frequency resolution of </w:t>
      </w:r>
      <m:oMath>
        <m:r>
          <m:rPr>
            <m:sty m:val="p"/>
          </m:rPr>
          <w:rPr>
            <w:rFonts w:ascii="Cambria Math" w:eastAsia="宋体" w:hAnsi="Cambria Math" w:cs="宋体"/>
            <w:spacing w:val="0"/>
            <w:sz w:val="21"/>
            <w:szCs w:val="21"/>
            <w:lang w:eastAsia="zh-CN"/>
          </w:rPr>
          <m:t>Δ</m:t>
        </m:r>
        <m:r>
          <w:rPr>
            <w:rFonts w:ascii="Cambria Math" w:eastAsia="宋体" w:hAnsi="Cambria Math" w:cs="宋体"/>
            <w:spacing w:val="0"/>
            <w:sz w:val="21"/>
            <w:szCs w:val="21"/>
            <w:lang w:eastAsia="zh-CN"/>
          </w:rPr>
          <m:t>f = 4</m:t>
        </m:r>
      </m:oMath>
      <w:r w:rsidR="00331C6B" w:rsidRPr="00601426">
        <w:rPr>
          <w:rFonts w:eastAsia="宋体" w:cs="宋体"/>
          <w:spacing w:val="0"/>
          <w:sz w:val="21"/>
          <w:szCs w:val="21"/>
          <w:lang w:eastAsia="zh-CN"/>
        </w:rPr>
        <w:t xml:space="preserve"> kHz. To multiplex all </w:t>
      </w:r>
      <m:oMath>
        <m:r>
          <w:rPr>
            <w:rFonts w:ascii="Cambria Math" w:eastAsia="宋体" w:hAnsi="Cambria Math" w:cs="宋体"/>
            <w:spacing w:val="0"/>
            <w:sz w:val="21"/>
            <w:szCs w:val="21"/>
            <w:lang w:eastAsia="zh-CN"/>
          </w:rPr>
          <m:t>K=12</m:t>
        </m:r>
      </m:oMath>
      <w:r w:rsidR="00331C6B" w:rsidRPr="00331C6B">
        <w:rPr>
          <w:rFonts w:eastAsia="宋体" w:cs="宋体"/>
          <w:spacing w:val="0"/>
          <w:sz w:val="21"/>
          <w:szCs w:val="21"/>
          <w:lang w:eastAsia="zh-CN"/>
        </w:rPr>
        <w:t xml:space="preserve"> carriers within the available hardware bandwidth under this constraint, we deploy the broadband greedy search algorithm (Strategy 2)</w:t>
      </w:r>
      <w:r w:rsidR="008A4DD6">
        <w:rPr>
          <w:rFonts w:eastAsia="宋体" w:cs="宋体" w:hint="eastAsia"/>
          <w:spacing w:val="0"/>
          <w:sz w:val="21"/>
          <w:szCs w:val="21"/>
          <w:lang w:eastAsia="zh-CN"/>
        </w:rPr>
        <w:t xml:space="preserve">. </w:t>
      </w:r>
      <w:r w:rsidR="008A4DD6" w:rsidRPr="008A4DD6">
        <w:rPr>
          <w:rFonts w:eastAsia="宋体" w:cs="宋体"/>
          <w:spacing w:val="0"/>
          <w:sz w:val="21"/>
          <w:szCs w:val="21"/>
          <w:lang w:eastAsia="zh-CN"/>
        </w:rPr>
        <w:t>Unlike the dense, linearly spaced configuration used in the pure AWGN benchmark, this strategy yields a non-uniformly distributed carrier set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H</m:t>
            </m:r>
          </m:e>
          <m:sub>
            <m:r>
              <m:rPr>
                <m:nor/>
              </m:rPr>
              <w:rPr>
                <w:rFonts w:ascii="Cambria Math" w:eastAsia="宋体" w:hAnsi="Cambria Math" w:cs="宋体"/>
                <w:spacing w:val="0"/>
                <w:sz w:val="21"/>
                <w:szCs w:val="21"/>
                <w:lang w:eastAsia="zh-CN"/>
              </w:rPr>
              <m:t>opt</m:t>
            </m:r>
          </m:sub>
        </m:sSub>
        <m:r>
          <m:rPr>
            <m:sty m:val="p"/>
          </m:rPr>
          <w:rPr>
            <w:rFonts w:ascii="Cambria Math" w:eastAsia="宋体" w:hAnsi="Cambria Math" w:cs="宋体" w:hint="eastAsia"/>
            <w:spacing w:val="0"/>
            <w:sz w:val="21"/>
            <w:szCs w:val="21"/>
            <w:lang w:eastAsia="zh-CN"/>
          </w:rPr>
          <m:t>∈</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30,410</m:t>
            </m:r>
          </m:e>
        </m:d>
      </m:oMath>
      <w:r w:rsidR="008A4DD6" w:rsidRPr="008A4DD6">
        <w:rPr>
          <w:rFonts w:eastAsia="宋体" w:cs="宋体"/>
          <w:spacing w:val="0"/>
          <w:sz w:val="21"/>
          <w:szCs w:val="21"/>
          <w:lang w:eastAsia="zh-CN"/>
        </w:rPr>
        <w:t xml:space="preserve"> kHz) that structurally navigates the complex intermodulation landscape, maximizing spectrum utilization in a clean electromagnetic environment (the exact numerical a</w:t>
      </w:r>
      <w:r w:rsidR="008A4DD6" w:rsidRPr="00F7017A">
        <w:rPr>
          <w:rFonts w:eastAsia="宋体" w:cs="宋体"/>
          <w:spacing w:val="0"/>
          <w:sz w:val="21"/>
          <w:szCs w:val="21"/>
          <w:lang w:eastAsia="zh-CN"/>
        </w:rPr>
        <w:t>rray is detailed in Supple</w:t>
      </w:r>
      <w:r w:rsidR="008A4DD6" w:rsidRPr="001B4563">
        <w:rPr>
          <w:rFonts w:eastAsia="宋体" w:cs="宋体"/>
          <w:spacing w:val="0"/>
          <w:sz w:val="21"/>
          <w:szCs w:val="21"/>
          <w:lang w:eastAsia="zh-CN"/>
        </w:rPr>
        <w:t>ment Section 3)</w:t>
      </w:r>
      <w:r w:rsidR="008A4DD6" w:rsidRPr="00F7017A">
        <w:rPr>
          <w:rFonts w:eastAsia="宋体" w:cs="宋体"/>
          <w:spacing w:val="0"/>
          <w:sz w:val="21"/>
          <w:szCs w:val="21"/>
          <w:lang w:eastAsia="zh-CN"/>
        </w:rPr>
        <w:t>.</w:t>
      </w:r>
    </w:p>
    <w:p w14:paraId="145F1D7F" w14:textId="7915B95B" w:rsidR="00CD7FBE" w:rsidRPr="00331C6B" w:rsidRDefault="00CD7FBE" w:rsidP="00331C6B">
      <w:pPr>
        <w:ind w:firstLine="420"/>
        <w:jc w:val="both"/>
        <w:rPr>
          <w:rFonts w:eastAsia="宋体" w:cs="宋体"/>
          <w:spacing w:val="0"/>
          <w:sz w:val="21"/>
          <w:szCs w:val="21"/>
          <w:lang w:eastAsia="zh-CN"/>
        </w:rPr>
      </w:pPr>
      <w:r w:rsidRPr="00CD7FBE">
        <w:rPr>
          <w:rFonts w:eastAsia="宋体" w:cs="宋体"/>
          <w:spacing w:val="0"/>
          <w:sz w:val="21"/>
          <w:szCs w:val="21"/>
          <w:lang w:eastAsia="zh-CN"/>
        </w:rPr>
        <w:t xml:space="preserve">Figures 3(b) and 3(c) </w:t>
      </w:r>
      <w:r w:rsidR="00382B9A">
        <w:rPr>
          <w:rFonts w:eastAsia="宋体" w:cs="宋体" w:hint="eastAsia"/>
          <w:spacing w:val="0"/>
          <w:sz w:val="21"/>
          <w:szCs w:val="21"/>
          <w:lang w:eastAsia="zh-CN"/>
        </w:rPr>
        <w:t>show</w:t>
      </w:r>
      <w:r w:rsidRPr="00CD7FBE">
        <w:rPr>
          <w:rFonts w:eastAsia="宋体" w:cs="宋体"/>
          <w:spacing w:val="0"/>
          <w:sz w:val="21"/>
          <w:szCs w:val="21"/>
          <w:lang w:eastAsia="zh-CN"/>
        </w:rPr>
        <w:t xml:space="preserve"> the spectral reconstruction fidelity under </w:t>
      </w:r>
      <w:r w:rsidR="0053779F">
        <w:rPr>
          <w:rFonts w:eastAsia="宋体" w:cs="宋体" w:hint="eastAsia"/>
          <w:spacing w:val="0"/>
          <w:sz w:val="21"/>
          <w:szCs w:val="21"/>
          <w:lang w:eastAsia="zh-CN"/>
        </w:rPr>
        <w:t>reflective (Fig. 3b) and transmissive (Fig. 3c) modes</w:t>
      </w:r>
      <w:r w:rsidRPr="00CD7FBE">
        <w:rPr>
          <w:rFonts w:eastAsia="宋体" w:cs="宋体"/>
          <w:spacing w:val="0"/>
          <w:sz w:val="21"/>
          <w:szCs w:val="21"/>
          <w:lang w:eastAsia="zh-CN"/>
        </w:rPr>
        <w:t xml:space="preserve">. Figure 3(b) demonstrates the recovery of continuous broadband envelopes from a standard 24-patch </w:t>
      </w:r>
      <w:r w:rsidR="00AE784D">
        <w:rPr>
          <w:rFonts w:eastAsia="宋体" w:cs="宋体" w:hint="eastAsia"/>
          <w:spacing w:val="0"/>
          <w:sz w:val="21"/>
          <w:szCs w:val="21"/>
          <w:lang w:eastAsia="zh-CN"/>
        </w:rPr>
        <w:t xml:space="preserve">reflective </w:t>
      </w:r>
      <w:r w:rsidR="00396811">
        <w:rPr>
          <w:rFonts w:eastAsia="宋体" w:cs="宋体"/>
          <w:spacing w:val="0"/>
          <w:sz w:val="21"/>
          <w:szCs w:val="21"/>
          <w:lang w:eastAsia="zh-CN"/>
        </w:rPr>
        <w:t>colorchecker</w:t>
      </w:r>
      <w:r w:rsidRPr="00CD7FBE">
        <w:rPr>
          <w:rFonts w:eastAsia="宋体" w:cs="宋体"/>
          <w:spacing w:val="0"/>
          <w:sz w:val="21"/>
          <w:szCs w:val="21"/>
          <w:lang w:eastAsia="zh-CN"/>
        </w:rPr>
        <w:t>. The system yields a mean RMSE of 0.0422, which translates into consistent sRGB colorimetric reproduction</w:t>
      </w:r>
      <w:r w:rsidR="0053779F">
        <w:rPr>
          <w:rFonts w:eastAsia="宋体" w:cs="宋体" w:hint="eastAsia"/>
          <w:spacing w:val="0"/>
          <w:sz w:val="21"/>
          <w:szCs w:val="21"/>
          <w:lang w:eastAsia="zh-CN"/>
        </w:rPr>
        <w:t xml:space="preserve"> (inset)</w:t>
      </w:r>
      <w:r w:rsidRPr="00CD7FBE">
        <w:rPr>
          <w:rFonts w:eastAsia="宋体" w:cs="宋体"/>
          <w:spacing w:val="0"/>
          <w:sz w:val="21"/>
          <w:szCs w:val="21"/>
          <w:lang w:eastAsia="zh-CN"/>
        </w:rPr>
        <w:t>. Figure 3(c) validates the recovery of isolated 10 nm</w:t>
      </w:r>
      <w:commentRangeStart w:id="8"/>
      <w:r w:rsidRPr="00CD7FBE">
        <w:rPr>
          <w:rFonts w:eastAsia="宋体" w:cs="宋体"/>
          <w:spacing w:val="0"/>
          <w:sz w:val="21"/>
          <w:szCs w:val="21"/>
          <w:lang w:eastAsia="zh-CN"/>
        </w:rPr>
        <w:t xml:space="preserve"> FWHM</w:t>
      </w:r>
      <w:commentRangeEnd w:id="8"/>
      <w:r w:rsidR="00BC18AB" w:rsidRPr="00CD7FBE">
        <w:rPr>
          <w:rStyle w:val="ab"/>
          <w:rFonts w:eastAsia="宋体" w:cs="宋体"/>
          <w:spacing w:val="0"/>
          <w:lang w:eastAsia="zh-CN"/>
        </w:rPr>
        <w:commentReference w:id="8"/>
      </w:r>
      <w:r w:rsidRPr="00CD7FBE">
        <w:rPr>
          <w:rFonts w:eastAsia="宋体" w:cs="宋体"/>
          <w:spacing w:val="0"/>
          <w:sz w:val="21"/>
          <w:szCs w:val="21"/>
          <w:lang w:eastAsia="zh-CN"/>
        </w:rPr>
        <w:t xml:space="preserve"> narrowband filters. The extracted spectral vectors successfully resolve these sharp peaks, preserving the physically discontinuous features</w:t>
      </w:r>
      <w:r w:rsidR="00D43A71">
        <w:rPr>
          <w:rFonts w:eastAsia="宋体" w:cs="宋体" w:hint="eastAsia"/>
          <w:spacing w:val="0"/>
          <w:sz w:val="21"/>
          <w:szCs w:val="21"/>
          <w:lang w:eastAsia="zh-CN"/>
        </w:rPr>
        <w:t>.</w:t>
      </w:r>
      <w:r w:rsidR="0053779F">
        <w:rPr>
          <w:rFonts w:eastAsia="宋体" w:cs="宋体" w:hint="eastAsia"/>
          <w:spacing w:val="0"/>
          <w:sz w:val="21"/>
          <w:szCs w:val="21"/>
          <w:lang w:eastAsia="zh-CN"/>
        </w:rPr>
        <w:t xml:space="preserve"> </w:t>
      </w:r>
      <w:r w:rsidR="00C769A1" w:rsidRPr="00C769A1">
        <w:rPr>
          <w:rFonts w:eastAsia="宋体" w:cs="宋体"/>
          <w:spacing w:val="0"/>
          <w:sz w:val="21"/>
          <w:szCs w:val="21"/>
          <w:lang w:eastAsia="zh-CN"/>
        </w:rPr>
        <w:t>While the large discrepancy at some peaks may be due to the limited number</w:t>
      </w:r>
      <w:r w:rsidR="001D0E93">
        <w:rPr>
          <w:rFonts w:eastAsia="宋体" w:cs="宋体" w:hint="eastAsia"/>
          <w:spacing w:val="0"/>
          <w:sz w:val="21"/>
          <w:szCs w:val="21"/>
          <w:lang w:eastAsia="zh-CN"/>
        </w:rPr>
        <w:t xml:space="preserve"> of spectra basis functions</w:t>
      </w:r>
      <w:r w:rsidR="00CF708E">
        <w:rPr>
          <w:rFonts w:eastAsia="宋体" w:cs="宋体" w:hint="eastAsia"/>
          <w:spacing w:val="0"/>
          <w:sz w:val="21"/>
          <w:szCs w:val="21"/>
          <w:lang w:eastAsia="zh-CN"/>
        </w:rPr>
        <w:t xml:space="preserve"> </w:t>
      </w:r>
      <w:r w:rsidR="00C769A1" w:rsidRPr="00C769A1">
        <w:rPr>
          <w:rFonts w:eastAsia="宋体" w:cs="宋体"/>
          <w:spacing w:val="0"/>
          <w:sz w:val="21"/>
          <w:szCs w:val="21"/>
          <w:lang w:eastAsia="zh-CN"/>
        </w:rPr>
        <w:t>(</w:t>
      </w:r>
      <m:oMath>
        <m:r>
          <w:rPr>
            <w:rFonts w:ascii="Cambria Math" w:eastAsia="宋体" w:hAnsi="Cambria Math" w:cs="宋体"/>
            <w:spacing w:val="0"/>
            <w:sz w:val="21"/>
            <w:szCs w:val="21"/>
            <w:lang w:eastAsia="zh-CN"/>
          </w:rPr>
          <m:t>K=12</m:t>
        </m:r>
      </m:oMath>
      <w:r w:rsidR="00C769A1" w:rsidRPr="00C769A1">
        <w:rPr>
          <w:rFonts w:eastAsia="宋体" w:cs="宋体"/>
          <w:spacing w:val="0"/>
          <w:sz w:val="21"/>
          <w:szCs w:val="21"/>
          <w:lang w:eastAsia="zh-CN"/>
        </w:rPr>
        <w:t>) whose overlapping spectral responses render the inverse problem locally ill-conditioned, biasing reconstructed energy toward spectrally denser regions.</w:t>
      </w:r>
      <w:r w:rsidR="00C769A1" w:rsidRPr="00C769A1" w:rsidDel="00C769A1">
        <w:rPr>
          <w:rFonts w:eastAsia="宋体" w:cs="宋体" w:hint="eastAsia"/>
          <w:spacing w:val="0"/>
          <w:sz w:val="21"/>
          <w:szCs w:val="21"/>
          <w:lang w:eastAsia="zh-CN"/>
        </w:rPr>
        <w:t xml:space="preserve"> </w:t>
      </w:r>
    </w:p>
    <w:p w14:paraId="389CD91E" w14:textId="5FCFCB8F" w:rsidR="00231EA3" w:rsidRDefault="00277A2A" w:rsidP="00B43CD1">
      <w:pPr>
        <w:jc w:val="center"/>
        <w:rPr>
          <w:rFonts w:eastAsia="宋体" w:cs="宋体"/>
          <w:spacing w:val="0"/>
          <w:sz w:val="21"/>
          <w:szCs w:val="21"/>
          <w:lang w:eastAsia="zh-CN"/>
        </w:rPr>
      </w:pPr>
      <w:r>
        <w:rPr>
          <w:rFonts w:eastAsia="宋体" w:cs="宋体" w:hint="eastAsia"/>
          <w:b/>
          <w:bCs/>
          <w:noProof/>
          <w:spacing w:val="0"/>
          <w:sz w:val="21"/>
          <w:szCs w:val="21"/>
          <w:lang w:eastAsia="zh-CN"/>
        </w:rPr>
        <w:drawing>
          <wp:inline distT="0" distB="0" distL="0" distR="0" wp14:anchorId="1CE11754" wp14:editId="13158D1F">
            <wp:extent cx="5040000" cy="5419244"/>
            <wp:effectExtent l="0" t="0" r="8255" b="0"/>
            <wp:docPr id="6716784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426" name="图片 671678426"/>
                    <pic:cNvPicPr/>
                  </pic:nvPicPr>
                  <pic:blipFill>
                    <a:blip r:embed="rId13"/>
                    <a:stretch>
                      <a:fillRect/>
                    </a:stretch>
                  </pic:blipFill>
                  <pic:spPr>
                    <a:xfrm>
                      <a:off x="0" y="0"/>
                      <a:ext cx="5040000" cy="5419244"/>
                    </a:xfrm>
                    <a:prstGeom prst="rect">
                      <a:avLst/>
                    </a:prstGeom>
                  </pic:spPr>
                </pic:pic>
              </a:graphicData>
            </a:graphic>
          </wp:inline>
        </w:drawing>
      </w:r>
    </w:p>
    <w:p w14:paraId="360ABD8F" w14:textId="5174E047" w:rsidR="004525D2" w:rsidRDefault="00231EA3" w:rsidP="00231EA3">
      <w:pPr>
        <w:jc w:val="both"/>
        <w:rPr>
          <w:rFonts w:eastAsiaTheme="minorEastAsia"/>
          <w:sz w:val="21"/>
          <w:szCs w:val="21"/>
          <w:lang w:eastAsia="zh-CN"/>
        </w:rPr>
      </w:pPr>
      <w:r w:rsidRPr="00FA371A">
        <w:rPr>
          <w:b/>
          <w:bCs/>
          <w:sz w:val="21"/>
          <w:szCs w:val="21"/>
        </w:rPr>
        <w:lastRenderedPageBreak/>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0049799A">
        <w:rPr>
          <w:b/>
          <w:bCs/>
          <w:noProof/>
          <w:sz w:val="21"/>
          <w:szCs w:val="21"/>
        </w:rPr>
        <w:t>3</w:t>
      </w:r>
      <w:r w:rsidRPr="00FA371A">
        <w:rPr>
          <w:b/>
          <w:bCs/>
          <w:noProof/>
          <w:sz w:val="21"/>
          <w:szCs w:val="21"/>
        </w:rPr>
        <w:fldChar w:fldCharType="end"/>
      </w:r>
      <w:r w:rsidRPr="00FA371A">
        <w:rPr>
          <w:rFonts w:eastAsiaTheme="minorEastAsia"/>
          <w:b/>
          <w:bCs/>
          <w:sz w:val="21"/>
          <w:szCs w:val="21"/>
          <w:lang w:eastAsia="zh-CN"/>
        </w:rPr>
        <w:t xml:space="preserve">. </w:t>
      </w:r>
      <w:r w:rsidR="00C448DF" w:rsidRPr="00C448DF">
        <w:rPr>
          <w:rFonts w:eastAsiaTheme="minorEastAsia"/>
          <w:b/>
          <w:bCs/>
          <w:sz w:val="21"/>
          <w:szCs w:val="21"/>
          <w:lang w:eastAsia="zh-CN"/>
        </w:rPr>
        <w:t>Experimental validation of the OFE prototype in the high-speed regime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=250</m:t>
        </m:r>
      </m:oMath>
      <w:r w:rsidR="00C448DF" w:rsidRPr="00C448DF">
        <w:rPr>
          <w:rFonts w:eastAsiaTheme="minorEastAsia"/>
          <w:b/>
          <w:bCs/>
          <w:sz w:val="21"/>
          <w:szCs w:val="21"/>
          <w:lang w:eastAsia="zh-CN"/>
        </w:rPr>
        <w:t xml:space="preserve"> μs</w:t>
      </w:r>
      <w:r w:rsidR="00D55A97" w:rsidRPr="00A4187A">
        <w:rPr>
          <w:rFonts w:eastAsia="宋体" w:cs="宋体"/>
          <w:b/>
          <w:bCs/>
          <w:spacing w:val="0"/>
          <w:sz w:val="21"/>
          <w:szCs w:val="21"/>
          <w:lang w:eastAsia="zh-CN"/>
        </w:rPr>
        <w:t xml:space="preserve">, Strategy </w:t>
      </w:r>
      <w:r w:rsidR="004B7EF0">
        <w:rPr>
          <w:rFonts w:eastAsia="宋体" w:cs="宋体" w:hint="eastAsia"/>
          <w:b/>
          <w:bCs/>
          <w:spacing w:val="0"/>
          <w:sz w:val="21"/>
          <w:szCs w:val="21"/>
          <w:lang w:eastAsia="zh-CN"/>
        </w:rPr>
        <w:t>2</w:t>
      </w:r>
      <w:r w:rsidR="00C448DF" w:rsidRPr="00C448DF">
        <w:rPr>
          <w:rFonts w:eastAsiaTheme="minorEastAsia"/>
          <w:b/>
          <w:bCs/>
          <w:sz w:val="21"/>
          <w:szCs w:val="21"/>
          <w:lang w:eastAsia="zh-CN"/>
        </w:rPr>
        <w:t xml:space="preserve">). </w:t>
      </w:r>
      <w:r w:rsidR="00C448DF" w:rsidRPr="00544283">
        <w:rPr>
          <w:rFonts w:eastAsiaTheme="minorEastAsia"/>
          <w:sz w:val="21"/>
          <w:szCs w:val="21"/>
          <w:lang w:eastAsia="zh-CN"/>
        </w:rPr>
        <w:t xml:space="preserve">(a) </w:t>
      </w:r>
      <w:r w:rsidR="00277A2A" w:rsidRPr="00277A2A">
        <w:rPr>
          <w:rFonts w:eastAsiaTheme="minorEastAsia"/>
          <w:sz w:val="21"/>
          <w:szCs w:val="21"/>
          <w:lang w:eastAsia="zh-CN"/>
        </w:rPr>
        <w:t xml:space="preserve">Schematics of the optical paths for </w:t>
      </w:r>
      <w:r w:rsidR="00277A2A" w:rsidRPr="00B43CD1">
        <w:rPr>
          <w:rFonts w:eastAsiaTheme="minorEastAsia"/>
          <w:sz w:val="21"/>
          <w:szCs w:val="21"/>
          <w:lang w:eastAsia="zh-CN"/>
        </w:rPr>
        <w:t>(i)</w:t>
      </w:r>
      <w:r w:rsidR="00277A2A" w:rsidRPr="00277A2A">
        <w:rPr>
          <w:rFonts w:eastAsiaTheme="minorEastAsia"/>
          <w:sz w:val="21"/>
          <w:szCs w:val="21"/>
          <w:lang w:eastAsia="zh-CN"/>
        </w:rPr>
        <w:t xml:space="preserve"> reflective and </w:t>
      </w:r>
      <w:r w:rsidR="00277A2A" w:rsidRPr="00B43CD1">
        <w:rPr>
          <w:rFonts w:eastAsiaTheme="minorEastAsia"/>
          <w:sz w:val="21"/>
          <w:szCs w:val="21"/>
          <w:lang w:eastAsia="zh-CN"/>
        </w:rPr>
        <w:t>(ii)</w:t>
      </w:r>
      <w:r w:rsidR="00277A2A" w:rsidRPr="00277A2A">
        <w:rPr>
          <w:rFonts w:eastAsiaTheme="minorEastAsia"/>
          <w:sz w:val="21"/>
          <w:szCs w:val="21"/>
          <w:lang w:eastAsia="zh-CN"/>
        </w:rPr>
        <w:t xml:space="preserve"> transmissive modalities. </w:t>
      </w:r>
      <w:r w:rsidR="00C448DF" w:rsidRPr="00544283">
        <w:rPr>
          <w:rFonts w:eastAsiaTheme="minorEastAsia"/>
          <w:sz w:val="21"/>
          <w:szCs w:val="21"/>
          <w:lang w:eastAsia="zh-CN"/>
        </w:rPr>
        <w:t xml:space="preserve">(b) Reconstructed surface reflectance of the 24-patch </w:t>
      </w:r>
      <w:r w:rsidR="00BF614C">
        <w:rPr>
          <w:rFonts w:eastAsiaTheme="minorEastAsia" w:hint="eastAsia"/>
          <w:sz w:val="21"/>
          <w:szCs w:val="21"/>
          <w:lang w:eastAsia="zh-CN"/>
        </w:rPr>
        <w:t xml:space="preserve">reflective </w:t>
      </w:r>
      <w:r w:rsidR="00396811">
        <w:rPr>
          <w:rFonts w:eastAsiaTheme="minorEastAsia"/>
          <w:sz w:val="21"/>
          <w:szCs w:val="21"/>
          <w:lang w:eastAsia="zh-CN"/>
        </w:rPr>
        <w:t>colorchecker</w:t>
      </w:r>
      <w:r w:rsidR="00010620">
        <w:rPr>
          <w:rFonts w:eastAsiaTheme="minorEastAsia" w:hint="eastAsia"/>
          <w:sz w:val="21"/>
          <w:szCs w:val="21"/>
          <w:lang w:eastAsia="zh-CN"/>
        </w:rPr>
        <w:t xml:space="preserve"> </w:t>
      </w:r>
      <w:r w:rsidR="00010620" w:rsidRPr="001B4563">
        <w:rPr>
          <w:rFonts w:eastAsiaTheme="minorEastAsia"/>
          <w:sz w:val="21"/>
          <w:szCs w:val="21"/>
          <w:lang w:eastAsia="zh-CN"/>
        </w:rPr>
        <w:t>(odd-numbered patches from #1 to #23, indexed sequentially left-to-right, top-to-bottom)</w:t>
      </w:r>
      <w:r w:rsidR="00C448DF" w:rsidRPr="00010620">
        <w:rPr>
          <w:rFonts w:eastAsiaTheme="minorEastAsia"/>
          <w:sz w:val="21"/>
          <w:szCs w:val="21"/>
          <w:lang w:eastAsia="zh-CN"/>
        </w:rPr>
        <w:t>.</w:t>
      </w:r>
      <w:r w:rsidR="00C448DF" w:rsidRPr="00544283">
        <w:rPr>
          <w:rFonts w:eastAsiaTheme="minorEastAsia"/>
          <w:sz w:val="21"/>
          <w:szCs w:val="21"/>
          <w:lang w:eastAsia="zh-CN"/>
        </w:rPr>
        <w:t xml:space="preserve"> Open circles denote the OFE prediction (Pred.) against the ground truth (GT, dashed lines), yielding an average RMSE of 0.0422. Insets display the corresponding sRGB color renderings. (c) Reconstruction profiles of isolated 10 nm FWHM narrowband spectral peaks</w:t>
      </w:r>
      <w:r w:rsidR="000B4CC6">
        <w:rPr>
          <w:rFonts w:eastAsiaTheme="minorEastAsia" w:hint="eastAsia"/>
          <w:sz w:val="21"/>
          <w:szCs w:val="21"/>
          <w:lang w:eastAsia="zh-CN"/>
        </w:rPr>
        <w:t>.</w:t>
      </w:r>
      <w:r w:rsidR="000B4CC6" w:rsidRPr="00FA371A" w:rsidDel="00C448DF">
        <w:rPr>
          <w:rFonts w:eastAsiaTheme="minorEastAsia"/>
          <w:b/>
          <w:bCs/>
          <w:sz w:val="21"/>
          <w:szCs w:val="21"/>
          <w:lang w:eastAsia="zh-CN"/>
        </w:rPr>
        <w:t xml:space="preserve"> </w:t>
      </w:r>
    </w:p>
    <w:p w14:paraId="5E6B9E9B" w14:textId="57152663" w:rsidR="00150923" w:rsidRDefault="00C448DF" w:rsidP="00150923">
      <w:pPr>
        <w:ind w:firstLineChars="50" w:firstLine="105"/>
        <w:jc w:val="both"/>
        <w:rPr>
          <w:rFonts w:eastAsia="宋体" w:cs="宋体"/>
          <w:spacing w:val="0"/>
          <w:sz w:val="21"/>
          <w:szCs w:val="21"/>
          <w:lang w:eastAsia="zh-CN"/>
        </w:rPr>
      </w:pPr>
      <w:r>
        <w:rPr>
          <w:rFonts w:eastAsia="宋体" w:cs="宋体"/>
          <w:spacing w:val="0"/>
          <w:sz w:val="21"/>
          <w:szCs w:val="21"/>
          <w:lang w:eastAsia="zh-CN"/>
        </w:rPr>
        <w:tab/>
      </w:r>
      <w:r w:rsidR="00B14192">
        <w:rPr>
          <w:rFonts w:eastAsia="宋体" w:cs="宋体" w:hint="eastAsia"/>
          <w:spacing w:val="0"/>
          <w:sz w:val="21"/>
          <w:szCs w:val="21"/>
          <w:lang w:eastAsia="zh-CN"/>
        </w:rPr>
        <w:t xml:space="preserve">Furthermore, </w:t>
      </w:r>
      <w:r w:rsidR="00A9631B" w:rsidRPr="00A9631B">
        <w:rPr>
          <w:rFonts w:eastAsia="宋体" w:cs="宋体"/>
          <w:spacing w:val="0"/>
          <w:sz w:val="21"/>
          <w:szCs w:val="21"/>
          <w:lang w:eastAsia="zh-CN"/>
        </w:rPr>
        <w:t>we introduce a 50 kHz switched-mode power supply (SMPS) noise source</w:t>
      </w:r>
      <w:r w:rsidR="00B14192">
        <w:rPr>
          <w:rFonts w:eastAsia="宋体" w:cs="宋体" w:hint="eastAsia"/>
          <w:spacing w:val="0"/>
          <w:sz w:val="21"/>
          <w:szCs w:val="21"/>
          <w:lang w:eastAsia="zh-CN"/>
        </w:rPr>
        <w:t xml:space="preserve"> t</w:t>
      </w:r>
      <w:r w:rsidR="00B14192" w:rsidRPr="00A9631B">
        <w:rPr>
          <w:rFonts w:eastAsia="宋体" w:cs="宋体"/>
          <w:spacing w:val="0"/>
          <w:sz w:val="21"/>
          <w:szCs w:val="21"/>
          <w:lang w:eastAsia="zh-CN"/>
        </w:rPr>
        <w:t xml:space="preserve">o evaluate </w:t>
      </w:r>
      <w:r w:rsidR="00B14192">
        <w:rPr>
          <w:rFonts w:eastAsia="宋体" w:cs="宋体" w:hint="eastAsia"/>
          <w:spacing w:val="0"/>
          <w:sz w:val="21"/>
          <w:szCs w:val="21"/>
          <w:lang w:eastAsia="zh-CN"/>
        </w:rPr>
        <w:t>its a</w:t>
      </w:r>
      <w:r w:rsidR="00B14192" w:rsidRPr="00FC6906">
        <w:rPr>
          <w:rFonts w:eastAsia="宋体" w:cs="宋体"/>
          <w:spacing w:val="0"/>
          <w:sz w:val="21"/>
          <w:szCs w:val="21"/>
          <w:lang w:eastAsia="zh-CN"/>
        </w:rPr>
        <w:t xml:space="preserve">mplitude </w:t>
      </w:r>
      <w:r w:rsidR="00B14192">
        <w:rPr>
          <w:rFonts w:eastAsia="宋体" w:cs="宋体" w:hint="eastAsia"/>
          <w:spacing w:val="0"/>
          <w:sz w:val="21"/>
          <w:szCs w:val="21"/>
          <w:lang w:eastAsia="zh-CN"/>
        </w:rPr>
        <w:t>i</w:t>
      </w:r>
      <w:r w:rsidR="00B14192" w:rsidRPr="00FC6906">
        <w:rPr>
          <w:rFonts w:eastAsia="宋体" w:cs="宋体"/>
          <w:spacing w:val="0"/>
          <w:sz w:val="21"/>
          <w:szCs w:val="21"/>
          <w:lang w:eastAsia="zh-CN"/>
        </w:rPr>
        <w:t>mmunity</w:t>
      </w:r>
      <w:r w:rsidR="00B14192">
        <w:rPr>
          <w:rFonts w:eastAsia="宋体" w:cs="宋体" w:hint="eastAsia"/>
          <w:spacing w:val="0"/>
          <w:sz w:val="21"/>
          <w:szCs w:val="21"/>
          <w:lang w:eastAsia="zh-CN"/>
        </w:rPr>
        <w:t xml:space="preserve"> </w:t>
      </w:r>
      <w:r w:rsidR="003D022F">
        <w:rPr>
          <w:rFonts w:eastAsia="宋体" w:cs="宋体"/>
          <w:spacing w:val="0"/>
          <w:sz w:val="21"/>
          <w:szCs w:val="21"/>
          <w:lang w:eastAsia="zh-CN"/>
        </w:rPr>
        <w:t>advantage</w:t>
      </w:r>
      <w:r w:rsidR="003D022F">
        <w:rPr>
          <w:rFonts w:eastAsia="宋体" w:cs="宋体" w:hint="eastAsia"/>
          <w:spacing w:val="0"/>
          <w:sz w:val="21"/>
          <w:szCs w:val="21"/>
          <w:lang w:eastAsia="zh-CN"/>
        </w:rPr>
        <w:t xml:space="preserve"> with the setup shown in Figure 3a</w:t>
      </w:r>
      <w:r w:rsidR="000B5DFC">
        <w:rPr>
          <w:rFonts w:eastAsia="宋体" w:cs="宋体" w:hint="eastAsia"/>
          <w:spacing w:val="0"/>
          <w:sz w:val="21"/>
          <w:szCs w:val="21"/>
          <w:lang w:eastAsia="zh-CN"/>
        </w:rPr>
        <w:t>(</w:t>
      </w:r>
      <w:r w:rsidR="003D022F">
        <w:rPr>
          <w:rFonts w:eastAsia="宋体" w:cs="宋体" w:hint="eastAsia"/>
          <w:spacing w:val="0"/>
          <w:sz w:val="21"/>
          <w:szCs w:val="21"/>
          <w:lang w:eastAsia="zh-CN"/>
        </w:rPr>
        <w:t>ii</w:t>
      </w:r>
      <w:r w:rsidR="000B5DFC">
        <w:rPr>
          <w:rFonts w:eastAsia="宋体" w:cs="宋体" w:hint="eastAsia"/>
          <w:spacing w:val="0"/>
          <w:sz w:val="21"/>
          <w:szCs w:val="21"/>
          <w:lang w:eastAsia="zh-CN"/>
        </w:rPr>
        <w:t>)</w:t>
      </w:r>
      <w:r w:rsidR="00A9631B" w:rsidRPr="00A9631B">
        <w:rPr>
          <w:rFonts w:eastAsia="宋体" w:cs="宋体"/>
          <w:spacing w:val="0"/>
          <w:sz w:val="21"/>
          <w:szCs w:val="21"/>
          <w:lang w:eastAsia="zh-CN"/>
        </w:rPr>
        <w:t xml:space="preserve">. </w:t>
      </w:r>
      <w:r w:rsidR="00150923">
        <w:rPr>
          <w:rFonts w:eastAsia="宋体" w:cs="宋体" w:hint="eastAsia"/>
          <w:spacing w:val="0"/>
          <w:sz w:val="21"/>
          <w:szCs w:val="21"/>
          <w:lang w:eastAsia="zh-CN"/>
        </w:rPr>
        <w:t>P</w:t>
      </w:r>
      <w:r w:rsidR="00150923" w:rsidRPr="00A9631B">
        <w:rPr>
          <w:rFonts w:eastAsia="宋体" w:cs="宋体"/>
          <w:spacing w:val="0"/>
          <w:sz w:val="21"/>
          <w:szCs w:val="21"/>
          <w:lang w:eastAsia="zh-CN"/>
        </w:rPr>
        <w:t>atch #15</w:t>
      </w:r>
      <w:r w:rsidR="00150923">
        <w:rPr>
          <w:rFonts w:eastAsia="宋体" w:cs="宋体" w:hint="eastAsia"/>
          <w:spacing w:val="0"/>
          <w:sz w:val="21"/>
          <w:szCs w:val="21"/>
          <w:lang w:eastAsia="zh-CN"/>
        </w:rPr>
        <w:t xml:space="preserve"> in a transmissive c</w:t>
      </w:r>
      <w:r w:rsidR="00150923" w:rsidRPr="00A9631B">
        <w:rPr>
          <w:rFonts w:eastAsia="宋体" w:cs="宋体"/>
          <w:spacing w:val="0"/>
          <w:sz w:val="21"/>
          <w:szCs w:val="21"/>
          <w:lang w:eastAsia="zh-CN"/>
        </w:rPr>
        <w:t>olor</w:t>
      </w:r>
      <w:r w:rsidR="00150923">
        <w:rPr>
          <w:rFonts w:eastAsia="宋体" w:cs="宋体" w:hint="eastAsia"/>
          <w:spacing w:val="0"/>
          <w:sz w:val="21"/>
          <w:szCs w:val="21"/>
          <w:lang w:eastAsia="zh-CN"/>
        </w:rPr>
        <w:t>c</w:t>
      </w:r>
      <w:r w:rsidR="00150923" w:rsidRPr="00A9631B">
        <w:rPr>
          <w:rFonts w:eastAsia="宋体" w:cs="宋体"/>
          <w:spacing w:val="0"/>
          <w:sz w:val="21"/>
          <w:szCs w:val="21"/>
          <w:lang w:eastAsia="zh-CN"/>
        </w:rPr>
        <w:t>hecker</w:t>
      </w:r>
      <w:r w:rsidR="00150923">
        <w:rPr>
          <w:rFonts w:eastAsia="宋体" w:cs="宋体" w:hint="eastAsia"/>
          <w:spacing w:val="0"/>
          <w:sz w:val="21"/>
          <w:szCs w:val="21"/>
          <w:lang w:eastAsia="zh-CN"/>
        </w:rPr>
        <w:t xml:space="preserve"> is </w:t>
      </w:r>
      <w:r w:rsidR="00150923" w:rsidRPr="00A9631B">
        <w:rPr>
          <w:rFonts w:eastAsia="宋体" w:cs="宋体"/>
          <w:spacing w:val="0"/>
          <w:sz w:val="21"/>
          <w:szCs w:val="21"/>
          <w:lang w:eastAsia="zh-CN"/>
        </w:rPr>
        <w:t xml:space="preserve">selected </w:t>
      </w:r>
      <w:r w:rsidR="00150923">
        <w:rPr>
          <w:rFonts w:eastAsia="宋体" w:cs="宋体" w:hint="eastAsia"/>
          <w:spacing w:val="0"/>
          <w:sz w:val="21"/>
          <w:szCs w:val="21"/>
          <w:lang w:eastAsia="zh-CN"/>
        </w:rPr>
        <w:t xml:space="preserve">as </w:t>
      </w:r>
      <w:r w:rsidR="00150923" w:rsidRPr="00A9631B">
        <w:rPr>
          <w:rFonts w:eastAsia="宋体" w:cs="宋体"/>
          <w:spacing w:val="0"/>
          <w:sz w:val="21"/>
          <w:szCs w:val="21"/>
          <w:lang w:eastAsia="zh-CN"/>
        </w:rPr>
        <w:t>a representative broadband profile.</w:t>
      </w:r>
      <w:r w:rsidR="00150923">
        <w:rPr>
          <w:rFonts w:eastAsia="宋体" w:cs="宋体" w:hint="eastAsia"/>
          <w:spacing w:val="0"/>
          <w:sz w:val="21"/>
          <w:szCs w:val="21"/>
          <w:lang w:eastAsia="zh-CN"/>
        </w:rPr>
        <w:t xml:space="preserve"> </w:t>
      </w:r>
      <w:r w:rsidR="00150923" w:rsidRPr="00150923">
        <w:rPr>
          <w:rFonts w:eastAsia="宋体" w:cs="宋体"/>
          <w:spacing w:val="0"/>
          <w:sz w:val="21"/>
          <w:szCs w:val="21"/>
          <w:lang w:eastAsia="zh-CN"/>
        </w:rPr>
        <w:t>As depicted in the frequency-domain analysis (Figure 4d), the SMPS injects deterministic harmonics that dominate the low-frequency spectrum up to approximately 350 kHz. Maintaining the broadband configuration (Strategy 2, 30–410 kHz) from Figure 3 would result in spectral collisions for the lower-frequency carriers. To actively evade this noise, we dynamically reconfigure the hardware to the sub-octave configuration (Strategy 1), explicitly shifting all OFE carriers</w:t>
      </w:r>
      <w:r w:rsidR="00581D2C" w:rsidRPr="00581D2C">
        <w:rPr>
          <w:rFonts w:eastAsia="宋体" w:cs="宋体"/>
          <w:spacing w:val="0"/>
          <w:sz w:val="21"/>
          <w:szCs w:val="21"/>
          <w:lang w:eastAsia="zh-CN"/>
        </w:rPr>
        <w:t xml:space="preserve">, </w:t>
      </w:r>
      <w:r w:rsidR="00581D2C" w:rsidRPr="001B4563">
        <w:rPr>
          <w:rFonts w:eastAsia="宋体" w:cs="宋体"/>
          <w:spacing w:val="0"/>
          <w:sz w:val="21"/>
          <w:szCs w:val="21"/>
          <w:lang w:eastAsia="zh-CN"/>
        </w:rPr>
        <w:t>spaced at 10 kHz intervals</w:t>
      </w:r>
      <w:r w:rsidR="00581D2C" w:rsidRPr="00581D2C">
        <w:rPr>
          <w:rFonts w:eastAsia="宋体" w:cs="宋体"/>
          <w:spacing w:val="0"/>
          <w:sz w:val="21"/>
          <w:szCs w:val="21"/>
          <w:lang w:eastAsia="zh-CN"/>
        </w:rPr>
        <w:t>,</w:t>
      </w:r>
      <w:r w:rsidR="00581D2C">
        <w:rPr>
          <w:rFonts w:eastAsia="宋体" w:cs="宋体" w:hint="eastAsia"/>
          <w:spacing w:val="0"/>
          <w:sz w:val="21"/>
          <w:szCs w:val="21"/>
          <w:lang w:eastAsia="zh-CN"/>
        </w:rPr>
        <w:t xml:space="preserve"> </w:t>
      </w:r>
      <w:r w:rsidR="00150923" w:rsidRPr="00150923">
        <w:rPr>
          <w:rFonts w:eastAsia="宋体" w:cs="宋体"/>
          <w:spacing w:val="0"/>
          <w:sz w:val="21"/>
          <w:szCs w:val="21"/>
          <w:lang w:eastAsia="zh-CN"/>
        </w:rPr>
        <w:t xml:space="preserve">into the higher 380–490 kHz band (Fig. 4c). Consequently, as dictated by the empirical benchmark (Fig. S4 in Supplement Section 9), maintaining orthogonality for this dense frequency cluster necessitates prolonging the temporal integration window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=1000 </m:t>
        </m:r>
        <m:r>
          <m:rPr>
            <m:sty m:val="p"/>
          </m:rPr>
          <w:rPr>
            <w:rFonts w:ascii="Cambria Math" w:eastAsiaTheme="minorEastAsia" w:hAnsi="Cambria Math"/>
            <w:sz w:val="21"/>
            <w:szCs w:val="21"/>
            <w:lang w:eastAsia="zh-CN"/>
          </w:rPr>
          <m:t>μ</m:t>
        </m:r>
      </m:oMath>
      <w:r w:rsidR="00150923" w:rsidRPr="00150923">
        <w:rPr>
          <w:rFonts w:eastAsia="宋体" w:cs="宋体"/>
          <w:spacing w:val="0"/>
          <w:sz w:val="21"/>
          <w:szCs w:val="21"/>
          <w:lang w:eastAsia="zh-CN"/>
        </w:rPr>
        <w:t>s.</w:t>
      </w:r>
    </w:p>
    <w:p w14:paraId="796B4B23" w14:textId="77777777" w:rsidR="00CB7FD4" w:rsidRPr="00231EA3" w:rsidRDefault="00CB7FD4" w:rsidP="00CB7FD4">
      <w:pPr>
        <w:jc w:val="center"/>
        <w:rPr>
          <w:rFonts w:eastAsia="宋体" w:cs="宋体"/>
          <w:spacing w:val="0"/>
          <w:sz w:val="21"/>
          <w:szCs w:val="21"/>
          <w:lang w:eastAsia="zh-CN"/>
        </w:rPr>
      </w:pPr>
      <w:r>
        <w:rPr>
          <w:rFonts w:eastAsia="宋体" w:cs="宋体"/>
          <w:noProof/>
          <w:spacing w:val="0"/>
          <w:sz w:val="21"/>
          <w:szCs w:val="21"/>
          <w:lang w:eastAsia="zh-CN"/>
        </w:rPr>
        <w:drawing>
          <wp:inline distT="0" distB="0" distL="0" distR="0" wp14:anchorId="26DAEF89" wp14:editId="1ECF0239">
            <wp:extent cx="5040000" cy="2967204"/>
            <wp:effectExtent l="0" t="0" r="8255" b="5080"/>
            <wp:docPr id="15516981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8164" name="图片 1551698164"/>
                    <pic:cNvPicPr/>
                  </pic:nvPicPr>
                  <pic:blipFill>
                    <a:blip r:embed="rId14"/>
                    <a:stretch>
                      <a:fillRect/>
                    </a:stretch>
                  </pic:blipFill>
                  <pic:spPr>
                    <a:xfrm>
                      <a:off x="0" y="0"/>
                      <a:ext cx="5040000" cy="2967204"/>
                    </a:xfrm>
                    <a:prstGeom prst="rect">
                      <a:avLst/>
                    </a:prstGeom>
                  </pic:spPr>
                </pic:pic>
              </a:graphicData>
            </a:graphic>
          </wp:inline>
        </w:drawing>
      </w:r>
    </w:p>
    <w:p w14:paraId="45CBA282" w14:textId="642A5B8F" w:rsidR="00CB7FD4" w:rsidRPr="00CB7FD4" w:rsidRDefault="00CB7FD4" w:rsidP="001B4563">
      <w:pPr>
        <w:jc w:val="both"/>
        <w:rPr>
          <w:rFonts w:eastAsia="宋体" w:cs="宋体"/>
          <w:spacing w:val="0"/>
          <w:sz w:val="21"/>
          <w:szCs w:val="21"/>
          <w:lang w:eastAsia="zh-CN"/>
        </w:rPr>
      </w:pPr>
      <w:r w:rsidRPr="00231EA3">
        <w:rPr>
          <w:rFonts w:eastAsia="宋体" w:cs="宋体"/>
          <w:b/>
          <w:bCs/>
          <w:spacing w:val="0"/>
          <w:sz w:val="21"/>
          <w:szCs w:val="21"/>
          <w:lang w:eastAsia="zh-CN"/>
        </w:rPr>
        <w:t xml:space="preserve">Figure 4. </w:t>
      </w:r>
      <w:r w:rsidRPr="00A4187A">
        <w:rPr>
          <w:rFonts w:eastAsia="宋体" w:cs="宋体"/>
          <w:b/>
          <w:bCs/>
          <w:spacing w:val="0"/>
          <w:sz w:val="21"/>
          <w:szCs w:val="21"/>
          <w:lang w:eastAsia="zh-CN"/>
        </w:rPr>
        <w:t>Experimental robustness evaluation under 50 kHz SMPS interference (</w:t>
      </w:r>
      <m:oMath>
        <m:sSub>
          <m:sSubPr>
            <m:ctrlPr>
              <w:rPr>
                <w:rFonts w:ascii="Cambria Math" w:eastAsia="宋体" w:hAnsi="Cambria Math" w:cs="宋体"/>
                <w:b/>
                <w:bCs/>
                <w:i/>
                <w:spacing w:val="0"/>
                <w:sz w:val="21"/>
                <w:szCs w:val="21"/>
                <w:lang w:eastAsia="zh-CN"/>
              </w:rPr>
            </m:ctrlPr>
          </m:sSubPr>
          <m:e>
            <m:r>
              <m:rPr>
                <m:sty m:val="bi"/>
              </m:rPr>
              <w:rPr>
                <w:rFonts w:ascii="Cambria Math" w:eastAsia="宋体" w:hAnsi="Cambria Math" w:cs="宋体"/>
                <w:spacing w:val="0"/>
                <w:sz w:val="21"/>
                <w:szCs w:val="21"/>
                <w:lang w:eastAsia="zh-CN"/>
              </w:rPr>
              <m:t>T</m:t>
            </m:r>
          </m:e>
          <m:sub>
            <m:r>
              <m:rPr>
                <m:sty m:val="bi"/>
              </m:rPr>
              <w:rPr>
                <w:rFonts w:ascii="Cambria Math" w:eastAsia="宋体" w:hAnsi="Cambria Math" w:cs="宋体"/>
                <w:spacing w:val="0"/>
                <w:sz w:val="21"/>
                <w:szCs w:val="21"/>
                <w:lang w:eastAsia="zh-CN"/>
              </w:rPr>
              <m:t>s</m:t>
            </m:r>
          </m:sub>
        </m:sSub>
        <m:r>
          <m:rPr>
            <m:sty m:val="bi"/>
          </m:rPr>
          <w:rPr>
            <w:rFonts w:ascii="Cambria Math" w:eastAsia="宋体" w:hAnsi="Cambria Math" w:cs="宋体"/>
            <w:spacing w:val="0"/>
            <w:sz w:val="21"/>
            <w:szCs w:val="21"/>
            <w:lang w:eastAsia="zh-CN"/>
          </w:rPr>
          <m:t>=1000 </m:t>
        </m:r>
        <m:r>
          <m:rPr>
            <m:sty m:val="b"/>
          </m:rPr>
          <w:rPr>
            <w:rFonts w:ascii="Cambria Math" w:eastAsiaTheme="minorEastAsia" w:hAnsi="Cambria Math"/>
            <w:sz w:val="21"/>
            <w:szCs w:val="21"/>
            <w:lang w:eastAsia="zh-CN"/>
          </w:rPr>
          <m:t>μ</m:t>
        </m:r>
      </m:oMath>
      <w:r w:rsidRPr="00A4187A">
        <w:rPr>
          <w:rFonts w:eastAsia="宋体" w:cs="宋体"/>
          <w:b/>
          <w:bCs/>
          <w:spacing w:val="0"/>
          <w:sz w:val="21"/>
          <w:szCs w:val="21"/>
          <w:lang w:eastAsia="zh-CN"/>
        </w:rPr>
        <w:t xml:space="preserve">s, Strategy 1). Time-domain composite signals under </w:t>
      </w:r>
      <w:r w:rsidRPr="00544283">
        <w:rPr>
          <w:rFonts w:eastAsia="宋体" w:cs="宋体"/>
          <w:spacing w:val="0"/>
          <w:sz w:val="21"/>
          <w:szCs w:val="21"/>
          <w:lang w:eastAsia="zh-CN"/>
        </w:rPr>
        <w:t>(a) high SNR (23.11 dB) and (b) extreme low SNR (-11.77 dB). (c) Frequency-domain spectrum of the clean OFE signal, with red triangles marking the sub-octave carriers (380–490 kHz). (d) Frequency-domain spectrum of the interference environment, illustrating the physical isolation between the low-frequency SMPS harmonics and the high-frequency OFE signal area. (e) Reconstruction RMSE versus SNR, demonstrating a robustness plateau up to the -12 dB threshold. (f) Reconstructed transmittance spectra across varying noise levels against the ground truth (solid black line).</w:t>
      </w:r>
    </w:p>
    <w:p w14:paraId="554594EE" w14:textId="4557D8B5" w:rsidR="000A3657" w:rsidRDefault="007B1356" w:rsidP="001B4563">
      <w:pPr>
        <w:ind w:firstLineChars="200" w:firstLine="420"/>
        <w:jc w:val="both"/>
        <w:rPr>
          <w:rFonts w:eastAsia="宋体" w:cs="宋体"/>
          <w:spacing w:val="0"/>
          <w:sz w:val="21"/>
          <w:szCs w:val="21"/>
          <w:lang w:eastAsia="zh-CN"/>
        </w:rPr>
      </w:pPr>
      <w:r w:rsidRPr="007B1356">
        <w:rPr>
          <w:rFonts w:eastAsia="宋体" w:cs="宋体"/>
          <w:spacing w:val="0"/>
          <w:sz w:val="21"/>
          <w:szCs w:val="21"/>
          <w:lang w:eastAsia="zh-CN"/>
        </w:rPr>
        <w:t>To quantify the system</w:t>
      </w:r>
      <w:r w:rsidR="000A3657">
        <w:rPr>
          <w:rFonts w:eastAsia="宋体" w:cs="宋体"/>
          <w:spacing w:val="0"/>
          <w:sz w:val="21"/>
          <w:szCs w:val="21"/>
          <w:lang w:eastAsia="zh-CN"/>
        </w:rPr>
        <w:t>’</w:t>
      </w:r>
      <w:r w:rsidRPr="007B1356">
        <w:rPr>
          <w:rFonts w:eastAsia="宋体" w:cs="宋体"/>
          <w:spacing w:val="0"/>
          <w:sz w:val="21"/>
          <w:szCs w:val="21"/>
          <w:lang w:eastAsia="zh-CN"/>
        </w:rPr>
        <w:t xml:space="preserve">s performance, we define an effective frequency-domain SNR. As detailed </w:t>
      </w:r>
      <w:r w:rsidRPr="00656E76">
        <w:rPr>
          <w:rFonts w:eastAsia="宋体" w:cs="宋体"/>
          <w:spacing w:val="0"/>
          <w:sz w:val="21"/>
          <w:szCs w:val="21"/>
          <w:lang w:eastAsia="zh-CN"/>
        </w:rPr>
        <w:t xml:space="preserve">in </w:t>
      </w:r>
      <w:r w:rsidRPr="001B4563">
        <w:rPr>
          <w:rFonts w:eastAsia="宋体" w:cs="宋体"/>
          <w:spacing w:val="0"/>
          <w:sz w:val="21"/>
          <w:szCs w:val="21"/>
          <w:lang w:eastAsia="zh-CN"/>
        </w:rPr>
        <w:t xml:space="preserve">Supplement Section </w:t>
      </w:r>
      <w:r w:rsidR="00656E76" w:rsidRPr="00656E76">
        <w:rPr>
          <w:rFonts w:eastAsia="宋体" w:cs="宋体" w:hint="eastAsia"/>
          <w:spacing w:val="0"/>
          <w:sz w:val="21"/>
          <w:szCs w:val="21"/>
          <w:lang w:eastAsia="zh-CN"/>
        </w:rPr>
        <w:t>8</w:t>
      </w:r>
      <w:r w:rsidRPr="00656E76">
        <w:rPr>
          <w:rFonts w:eastAsia="宋体" w:cs="宋体"/>
          <w:spacing w:val="0"/>
          <w:sz w:val="21"/>
          <w:szCs w:val="21"/>
          <w:lang w:eastAsia="zh-CN"/>
        </w:rPr>
        <w:t>,</w:t>
      </w:r>
      <w:r w:rsidRPr="007B1356">
        <w:rPr>
          <w:rFonts w:eastAsia="宋体" w:cs="宋体"/>
          <w:spacing w:val="0"/>
          <w:sz w:val="21"/>
          <w:szCs w:val="21"/>
          <w:lang w:eastAsia="zh-CN"/>
        </w:rPr>
        <w:t xml:space="preserve"> this metric compares the power of the fundamental carriers against the broad environmental noise floor. By excluding the deterministic, higher-order hardware </w:t>
      </w:r>
      <w:r w:rsidRPr="007B1356">
        <w:rPr>
          <w:rFonts w:eastAsia="宋体" w:cs="宋体"/>
          <w:spacing w:val="0"/>
          <w:sz w:val="21"/>
          <w:szCs w:val="21"/>
          <w:lang w:eastAsia="zh-CN"/>
        </w:rPr>
        <w:lastRenderedPageBreak/>
        <w:t>harmonics from the noise calculation, we isolate the true stochastic impact of the SMPS interference, providing a</w:t>
      </w:r>
      <w:r>
        <w:rPr>
          <w:rFonts w:eastAsia="宋体" w:cs="宋体" w:hint="eastAsia"/>
          <w:spacing w:val="0"/>
          <w:sz w:val="21"/>
          <w:szCs w:val="21"/>
          <w:lang w:eastAsia="zh-CN"/>
        </w:rPr>
        <w:t xml:space="preserve">n </w:t>
      </w:r>
      <w:r w:rsidRPr="007B1356">
        <w:rPr>
          <w:rFonts w:eastAsia="宋体" w:cs="宋体"/>
          <w:spacing w:val="0"/>
          <w:sz w:val="21"/>
          <w:szCs w:val="21"/>
          <w:lang w:eastAsia="zh-CN"/>
        </w:rPr>
        <w:t>assessment of the framework</w:t>
      </w:r>
      <w:r w:rsidR="000A3657">
        <w:rPr>
          <w:rFonts w:eastAsia="宋体" w:cs="宋体"/>
          <w:spacing w:val="0"/>
          <w:sz w:val="21"/>
          <w:szCs w:val="21"/>
          <w:lang w:eastAsia="zh-CN"/>
        </w:rPr>
        <w:t>’</w:t>
      </w:r>
      <w:r w:rsidRPr="007B1356">
        <w:rPr>
          <w:rFonts w:eastAsia="宋体" w:cs="宋体"/>
          <w:spacing w:val="0"/>
          <w:sz w:val="21"/>
          <w:szCs w:val="21"/>
          <w:lang w:eastAsia="zh-CN"/>
        </w:rPr>
        <w:t>s environmental robustness.</w:t>
      </w:r>
      <w:r w:rsidR="00786B50">
        <w:rPr>
          <w:rFonts w:eastAsia="宋体" w:cs="宋体" w:hint="eastAsia"/>
          <w:spacing w:val="0"/>
          <w:sz w:val="21"/>
          <w:szCs w:val="21"/>
          <w:lang w:eastAsia="zh-CN"/>
        </w:rPr>
        <w:t xml:space="preserve"> </w:t>
      </w:r>
    </w:p>
    <w:p w14:paraId="24BA6F89" w14:textId="56215E6A" w:rsidR="00B43F9B" w:rsidRDefault="007B1356">
      <w:pPr>
        <w:ind w:firstLineChars="200" w:firstLine="420"/>
        <w:jc w:val="both"/>
        <w:rPr>
          <w:rFonts w:eastAsia="宋体" w:cs="宋体"/>
          <w:spacing w:val="0"/>
          <w:sz w:val="21"/>
          <w:szCs w:val="21"/>
          <w:lang w:eastAsia="zh-CN"/>
        </w:rPr>
      </w:pPr>
      <w:r w:rsidRPr="007B1356">
        <w:rPr>
          <w:rFonts w:eastAsia="宋体" w:cs="宋体"/>
          <w:spacing w:val="0"/>
          <w:sz w:val="21"/>
          <w:szCs w:val="21"/>
          <w:lang w:eastAsia="zh-CN"/>
        </w:rPr>
        <w:t>Figures 4(a) and 4(b) contrast the time-domain composite signals under pristine (SNR = 23.11 dB) and extreme interference (SNR = -11.77 dB) conditions</w:t>
      </w:r>
      <w:r w:rsidR="00492615">
        <w:rPr>
          <w:rFonts w:eastAsia="宋体" w:cs="宋体" w:hint="eastAsia"/>
          <w:spacing w:val="0"/>
          <w:sz w:val="21"/>
          <w:szCs w:val="21"/>
          <w:lang w:eastAsia="zh-CN"/>
        </w:rPr>
        <w:t xml:space="preserve"> </w:t>
      </w:r>
      <w:r w:rsidR="00492615" w:rsidRPr="004E2164">
        <w:rPr>
          <w:rFonts w:eastAsia="宋体" w:cs="宋体"/>
          <w:spacing w:val="0"/>
          <w:sz w:val="21"/>
          <w:szCs w:val="21"/>
          <w:lang w:eastAsia="zh-CN"/>
        </w:rPr>
        <w:t xml:space="preserve">within a </w:t>
      </w:r>
      <w:r w:rsidR="00492615">
        <w:rPr>
          <w:rFonts w:eastAsia="宋体" w:cs="宋体" w:hint="eastAsia"/>
          <w:spacing w:val="0"/>
          <w:sz w:val="21"/>
          <w:szCs w:val="21"/>
          <w:lang w:eastAsia="zh-CN"/>
        </w:rPr>
        <w:t>10</w:t>
      </w:r>
      <w:r w:rsidR="00492615" w:rsidRPr="004E2164">
        <w:rPr>
          <w:rFonts w:eastAsia="宋体" w:cs="宋体"/>
          <w:spacing w:val="0"/>
          <w:sz w:val="21"/>
          <w:szCs w:val="21"/>
          <w:lang w:eastAsia="zh-CN"/>
        </w:rPr>
        <w:t xml:space="preserve">0 </w:t>
      </w:r>
      <m:oMath>
        <m:r>
          <m:rPr>
            <m:nor/>
          </m:rPr>
          <w:rPr>
            <w:rFonts w:ascii="Cambria Math" w:eastAsia="宋体" w:hAnsi="Cambria Math" w:cs="宋体"/>
            <w:spacing w:val="0"/>
            <w:sz w:val="21"/>
            <w:szCs w:val="21"/>
            <w:lang w:eastAsia="zh-CN"/>
          </w:rPr>
          <m:t>μ</m:t>
        </m:r>
      </m:oMath>
      <w:r w:rsidR="00492615" w:rsidRPr="0033323C">
        <w:rPr>
          <w:rFonts w:eastAsia="宋体" w:cs="宋体"/>
          <w:spacing w:val="0"/>
          <w:sz w:val="21"/>
          <w:szCs w:val="21"/>
          <w:lang w:eastAsia="zh-CN"/>
        </w:rPr>
        <w:t>s</w:t>
      </w:r>
      <w:r w:rsidR="00492615" w:rsidRPr="004E2164">
        <w:rPr>
          <w:rFonts w:eastAsia="宋体" w:cs="宋体"/>
          <w:spacing w:val="0"/>
          <w:sz w:val="21"/>
          <w:szCs w:val="21"/>
          <w:lang w:eastAsia="zh-CN"/>
        </w:rPr>
        <w:t xml:space="preserve"> window</w:t>
      </w:r>
      <w:r w:rsidRPr="007B1356">
        <w:rPr>
          <w:rFonts w:eastAsia="宋体" w:cs="宋体"/>
          <w:spacing w:val="0"/>
          <w:sz w:val="21"/>
          <w:szCs w:val="21"/>
          <w:lang w:eastAsia="zh-CN"/>
        </w:rPr>
        <w:t>. In Figure 4(b), the high-energy SMPS noise entirely masks the periodic modulation envelope.</w:t>
      </w:r>
      <w:r w:rsidR="000A3657">
        <w:rPr>
          <w:rFonts w:eastAsia="宋体" w:cs="宋体" w:hint="eastAsia"/>
          <w:spacing w:val="0"/>
          <w:sz w:val="21"/>
          <w:szCs w:val="21"/>
          <w:lang w:eastAsia="zh-CN"/>
        </w:rPr>
        <w:t xml:space="preserve"> </w:t>
      </w:r>
      <w:r w:rsidR="00B43F9B" w:rsidRPr="00B43F9B">
        <w:rPr>
          <w:rFonts w:eastAsia="宋体" w:cs="宋体"/>
          <w:spacing w:val="0"/>
          <w:sz w:val="21"/>
          <w:szCs w:val="21"/>
          <w:lang w:eastAsia="zh-CN"/>
        </w:rPr>
        <w:t>However, the system</w:t>
      </w:r>
      <w:r w:rsidR="000A3657">
        <w:rPr>
          <w:rFonts w:eastAsia="宋体" w:cs="宋体"/>
          <w:spacing w:val="0"/>
          <w:sz w:val="21"/>
          <w:szCs w:val="21"/>
          <w:lang w:eastAsia="zh-CN"/>
        </w:rPr>
        <w:t>’</w:t>
      </w:r>
      <w:r w:rsidR="00B43F9B" w:rsidRPr="00B43F9B">
        <w:rPr>
          <w:rFonts w:eastAsia="宋体" w:cs="宋体"/>
          <w:spacing w:val="0"/>
          <w:sz w:val="21"/>
          <w:szCs w:val="21"/>
          <w:lang w:eastAsia="zh-CN"/>
        </w:rPr>
        <w:t>s resilience is grounded in the strict frequency-domain separation depicted in Figures 4(c) and 4(d). Because we dynamically deployed the sub-octave configuration (Strategy 1), the OFE carriers remain rigorously isolated within the higher-frequency 380–490 kHz band (Fig. 4c). This structural frequency isolation ensures that despite the severe time-domain distortion observed in Fig. 4b, the orthogonal carriers remain uncontaminated prior to the demodulation stage.</w:t>
      </w:r>
      <w:r w:rsidR="00104BE4">
        <w:rPr>
          <w:rFonts w:eastAsia="宋体" w:cs="宋体" w:hint="eastAsia"/>
          <w:spacing w:val="0"/>
          <w:sz w:val="21"/>
          <w:szCs w:val="21"/>
          <w:lang w:eastAsia="zh-CN"/>
        </w:rPr>
        <w:t xml:space="preserve"> </w:t>
      </w:r>
    </w:p>
    <w:p w14:paraId="0AC0CC0E" w14:textId="13C2C7CD" w:rsidR="00374212" w:rsidRPr="00231EA3" w:rsidRDefault="00104BE4" w:rsidP="00B43CD1">
      <w:pPr>
        <w:ind w:firstLine="420"/>
        <w:jc w:val="both"/>
        <w:rPr>
          <w:rFonts w:eastAsia="宋体" w:cs="宋体"/>
          <w:spacing w:val="0"/>
          <w:sz w:val="21"/>
          <w:szCs w:val="21"/>
          <w:lang w:eastAsia="zh-CN"/>
        </w:rPr>
      </w:pPr>
      <w:r w:rsidRPr="00104BE4">
        <w:rPr>
          <w:rFonts w:eastAsia="宋体" w:cs="宋体"/>
          <w:spacing w:val="0"/>
          <w:sz w:val="21"/>
          <w:szCs w:val="21"/>
          <w:lang w:eastAsia="zh-CN"/>
        </w:rPr>
        <w:t>Figure 4(e) quantifies the aggregate statistical tolerance to this severe environmental noise. The mean RMSE exhibits a distinct robustness plateau (</w:t>
      </w:r>
      <w:r w:rsidR="00773ED5" w:rsidRPr="00FA371A">
        <w:rPr>
          <w:rFonts w:eastAsia="宋体" w:cs="宋体"/>
          <w:spacing w:val="0"/>
          <w:sz w:val="21"/>
          <w:szCs w:val="21"/>
          <w:lang w:eastAsia="zh-CN"/>
        </w:rPr>
        <w:t>0.0261</w:t>
      </w:r>
      <w:r w:rsidRPr="00104BE4">
        <w:rPr>
          <w:rFonts w:eastAsia="宋体" w:cs="宋体"/>
          <w:spacing w:val="0"/>
          <w:sz w:val="21"/>
          <w:szCs w:val="21"/>
          <w:lang w:eastAsia="zh-CN"/>
        </w:rPr>
        <w:t xml:space="preserve">) </w:t>
      </w:r>
      <w:r w:rsidR="00374212">
        <w:rPr>
          <w:rFonts w:eastAsia="宋体" w:cs="宋体" w:hint="eastAsia"/>
          <w:spacing w:val="0"/>
          <w:sz w:val="21"/>
          <w:szCs w:val="21"/>
          <w:lang w:eastAsia="zh-CN"/>
        </w:rPr>
        <w:t>from 23.11 dB to even -11.77 dB</w:t>
      </w:r>
      <w:r w:rsidRPr="00104BE4">
        <w:rPr>
          <w:rFonts w:eastAsia="宋体" w:cs="宋体"/>
          <w:spacing w:val="0"/>
          <w:sz w:val="21"/>
          <w:szCs w:val="21"/>
          <w:lang w:eastAsia="zh-CN"/>
        </w:rPr>
        <w:t xml:space="preserve">, with performance breakdown initiating only when the SNR breaches </w:t>
      </w:r>
      <w:r w:rsidR="00374212">
        <w:rPr>
          <w:rFonts w:eastAsia="宋体" w:cs="宋体" w:hint="eastAsia"/>
          <w:spacing w:val="0"/>
          <w:sz w:val="21"/>
          <w:szCs w:val="21"/>
          <w:lang w:eastAsia="zh-CN"/>
        </w:rPr>
        <w:t xml:space="preserve">around </w:t>
      </w:r>
      <w:r w:rsidRPr="00104BE4">
        <w:rPr>
          <w:rFonts w:eastAsia="宋体" w:cs="宋体"/>
          <w:spacing w:val="0"/>
          <w:sz w:val="21"/>
          <w:szCs w:val="21"/>
          <w:lang w:eastAsia="zh-CN"/>
        </w:rPr>
        <w:t>the -12 dB threshold.</w:t>
      </w:r>
      <w:r w:rsidR="005F2568">
        <w:rPr>
          <w:rFonts w:eastAsia="宋体" w:cs="宋体" w:hint="eastAsia"/>
          <w:spacing w:val="0"/>
          <w:sz w:val="21"/>
          <w:szCs w:val="21"/>
          <w:lang w:eastAsia="zh-CN"/>
        </w:rPr>
        <w:t xml:space="preserve"> </w:t>
      </w:r>
      <w:r w:rsidR="00986267" w:rsidRPr="00986267">
        <w:rPr>
          <w:rFonts w:eastAsia="宋体" w:cs="宋体"/>
          <w:spacing w:val="0"/>
          <w:sz w:val="21"/>
          <w:szCs w:val="21"/>
          <w:lang w:eastAsia="zh-CN"/>
        </w:rPr>
        <w:t>To visualize the underlying structural degradation trajectory at this boundary, Figure 4(f) maps the reconstructed spectra across the evaluated noise levels. Down to the extreme -11.77 dB threshold, the extracted curves strictly track the ground truth (solid black line</w:t>
      </w:r>
      <w:r w:rsidR="00374212">
        <w:rPr>
          <w:rFonts w:eastAsia="宋体" w:cs="宋体" w:hint="eastAsia"/>
          <w:spacing w:val="0"/>
          <w:sz w:val="21"/>
          <w:szCs w:val="21"/>
          <w:lang w:eastAsia="zh-CN"/>
        </w:rPr>
        <w:t>)</w:t>
      </w:r>
      <w:r w:rsidR="00986267" w:rsidRPr="00986267">
        <w:rPr>
          <w:rFonts w:eastAsia="宋体" w:cs="宋体"/>
          <w:spacing w:val="0"/>
          <w:sz w:val="21"/>
          <w:szCs w:val="21"/>
          <w:lang w:eastAsia="zh-CN"/>
        </w:rPr>
        <w:t>, validating the framework</w:t>
      </w:r>
      <w:r w:rsidR="00374212">
        <w:rPr>
          <w:rFonts w:eastAsia="宋体" w:cs="宋体"/>
          <w:spacing w:val="0"/>
          <w:sz w:val="21"/>
          <w:szCs w:val="21"/>
          <w:lang w:eastAsia="zh-CN"/>
        </w:rPr>
        <w:t>’</w:t>
      </w:r>
      <w:r w:rsidR="00986267" w:rsidRPr="00986267">
        <w:rPr>
          <w:rFonts w:eastAsia="宋体" w:cs="宋体"/>
          <w:spacing w:val="0"/>
          <w:sz w:val="21"/>
          <w:szCs w:val="21"/>
          <w:lang w:eastAsia="zh-CN"/>
        </w:rPr>
        <w:t xml:space="preserve">s </w:t>
      </w:r>
      <w:r w:rsidR="00986267">
        <w:rPr>
          <w:rFonts w:eastAsia="宋体" w:cs="宋体" w:hint="eastAsia"/>
          <w:spacing w:val="0"/>
          <w:sz w:val="21"/>
          <w:szCs w:val="21"/>
          <w:lang w:eastAsia="zh-CN"/>
        </w:rPr>
        <w:t>robustness</w:t>
      </w:r>
      <w:r w:rsidR="00986267" w:rsidRPr="00986267">
        <w:rPr>
          <w:rFonts w:eastAsia="宋体" w:cs="宋体"/>
          <w:spacing w:val="0"/>
          <w:sz w:val="21"/>
          <w:szCs w:val="21"/>
          <w:lang w:eastAsia="zh-CN"/>
        </w:rPr>
        <w:t xml:space="preserve"> within the sub-noise regime.</w:t>
      </w:r>
    </w:p>
    <w:p w14:paraId="2CFE144B" w14:textId="77777777" w:rsidR="00BA6712" w:rsidRPr="00FA371A" w:rsidRDefault="00BA6712" w:rsidP="00BA6712">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2A5D4761" w14:textId="592FDE00"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In this work, we propos</w:t>
      </w:r>
      <w:r w:rsidRPr="00FA371A">
        <w:rPr>
          <w:rFonts w:eastAsiaTheme="minorEastAsia" w:hint="eastAsia"/>
          <w:sz w:val="21"/>
          <w:szCs w:val="21"/>
          <w:lang w:eastAsia="zh-CN"/>
        </w:rPr>
        <w:t>e</w:t>
      </w:r>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w:t>
      </w:r>
      <w:r w:rsidR="00D63AF4">
        <w:rPr>
          <w:rFonts w:eastAsiaTheme="minorEastAsia" w:hint="eastAsia"/>
          <w:sz w:val="21"/>
          <w:szCs w:val="21"/>
          <w:lang w:eastAsia="zh-CN"/>
        </w:rPr>
        <w:t xml:space="preserve">architecture </w:t>
      </w:r>
      <w:r w:rsidRPr="00FA371A">
        <w:rPr>
          <w:rFonts w:eastAsiaTheme="minorEastAsia"/>
          <w:sz w:val="21"/>
          <w:szCs w:val="21"/>
          <w:lang w:eastAsia="zh-CN"/>
        </w:rPr>
        <w:t xml:space="preserve">to resolve the speed-SNR trade-off inherent in conventional </w:t>
      </w:r>
      <w:r w:rsidRPr="00FA371A">
        <w:rPr>
          <w:rFonts w:eastAsiaTheme="minorEastAsia" w:hint="eastAsia"/>
          <w:sz w:val="21"/>
          <w:szCs w:val="21"/>
          <w:lang w:eastAsia="zh-CN"/>
        </w:rPr>
        <w:t>TDM</w:t>
      </w:r>
      <w:r w:rsidRPr="00FA371A">
        <w:rPr>
          <w:rFonts w:eastAsiaTheme="minorEastAsia"/>
          <w:sz w:val="21"/>
          <w:szCs w:val="21"/>
          <w:lang w:eastAsia="zh-CN"/>
        </w:rPr>
        <w:t xml:space="preserve">. By shifting from serial scanning to parallelized frequency-domain encoding, the system achieves single-shot spectral reconstruction in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m:t>
        </m:r>
        <m:r>
          <m:rPr>
            <m:nor/>
          </m:rPr>
          <w:rPr>
            <w:rFonts w:ascii="Cambria Math" w:eastAsiaTheme="minorEastAsia" w:hAnsi="Cambria Math"/>
            <w:iCs/>
            <w:sz w:val="21"/>
            <w:szCs w:val="21"/>
            <w:lang w:eastAsia="zh-CN"/>
          </w:rPr>
          <m:t>s</m:t>
        </m:r>
      </m:oMath>
      <w:r w:rsidRPr="00FA371A">
        <w:rPr>
          <w:rFonts w:eastAsiaTheme="minorEastAsia"/>
          <w:sz w:val="21"/>
          <w:szCs w:val="21"/>
          <w:lang w:eastAsia="zh-CN"/>
        </w:rPr>
        <w:t>. Crucially, unlike standard lock-in techniques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_Ref225087173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[16]</w:t>
      </w:r>
      <w:r w:rsidR="00D63AF4">
        <w:rPr>
          <w:rFonts w:eastAsiaTheme="minorEastAsia"/>
          <w:sz w:val="21"/>
          <w:szCs w:val="21"/>
          <w:lang w:eastAsia="zh-CN"/>
        </w:rPr>
        <w:fldChar w:fldCharType="end"/>
      </w:r>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employs a strategic frequency allocation scheme that exploits the spectral gaps of structured environmental noise. This mechanism ensures robust retrieval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0.0261) even under harsh interference with an SNR of -11.77 </w:t>
      </w:r>
      <w:r w:rsidRPr="00FA371A">
        <w:rPr>
          <w:rFonts w:eastAsiaTheme="minorEastAsia" w:hint="eastAsia"/>
          <w:sz w:val="21"/>
          <w:szCs w:val="21"/>
          <w:lang w:eastAsia="zh-CN"/>
        </w:rPr>
        <w:t xml:space="preserve">dB </w:t>
      </w:r>
      <w:r w:rsidRPr="00FA371A">
        <w:rPr>
          <w:rFonts w:eastAsiaTheme="minorEastAsia"/>
          <w:sz w:val="21"/>
          <w:szCs w:val="21"/>
          <w:lang w:eastAsia="zh-CN"/>
        </w:rPr>
        <w:t xml:space="preserve">(at </w:t>
      </w:r>
      <w:r w:rsidRPr="00FA371A">
        <w:rPr>
          <w:rFonts w:eastAsiaTheme="minorEastAsia" w:hint="eastAsia"/>
          <w:sz w:val="21"/>
          <w:szCs w:val="21"/>
          <w:lang w:eastAsia="zh-CN"/>
        </w:rPr>
        <w:t xml:space="preserve">a </w:t>
      </w:r>
      <w:r w:rsidRPr="00FA371A">
        <w:rPr>
          <w:rFonts w:eastAsiaTheme="minorEastAsia"/>
          <w:sz w:val="21"/>
          <w:szCs w:val="21"/>
          <w:lang w:eastAsia="zh-CN"/>
        </w:rPr>
        <w:t xml:space="preserve">1000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w:t>
      </w:r>
      <w:r w:rsidRPr="00FA371A">
        <w:rPr>
          <w:rFonts w:eastAsiaTheme="minorEastAsia" w:hint="eastAsia"/>
          <w:sz w:val="21"/>
          <w:szCs w:val="21"/>
          <w:lang w:eastAsia="zh-CN"/>
        </w:rPr>
        <w:t>sampling time</w:t>
      </w:r>
      <w:r w:rsidRPr="00FA371A">
        <w:rPr>
          <w:rFonts w:eastAsiaTheme="minorEastAsia"/>
          <w:sz w:val="21"/>
          <w:szCs w:val="21"/>
          <w:lang w:eastAsia="zh-CN"/>
        </w:rPr>
        <w:t>), effectively immunizing the system against common artifacts like PWM dimming and SMPS ripples.</w:t>
      </w:r>
    </w:p>
    <w:p w14:paraId="57882EAD" w14:textId="1C648982"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ab/>
        <w:t xml:space="preserve">However, the performance boundaries of </w:t>
      </w:r>
      <w:r w:rsidR="006A152A">
        <w:rPr>
          <w:rFonts w:eastAsiaTheme="minorEastAsia"/>
          <w:sz w:val="21"/>
          <w:szCs w:val="21"/>
          <w:lang w:eastAsia="zh-CN"/>
        </w:rPr>
        <w:t>OFE</w:t>
      </w:r>
      <w:r w:rsidRPr="00FA371A">
        <w:rPr>
          <w:rFonts w:eastAsiaTheme="minorEastAsia"/>
          <w:sz w:val="21"/>
          <w:szCs w:val="21"/>
          <w:lang w:eastAsia="zh-CN"/>
        </w:rPr>
        <w:t xml:space="preserve"> are strictly dictated by hardware constraints rather than the encoding </w:t>
      </w:r>
      <w:r w:rsidRPr="00FA371A">
        <w:rPr>
          <w:rFonts w:eastAsiaTheme="minorEastAsia" w:hint="eastAsia"/>
          <w:sz w:val="21"/>
          <w:szCs w:val="21"/>
          <w:lang w:eastAsia="zh-CN"/>
        </w:rPr>
        <w:t>strategy</w:t>
      </w:r>
      <w:r w:rsidRPr="00FA371A">
        <w:rPr>
          <w:rFonts w:eastAsiaTheme="minorEastAsia"/>
          <w:sz w:val="21"/>
          <w:szCs w:val="21"/>
          <w:lang w:eastAsia="zh-CN"/>
        </w:rPr>
        <w:t xml:space="preserve"> itself. The acquisition speed </w:t>
      </w:r>
      <m:oMath>
        <m:r>
          <w:rPr>
            <w:rFonts w:ascii="Cambria Math" w:eastAsiaTheme="minorEastAsia" w:hAnsi="Cambria Math"/>
            <w:sz w:val="21"/>
            <w:szCs w:val="21"/>
            <w:lang w:eastAsia="zh-CN"/>
          </w:rPr>
          <m:t>T</m:t>
        </m:r>
      </m:oMath>
      <w:r w:rsidRPr="00FA371A">
        <w:rPr>
          <w:rFonts w:eastAsiaTheme="minorEastAsia"/>
          <w:sz w:val="21"/>
          <w:szCs w:val="21"/>
          <w:lang w:eastAsia="zh-CN"/>
        </w:rPr>
        <w:t xml:space="preserve"> is governed by the time-frequency uncertainty principle,</w:t>
      </w:r>
      <w:r w:rsidRPr="00FA371A">
        <w:rPr>
          <w:rFonts w:eastAsiaTheme="minorEastAsia" w:hint="eastAsia"/>
          <w:sz w:val="21"/>
          <w:szCs w:val="21"/>
          <w:lang w:eastAsia="zh-CN"/>
        </w:rPr>
        <w:t xml:space="preserve"> </w:t>
      </w:r>
      <w:commentRangeStart w:id="9"/>
      <m:oMath>
        <m:r>
          <w:rPr>
            <w:rFonts w:ascii="Cambria Math" w:eastAsiaTheme="minorEastAsia" w:hAnsi="Cambria Math"/>
            <w:sz w:val="21"/>
            <w:szCs w:val="21"/>
            <w:lang w:eastAsia="zh-CN"/>
          </w:rPr>
          <m:t xml:space="preserve">T </m:t>
        </m:r>
        <m:r>
          <m:rPr>
            <m:sty m:val="p"/>
          </m:rPr>
          <w:rPr>
            <w:rFonts w:ascii="Cambria Math" w:eastAsiaTheme="minorEastAsia" w:hAnsi="Cambria Math" w:hint="eastAsia"/>
            <w:sz w:val="21"/>
            <w:szCs w:val="21"/>
            <w:lang w:eastAsia="zh-CN"/>
          </w:rPr>
          <m:t>≈</m:t>
        </m:r>
        <m:r>
          <w:rPr>
            <w:rFonts w:ascii="Cambria Math" w:eastAsiaTheme="minorEastAsia" w:hAnsi="Cambria Math"/>
            <w:sz w:val="21"/>
            <w:szCs w:val="21"/>
            <w:lang w:eastAsia="zh-CN"/>
          </w:rPr>
          <m:t>1</m:t>
        </m:r>
        <m:r>
          <m:rPr>
            <m:lit/>
          </m:rPr>
          <w:rPr>
            <w:rFonts w:ascii="Cambria Math" w:eastAsiaTheme="minorEastAsia" w:hAnsi="Cambria Math"/>
            <w:sz w:val="21"/>
            <w:szCs w:val="21"/>
            <w:lang w:eastAsia="zh-CN"/>
          </w:rPr>
          <m:t>/</m:t>
        </m:r>
        <m:r>
          <m:rPr>
            <m:sty m:val="p"/>
          </m:rPr>
          <w:rPr>
            <w:rFonts w:ascii="Cambria Math" w:eastAsiaTheme="minorEastAsia" w:hAnsi="Cambria Math" w:hint="eastAsia"/>
            <w:sz w:val="21"/>
            <w:szCs w:val="21"/>
            <w:lang w:eastAsia="zh-CN"/>
          </w:rPr>
          <m:t>Δ</m:t>
        </m:r>
        <m:r>
          <w:rPr>
            <w:rFonts w:ascii="Cambria Math" w:eastAsiaTheme="minorEastAsia" w:hAnsi="Cambria Math"/>
            <w:sz w:val="21"/>
            <w:szCs w:val="21"/>
            <w:lang w:eastAsia="zh-CN"/>
          </w:rPr>
          <m:t>f</m:t>
        </m:r>
      </m:oMath>
      <w:r w:rsidRPr="00FA371A">
        <w:rPr>
          <w:rFonts w:eastAsiaTheme="minorEastAsia" w:hint="eastAsia"/>
          <w:sz w:val="21"/>
          <w:szCs w:val="21"/>
          <w:lang w:eastAsia="zh-CN"/>
        </w:rPr>
        <w:t>.</w:t>
      </w:r>
      <w:r w:rsidRPr="00FA371A">
        <w:rPr>
          <w:rFonts w:eastAsiaTheme="minorEastAsia"/>
          <w:sz w:val="21"/>
          <w:szCs w:val="21"/>
          <w:lang w:eastAsia="zh-CN"/>
        </w:rPr>
        <w:t xml:space="preserve"> While our prototype is limited to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by the 500 kHz bandwidth of LED drivers, the </w:t>
      </w:r>
      <w:commentRangeEnd w:id="9"/>
      <w:r w:rsidR="0078590F" w:rsidRPr="00FA371A">
        <w:rPr>
          <w:rStyle w:val="ab"/>
          <w:rFonts w:eastAsiaTheme="minorEastAsia"/>
          <w:lang w:eastAsia="zh-CN"/>
        </w:rPr>
        <w:commentReference w:id="9"/>
      </w:r>
      <w:r w:rsidRPr="00FA371A">
        <w:rPr>
          <w:rFonts w:eastAsiaTheme="minorEastAsia"/>
          <w:sz w:val="21"/>
          <w:szCs w:val="21"/>
          <w:lang w:eastAsia="zh-CN"/>
        </w:rPr>
        <w:t>framework holds immense potential for ultrafast spectroscopy. By transitioning to high-speed laser diodes modulated at hundreds of megahertz or even gigahertz, the system can theoretically scale to nanosecond-level acquisition times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_Ref225087125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[17]</w:t>
      </w:r>
      <w:r w:rsidR="00D63AF4">
        <w:rPr>
          <w:rFonts w:eastAsiaTheme="minorEastAsia"/>
          <w:sz w:val="21"/>
          <w:szCs w:val="21"/>
          <w:lang w:eastAsia="zh-CN"/>
        </w:rPr>
        <w:fldChar w:fldCharType="end"/>
      </w:r>
      <w:r w:rsidRPr="00FA371A">
        <w:rPr>
          <w:rFonts w:eastAsiaTheme="minorEastAsia"/>
          <w:sz w:val="21"/>
          <w:szCs w:val="21"/>
          <w:lang w:eastAsia="zh-CN"/>
        </w:rPr>
        <w:t>, allowing for a dramatic increase in the number of spectral channels without compromising temporal resolution.</w:t>
      </w:r>
    </w:p>
    <w:p w14:paraId="0CF15BD0" w14:textId="233CB4E7" w:rsidR="00AB01F4" w:rsidRDefault="00BA6712" w:rsidP="00886CFD">
      <w:pPr>
        <w:ind w:firstLine="420"/>
        <w:jc w:val="both"/>
        <w:rPr>
          <w:rFonts w:eastAsiaTheme="minorEastAsia"/>
          <w:sz w:val="21"/>
          <w:szCs w:val="21"/>
          <w:lang w:eastAsia="zh-CN"/>
        </w:rPr>
      </w:pPr>
      <w:r w:rsidRPr="00FA371A">
        <w:rPr>
          <w:rFonts w:eastAsiaTheme="minorEastAsia"/>
          <w:sz w:val="21"/>
          <w:szCs w:val="21"/>
          <w:lang w:eastAsia="zh-CN"/>
        </w:rPr>
        <w:t>To extend the system</w:t>
      </w:r>
      <w:r w:rsidR="004525D2">
        <w:rPr>
          <w:rFonts w:eastAsiaTheme="minorEastAsia"/>
          <w:sz w:val="21"/>
          <w:szCs w:val="21"/>
          <w:lang w:eastAsia="zh-CN"/>
        </w:rPr>
        <w:t>’</w:t>
      </w:r>
      <w:r w:rsidRPr="00FA371A">
        <w:rPr>
          <w:rFonts w:eastAsiaTheme="minorEastAsia"/>
          <w:sz w:val="21"/>
          <w:szCs w:val="21"/>
          <w:lang w:eastAsia="zh-CN"/>
        </w:rPr>
        <w:t>s capabilities,</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the </w:t>
      </w:r>
      <w:r w:rsidR="006A152A">
        <w:rPr>
          <w:rFonts w:eastAsiaTheme="minorEastAsia"/>
          <w:sz w:val="21"/>
          <w:szCs w:val="21"/>
          <w:lang w:eastAsia="zh-CN"/>
        </w:rPr>
        <w:t>OFE</w:t>
      </w:r>
      <w:r w:rsidRPr="00FA371A">
        <w:rPr>
          <w:rFonts w:eastAsiaTheme="minorEastAsia"/>
          <w:sz w:val="21"/>
          <w:szCs w:val="21"/>
          <w:lang w:eastAsia="zh-CN"/>
        </w:rPr>
        <w:t xml:space="preserve"> architecture offers versatile scalability across spectral, spatial, and functional dimensions. First, the spectral range is not confined to the visible band; by incorporating appropriate sources</w:t>
      </w:r>
      <w:r w:rsidR="004525D2">
        <w:rPr>
          <w:rFonts w:eastAsiaTheme="minorEastAsia" w:hint="eastAsia"/>
          <w:sz w:val="21"/>
          <w:szCs w:val="21"/>
          <w:lang w:eastAsia="zh-CN"/>
        </w:rPr>
        <w:t>, modulators</w:t>
      </w:r>
      <w:r w:rsidRPr="00FA371A">
        <w:rPr>
          <w:rFonts w:eastAsiaTheme="minorEastAsia"/>
          <w:sz w:val="21"/>
          <w:szCs w:val="21"/>
          <w:lang w:eastAsia="zh-CN"/>
        </w:rPr>
        <w:t xml:space="preserve"> and detectors, the framework can be readily expanded to the ultraviolet or infrared regions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_Ref225087076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[18]</w:t>
      </w:r>
      <w:r w:rsidR="00D63AF4">
        <w:rPr>
          <w:rFonts w:eastAsiaTheme="minorEastAsia"/>
          <w:sz w:val="21"/>
          <w:szCs w:val="21"/>
          <w:lang w:eastAsia="zh-CN"/>
        </w:rPr>
        <w:fldChar w:fldCharType="end"/>
      </w:r>
      <w:r w:rsidRPr="00FA371A">
        <w:rPr>
          <w:rFonts w:eastAsiaTheme="minorEastAsia"/>
          <w:sz w:val="21"/>
          <w:szCs w:val="21"/>
          <w:lang w:eastAsia="zh-CN"/>
        </w:rPr>
        <w:t xml:space="preserve">, enabling molecular fingerprinting in complex environments. Second, coupling </w:t>
      </w:r>
      <w:r w:rsidR="006A152A">
        <w:rPr>
          <w:rFonts w:eastAsiaTheme="minorEastAsia"/>
          <w:sz w:val="21"/>
          <w:szCs w:val="21"/>
          <w:lang w:eastAsia="zh-CN"/>
        </w:rPr>
        <w:t>OFE</w:t>
      </w:r>
      <w:r w:rsidRPr="00FA371A">
        <w:rPr>
          <w:rFonts w:eastAsiaTheme="minorEastAsia"/>
          <w:sz w:val="21"/>
          <w:szCs w:val="21"/>
          <w:lang w:eastAsia="zh-CN"/>
        </w:rPr>
        <w:t xml:space="preserve"> with event cameras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_Ref225086928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[19]</w:t>
      </w:r>
      <w:r w:rsidR="00D63AF4">
        <w:rPr>
          <w:rFonts w:eastAsiaTheme="minorEastAsia"/>
          <w:sz w:val="21"/>
          <w:szCs w:val="21"/>
          <w:lang w:eastAsia="zh-CN"/>
        </w:rPr>
        <w:fldChar w:fldCharType="end"/>
      </w:r>
      <w:r w:rsidRPr="00FA371A">
        <w:rPr>
          <w:rFonts w:eastAsiaTheme="minorEastAsia"/>
          <w:sz w:val="21"/>
          <w:szCs w:val="21"/>
          <w:lang w:eastAsia="zh-CN"/>
        </w:rPr>
        <w:t xml:space="preserve"> (capable of microsecond-level temporal resolution) or SPAD arrays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_Ref225086920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[20]</w:t>
      </w:r>
      <w:r w:rsidR="00D63AF4">
        <w:rPr>
          <w:rFonts w:eastAsiaTheme="minorEastAsia"/>
          <w:sz w:val="21"/>
          <w:szCs w:val="21"/>
          <w:lang w:eastAsia="zh-CN"/>
        </w:rPr>
        <w:fldChar w:fldCharType="end"/>
      </w:r>
      <w:r w:rsidRPr="00FA371A">
        <w:rPr>
          <w:rFonts w:eastAsiaTheme="minorEastAsia"/>
          <w:sz w:val="21"/>
          <w:szCs w:val="21"/>
          <w:lang w:eastAsia="zh-CN"/>
        </w:rPr>
        <w:t xml:space="preserve"> (achieving picosecond to nanosecond-level precision) facilitates hyperspectral imaging</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Finally, the active nature of </w:t>
      </w:r>
      <w:r w:rsidR="006A152A">
        <w:rPr>
          <w:rFonts w:eastAsiaTheme="minorEastAsia"/>
          <w:sz w:val="21"/>
          <w:szCs w:val="21"/>
          <w:lang w:eastAsia="zh-CN"/>
        </w:rPr>
        <w:t>OFE</w:t>
      </w:r>
      <w:r w:rsidRPr="00FA371A">
        <w:rPr>
          <w:rFonts w:eastAsiaTheme="minorEastAsia"/>
          <w:sz w:val="21"/>
          <w:szCs w:val="21"/>
          <w:lang w:eastAsia="zh-CN"/>
        </w:rPr>
        <w:t xml:space="preserve"> opens new possibilities for real-time adaptive sensing. Unlike passive spectrometers, the </w:t>
      </w:r>
      <w:r w:rsidR="004525D2">
        <w:rPr>
          <w:rFonts w:eastAsiaTheme="minorEastAsia" w:hint="eastAsia"/>
          <w:sz w:val="21"/>
          <w:szCs w:val="21"/>
          <w:lang w:eastAsia="zh-CN"/>
        </w:rPr>
        <w:t>spectral channels</w:t>
      </w:r>
      <w:r w:rsidR="004525D2" w:rsidRPr="00FA371A">
        <w:rPr>
          <w:rFonts w:eastAsiaTheme="minorEastAsia"/>
          <w:sz w:val="21"/>
          <w:szCs w:val="21"/>
          <w:lang w:eastAsia="zh-CN"/>
        </w:rPr>
        <w:t xml:space="preserve"> </w:t>
      </w:r>
      <w:r w:rsidRPr="00FA371A">
        <w:rPr>
          <w:rFonts w:eastAsiaTheme="minorEastAsia"/>
          <w:sz w:val="21"/>
          <w:szCs w:val="21"/>
          <w:lang w:eastAsia="zh-CN"/>
        </w:rPr>
        <w:t xml:space="preserve">in </w:t>
      </w:r>
      <w:r w:rsidR="006A152A">
        <w:rPr>
          <w:rFonts w:eastAsiaTheme="minorEastAsia"/>
          <w:sz w:val="21"/>
          <w:szCs w:val="21"/>
          <w:lang w:eastAsia="zh-CN"/>
        </w:rPr>
        <w:t>OFE</w:t>
      </w:r>
      <w:r w:rsidRPr="00FA371A">
        <w:rPr>
          <w:rFonts w:eastAsiaTheme="minorEastAsia"/>
          <w:sz w:val="21"/>
          <w:szCs w:val="21"/>
          <w:lang w:eastAsia="zh-CN"/>
        </w:rPr>
        <w:t xml:space="preserve"> can be dynamically optimized based on initial measurements to maximize the reconstruction fidelity for specific spectral features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_Ref225086994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[21]</w:t>
      </w:r>
      <w:r w:rsidR="00D63AF4">
        <w:rPr>
          <w:rFonts w:eastAsiaTheme="minorEastAsia"/>
          <w:sz w:val="21"/>
          <w:szCs w:val="21"/>
          <w:lang w:eastAsia="zh-CN"/>
        </w:rPr>
        <w:fldChar w:fldCharType="end"/>
      </w:r>
      <w:r w:rsidRPr="00FA371A">
        <w:rPr>
          <w:rFonts w:eastAsiaTheme="minorEastAsia"/>
          <w:sz w:val="21"/>
          <w:szCs w:val="21"/>
          <w:lang w:eastAsia="zh-CN"/>
        </w:rPr>
        <w:t xml:space="preserve">, establishing a closed-loop framework for intelligent optical sensing. </w:t>
      </w:r>
      <w:bookmarkEnd w:id="4"/>
    </w:p>
    <w:p w14:paraId="68EEF89F" w14:textId="77777777" w:rsidR="000E2711" w:rsidRDefault="000E2711" w:rsidP="00D65C58">
      <w:pPr>
        <w:pStyle w:val="OSABody"/>
        <w:rPr>
          <w:rFonts w:ascii="Times New Roman" w:eastAsiaTheme="minorEastAsia" w:hAnsi="Times New Roman" w:cs="Times New Roman"/>
          <w:spacing w:val="-8"/>
          <w:kern w:val="0"/>
          <w:szCs w:val="21"/>
        </w:rPr>
      </w:pPr>
    </w:p>
    <w:p w14:paraId="32C4DCAE" w14:textId="36A17DD4" w:rsidR="000E2711" w:rsidRPr="00FA371A" w:rsidRDefault="000E2711" w:rsidP="000E2711">
      <w:pPr>
        <w:rPr>
          <w:rFonts w:eastAsiaTheme="minorEastAsia"/>
          <w:b/>
          <w:bCs/>
          <w:sz w:val="21"/>
          <w:szCs w:val="21"/>
          <w:lang w:eastAsia="zh-CN"/>
        </w:rPr>
      </w:pPr>
      <w:r>
        <w:rPr>
          <w:rFonts w:eastAsiaTheme="minorEastAsia"/>
          <w:b/>
          <w:bCs/>
          <w:sz w:val="21"/>
          <w:szCs w:val="21"/>
          <w:lang w:eastAsia="zh-CN"/>
        </w:rPr>
        <w:t>A</w:t>
      </w:r>
      <w:r>
        <w:rPr>
          <w:rFonts w:eastAsiaTheme="minorEastAsia" w:hint="eastAsia"/>
          <w:b/>
          <w:bCs/>
          <w:sz w:val="21"/>
          <w:szCs w:val="21"/>
          <w:lang w:eastAsia="zh-CN"/>
        </w:rPr>
        <w:t>cknowledgement</w:t>
      </w:r>
    </w:p>
    <w:p w14:paraId="7B509B12" w14:textId="6B1392AD" w:rsidR="00D65C58" w:rsidRPr="00D65C58" w:rsidRDefault="00D65C58" w:rsidP="00D65C58">
      <w:pPr>
        <w:pStyle w:val="OSABody"/>
        <w:rPr>
          <w:rFonts w:ascii="Times New Roman" w:eastAsiaTheme="minorEastAsia" w:hAnsi="Times New Roman" w:cs="Times New Roman"/>
          <w:spacing w:val="-8"/>
          <w:kern w:val="0"/>
          <w:szCs w:val="21"/>
        </w:rPr>
      </w:pPr>
      <w:r w:rsidRPr="00D65C58">
        <w:rPr>
          <w:rFonts w:ascii="Times New Roman" w:eastAsiaTheme="minorEastAsia" w:hAnsi="Times New Roman" w:cs="Times New Roman"/>
          <w:spacing w:val="-8"/>
          <w:kern w:val="0"/>
          <w:szCs w:val="21"/>
        </w:rPr>
        <w:lastRenderedPageBreak/>
        <w:t>We acknowledge the support from the Ningbo Public Welfare Research Program Project (2024Z234), the “Pioneer and Leading Goose” R&amp;D Program of Zhejiang (Nos. 2025C02159, 2025C02140, 2025C02159, 2023C03083, 2024C03045, 2024Z146), the National Natural Science Foundation of China (W2412107, 91233208, 62105284), the National Key Research and Development Program of China (2022YFB2804100, 2022YFC3601002), Ningbo Science and Technology Project (Nos. 2020Z077, 2023Z179, 2023Z122, 2024Z146), Science and Technology Plan Key Project of Taizhou City (24gyz01), Ningbo Top Medical and Health Research Program (No.2022020506), the Special Development Fund of Shanghai Zhangjiang Science City, the Special Development Fund of Hangzhou Chengxi Sci-tech Innovation Corridor, and the Fundamental Research Funds for the Central Universities (226-2024-00150). National Ten Thousand Talent Program (Young Talents)</w:t>
      </w:r>
    </w:p>
    <w:p w14:paraId="16FF1051" w14:textId="77777777" w:rsidR="00D63AF4" w:rsidRDefault="00D63AF4" w:rsidP="00886CFD">
      <w:pPr>
        <w:ind w:firstLine="420"/>
        <w:jc w:val="both"/>
        <w:rPr>
          <w:rFonts w:eastAsiaTheme="minorEastAsia"/>
          <w:sz w:val="21"/>
          <w:szCs w:val="21"/>
          <w:lang w:eastAsia="zh-CN"/>
        </w:rPr>
      </w:pPr>
    </w:p>
    <w:p w14:paraId="11C8486C" w14:textId="4F1CB672" w:rsidR="007624E9" w:rsidRPr="00FA371A" w:rsidRDefault="007624E9" w:rsidP="007624E9">
      <w:pPr>
        <w:rPr>
          <w:rFonts w:eastAsiaTheme="minorEastAsia"/>
          <w:b/>
          <w:bCs/>
          <w:sz w:val="21"/>
          <w:szCs w:val="21"/>
          <w:lang w:eastAsia="zh-CN"/>
        </w:rPr>
      </w:pPr>
      <w:r>
        <w:rPr>
          <w:rFonts w:eastAsiaTheme="minorEastAsia" w:hint="eastAsia"/>
          <w:b/>
          <w:bCs/>
          <w:sz w:val="21"/>
          <w:szCs w:val="21"/>
          <w:lang w:eastAsia="zh-CN"/>
        </w:rPr>
        <w:t>References</w:t>
      </w:r>
    </w:p>
    <w:p w14:paraId="35D82856" w14:textId="558B4DE5" w:rsidR="007624E9" w:rsidRDefault="00376E55" w:rsidP="007624E9">
      <w:pPr>
        <w:pStyle w:val="af2"/>
        <w:numPr>
          <w:ilvl w:val="0"/>
          <w:numId w:val="1"/>
        </w:numPr>
        <w:ind w:firstLineChars="0"/>
        <w:jc w:val="both"/>
        <w:rPr>
          <w:rFonts w:eastAsiaTheme="minorEastAsia"/>
          <w:sz w:val="21"/>
          <w:szCs w:val="21"/>
          <w:lang w:eastAsia="zh-CN"/>
        </w:rPr>
      </w:pPr>
      <w:bookmarkStart w:id="10" w:name="_Ref225085922"/>
      <w:r w:rsidRPr="00376E55">
        <w:rPr>
          <w:rFonts w:eastAsiaTheme="minorEastAsia"/>
          <w:sz w:val="21"/>
          <w:szCs w:val="21"/>
          <w:lang w:eastAsia="zh-CN"/>
        </w:rPr>
        <w:t>Cui X, Nigmatulin F, Wang L, et al. Miniaturized spectral sensing with a tunable optoelectronic interface[J]. Science advances, 2025, 11(4): eado6886.</w:t>
      </w:r>
      <w:bookmarkEnd w:id="10"/>
    </w:p>
    <w:p w14:paraId="414CD859" w14:textId="6F928164" w:rsidR="00376E55" w:rsidRDefault="00376E55" w:rsidP="007624E9">
      <w:pPr>
        <w:pStyle w:val="af2"/>
        <w:numPr>
          <w:ilvl w:val="0"/>
          <w:numId w:val="1"/>
        </w:numPr>
        <w:ind w:firstLineChars="0"/>
        <w:jc w:val="both"/>
        <w:rPr>
          <w:rFonts w:eastAsiaTheme="minorEastAsia"/>
          <w:sz w:val="21"/>
          <w:szCs w:val="21"/>
          <w:lang w:eastAsia="zh-CN"/>
        </w:rPr>
      </w:pPr>
      <w:bookmarkStart w:id="11" w:name="_Ref225085940"/>
      <w:r w:rsidRPr="00376E55">
        <w:rPr>
          <w:rFonts w:eastAsiaTheme="minorEastAsia"/>
          <w:sz w:val="21"/>
          <w:szCs w:val="21"/>
          <w:lang w:eastAsia="zh-CN"/>
        </w:rPr>
        <w:t>Zhang D, Hou L, Lv L, et al. Precision agriculture: temporal and spatial modeling of wheat canopy spectral characteristics[J]. Agriculture, 2025, 15(3): 326.</w:t>
      </w:r>
      <w:bookmarkEnd w:id="11"/>
    </w:p>
    <w:p w14:paraId="3DA9FF8B" w14:textId="56F04448" w:rsidR="00376E55" w:rsidRDefault="00376E55" w:rsidP="007624E9">
      <w:pPr>
        <w:pStyle w:val="af2"/>
        <w:numPr>
          <w:ilvl w:val="0"/>
          <w:numId w:val="1"/>
        </w:numPr>
        <w:ind w:firstLineChars="0"/>
        <w:jc w:val="both"/>
        <w:rPr>
          <w:rFonts w:eastAsiaTheme="minorEastAsia"/>
          <w:sz w:val="21"/>
          <w:szCs w:val="21"/>
          <w:lang w:eastAsia="zh-CN"/>
        </w:rPr>
      </w:pPr>
      <w:bookmarkStart w:id="12" w:name="_Ref225085943"/>
      <w:r w:rsidRPr="00376E55">
        <w:rPr>
          <w:rFonts w:eastAsiaTheme="minorEastAsia"/>
          <w:sz w:val="21"/>
          <w:szCs w:val="21"/>
          <w:lang w:eastAsia="zh-CN"/>
        </w:rPr>
        <w:t>Oberski T, Walendzik B, Szejnfeld M. The monitoring of macroplastic waste in selected environment with UAV and multispectral imaging[J]. Sustainability, 2025, 17(5): 1997.</w:t>
      </w:r>
      <w:bookmarkEnd w:id="12"/>
    </w:p>
    <w:p w14:paraId="7ED2BF5B" w14:textId="07D7C1F0" w:rsidR="00376E55" w:rsidRDefault="00376E55" w:rsidP="007624E9">
      <w:pPr>
        <w:pStyle w:val="af2"/>
        <w:numPr>
          <w:ilvl w:val="0"/>
          <w:numId w:val="1"/>
        </w:numPr>
        <w:ind w:firstLineChars="0"/>
        <w:jc w:val="both"/>
        <w:rPr>
          <w:rFonts w:eastAsiaTheme="minorEastAsia"/>
          <w:sz w:val="21"/>
          <w:szCs w:val="21"/>
          <w:lang w:eastAsia="zh-CN"/>
        </w:rPr>
      </w:pPr>
      <w:bookmarkStart w:id="13" w:name="_Ref225085948"/>
      <w:r w:rsidRPr="00376E55">
        <w:rPr>
          <w:rFonts w:eastAsiaTheme="minorEastAsia"/>
          <w:sz w:val="21"/>
          <w:szCs w:val="21"/>
          <w:lang w:eastAsia="zh-CN"/>
        </w:rPr>
        <w:t>Zou X, Shen Y, Jiao C, et al. Label-free resonance Raman spectral imaging reveals magnesium microsphere therapy attenuates oxidative damage in knee osteoarthritic rats[J]. Spectrochimica Acta Part A: Molecular and Biomolecular Spectroscopy, 2026: 127743.</w:t>
      </w:r>
      <w:bookmarkEnd w:id="13"/>
    </w:p>
    <w:p w14:paraId="31798856" w14:textId="4FCC8CA7" w:rsidR="00376E55" w:rsidRDefault="00376E55" w:rsidP="007624E9">
      <w:pPr>
        <w:pStyle w:val="af2"/>
        <w:numPr>
          <w:ilvl w:val="0"/>
          <w:numId w:val="1"/>
        </w:numPr>
        <w:ind w:firstLineChars="0"/>
        <w:jc w:val="both"/>
        <w:rPr>
          <w:rFonts w:eastAsiaTheme="minorEastAsia"/>
          <w:sz w:val="21"/>
          <w:szCs w:val="21"/>
          <w:lang w:eastAsia="zh-CN"/>
        </w:rPr>
      </w:pPr>
      <w:bookmarkStart w:id="14" w:name="_Ref225085959"/>
      <w:r w:rsidRPr="00376E55">
        <w:rPr>
          <w:rFonts w:eastAsiaTheme="minorEastAsia"/>
          <w:sz w:val="21"/>
          <w:szCs w:val="21"/>
          <w:lang w:eastAsia="zh-CN"/>
        </w:rPr>
        <w:t>Liu W, Xu S, Lee C. Ultracompact on-chip spectral shaping using pixelated nano-opto-electro-mechanical gratings[J]. Science, 2025, 389(6762): 806-810.</w:t>
      </w:r>
      <w:bookmarkEnd w:id="14"/>
    </w:p>
    <w:p w14:paraId="014784F8" w14:textId="1B8B5698" w:rsidR="00376E55" w:rsidRDefault="00376E55" w:rsidP="007624E9">
      <w:pPr>
        <w:pStyle w:val="af2"/>
        <w:numPr>
          <w:ilvl w:val="0"/>
          <w:numId w:val="1"/>
        </w:numPr>
        <w:ind w:firstLineChars="0"/>
        <w:jc w:val="both"/>
        <w:rPr>
          <w:rFonts w:eastAsiaTheme="minorEastAsia"/>
          <w:sz w:val="21"/>
          <w:szCs w:val="21"/>
          <w:lang w:eastAsia="zh-CN"/>
        </w:rPr>
      </w:pPr>
      <w:bookmarkStart w:id="15" w:name="_Ref225085964"/>
      <w:r w:rsidRPr="00376E55">
        <w:rPr>
          <w:rFonts w:eastAsiaTheme="minorEastAsia"/>
          <w:sz w:val="21"/>
          <w:szCs w:val="21"/>
          <w:lang w:eastAsia="zh-CN"/>
        </w:rPr>
        <w:t>Grotevent M J, Yakunin S, Bachmann D, et al. Integrated photodetectors for compact Fourier-transform waveguide spectrometers[J]. Nature Photonics, 2023, 17(1): 59-64.</w:t>
      </w:r>
      <w:bookmarkEnd w:id="15"/>
    </w:p>
    <w:p w14:paraId="728F7209" w14:textId="2769BCFE" w:rsidR="00DB6919" w:rsidRDefault="00DB6919" w:rsidP="00DB6919">
      <w:pPr>
        <w:pStyle w:val="af2"/>
        <w:numPr>
          <w:ilvl w:val="0"/>
          <w:numId w:val="1"/>
        </w:numPr>
        <w:ind w:firstLineChars="0"/>
        <w:jc w:val="both"/>
        <w:rPr>
          <w:rFonts w:eastAsiaTheme="minorEastAsia"/>
          <w:sz w:val="21"/>
          <w:szCs w:val="21"/>
          <w:lang w:eastAsia="zh-CN"/>
        </w:rPr>
      </w:pPr>
      <w:bookmarkStart w:id="16" w:name="_Ref225086333"/>
      <w:r w:rsidRPr="00376E55">
        <w:rPr>
          <w:rFonts w:eastAsiaTheme="minorEastAsia"/>
          <w:sz w:val="21"/>
          <w:szCs w:val="21"/>
          <w:lang w:eastAsia="zh-CN"/>
        </w:rPr>
        <w:t>Hong D, Li C, Yokoya N, et al. Hyperspectral imaging[J]. Nature Reviews Methods Primers, 2026, 6(1): 19.</w:t>
      </w:r>
      <w:bookmarkEnd w:id="16"/>
    </w:p>
    <w:p w14:paraId="4A47599E" w14:textId="138CF045" w:rsidR="006E2DD4" w:rsidRDefault="006E2DD4" w:rsidP="00DB6919">
      <w:pPr>
        <w:pStyle w:val="af2"/>
        <w:numPr>
          <w:ilvl w:val="0"/>
          <w:numId w:val="1"/>
        </w:numPr>
        <w:ind w:firstLineChars="0"/>
        <w:jc w:val="both"/>
        <w:rPr>
          <w:rFonts w:eastAsiaTheme="minorEastAsia"/>
          <w:sz w:val="21"/>
          <w:szCs w:val="21"/>
          <w:lang w:eastAsia="zh-CN"/>
        </w:rPr>
      </w:pPr>
      <w:bookmarkStart w:id="17" w:name="_Ref225087403"/>
      <w:r w:rsidRPr="006E2DD4">
        <w:rPr>
          <w:rFonts w:eastAsiaTheme="minorEastAsia"/>
          <w:sz w:val="21"/>
          <w:szCs w:val="21"/>
          <w:lang w:eastAsia="zh-CN"/>
        </w:rPr>
        <w:t>Cui K, Huang Y. On-chip spectral imaging and sensing transition towards marketable technologies[J]. Nature Reviews Electrical Engineering, 2025, 2(3): 151-152.</w:t>
      </w:r>
      <w:bookmarkEnd w:id="17"/>
    </w:p>
    <w:p w14:paraId="318A5157" w14:textId="65FD8B13" w:rsidR="005A4D1C" w:rsidRDefault="005A4D1C" w:rsidP="00DB6919">
      <w:pPr>
        <w:pStyle w:val="af2"/>
        <w:numPr>
          <w:ilvl w:val="0"/>
          <w:numId w:val="1"/>
        </w:numPr>
        <w:ind w:firstLineChars="0"/>
        <w:jc w:val="both"/>
        <w:rPr>
          <w:rFonts w:eastAsiaTheme="minorEastAsia"/>
          <w:sz w:val="21"/>
          <w:szCs w:val="21"/>
          <w:lang w:eastAsia="zh-CN"/>
        </w:rPr>
      </w:pPr>
      <w:bookmarkStart w:id="18" w:name="_Ref225087441"/>
      <w:r w:rsidRPr="005A4D1C">
        <w:rPr>
          <w:rFonts w:eastAsiaTheme="minorEastAsia"/>
          <w:sz w:val="21"/>
          <w:szCs w:val="21"/>
          <w:lang w:eastAsia="zh-CN"/>
        </w:rPr>
        <w:t>Chen Z, Qu G, He Z, et al. Single‐Pixel Multispectral Imaging With Customized Pixelated Spectral Mask Plate[J]. Laser &amp; Photonics Reviews, 2026: e03207.</w:t>
      </w:r>
      <w:bookmarkEnd w:id="18"/>
    </w:p>
    <w:p w14:paraId="4C16E4D8" w14:textId="4FFD1B32" w:rsidR="003F7747" w:rsidRDefault="003F7747" w:rsidP="00DB6919">
      <w:pPr>
        <w:pStyle w:val="af2"/>
        <w:numPr>
          <w:ilvl w:val="0"/>
          <w:numId w:val="1"/>
        </w:numPr>
        <w:ind w:firstLineChars="0"/>
        <w:jc w:val="both"/>
        <w:rPr>
          <w:rFonts w:eastAsiaTheme="minorEastAsia"/>
          <w:sz w:val="21"/>
          <w:szCs w:val="21"/>
          <w:lang w:eastAsia="zh-CN"/>
        </w:rPr>
      </w:pPr>
      <w:bookmarkStart w:id="19" w:name="_Ref225086728"/>
      <w:r w:rsidRPr="003F7747">
        <w:rPr>
          <w:rFonts w:eastAsiaTheme="minorEastAsia"/>
          <w:sz w:val="21"/>
          <w:szCs w:val="21"/>
          <w:lang w:eastAsia="zh-CN"/>
        </w:rPr>
        <w:t>Hong D, Zhang B, Li X, et al. SpectralGPT: Spectral remote sensing foundation model[J]. IEEE transactions on pattern analysis and machine intelligence, 2024, 46(8): 5227-5244.</w:t>
      </w:r>
      <w:bookmarkEnd w:id="19"/>
    </w:p>
    <w:p w14:paraId="66C38581" w14:textId="1EA41C1A" w:rsidR="00DB6919" w:rsidRDefault="00DB6919" w:rsidP="00DB6919">
      <w:pPr>
        <w:pStyle w:val="af2"/>
        <w:numPr>
          <w:ilvl w:val="0"/>
          <w:numId w:val="1"/>
        </w:numPr>
        <w:ind w:firstLineChars="0"/>
        <w:jc w:val="both"/>
        <w:rPr>
          <w:rFonts w:eastAsiaTheme="minorEastAsia"/>
          <w:sz w:val="21"/>
          <w:szCs w:val="21"/>
          <w:lang w:eastAsia="zh-CN"/>
        </w:rPr>
      </w:pPr>
      <w:bookmarkStart w:id="20" w:name="_Ref225086346"/>
      <w:r w:rsidRPr="00376E55">
        <w:rPr>
          <w:rFonts w:eastAsiaTheme="minorEastAsia"/>
          <w:sz w:val="21"/>
          <w:szCs w:val="21"/>
          <w:lang w:eastAsia="zh-CN"/>
        </w:rPr>
        <w:t>Hua X, Wang Y, Wang S, et al. Ultra-compact snapshot spectral light-field imaging[J]. Nature communications, 2022, 13(1): 2732.</w:t>
      </w:r>
      <w:bookmarkEnd w:id="20"/>
    </w:p>
    <w:p w14:paraId="066DB0B3" w14:textId="41099426" w:rsidR="00DB6919" w:rsidRPr="00544283" w:rsidRDefault="00DB6919" w:rsidP="00DB6919">
      <w:pPr>
        <w:pStyle w:val="af2"/>
        <w:numPr>
          <w:ilvl w:val="0"/>
          <w:numId w:val="1"/>
        </w:numPr>
        <w:ind w:firstLineChars="0"/>
        <w:jc w:val="both"/>
        <w:rPr>
          <w:rFonts w:eastAsiaTheme="minorEastAsia"/>
          <w:sz w:val="21"/>
          <w:szCs w:val="21"/>
          <w:lang w:eastAsia="zh-CN"/>
        </w:rPr>
      </w:pPr>
      <w:bookmarkStart w:id="21" w:name="_Ref225086429"/>
      <w:r w:rsidRPr="00544283">
        <w:rPr>
          <w:rFonts w:eastAsiaTheme="minorEastAsia"/>
          <w:sz w:val="21"/>
          <w:szCs w:val="21"/>
          <w:lang w:eastAsia="zh-CN"/>
        </w:rPr>
        <w:t>Yao Z, Liu S, Wang Y, et al. Integrated lithium niobate photonics for sub-ångström snapshot spectroscopy[J]. Nature, 2025, 646(8085): 567-575.</w:t>
      </w:r>
      <w:bookmarkEnd w:id="21"/>
    </w:p>
    <w:p w14:paraId="3D502ED8" w14:textId="0DC98A38" w:rsidR="00DB6919" w:rsidRDefault="00DB6919" w:rsidP="007624E9">
      <w:pPr>
        <w:pStyle w:val="af2"/>
        <w:numPr>
          <w:ilvl w:val="0"/>
          <w:numId w:val="1"/>
        </w:numPr>
        <w:ind w:firstLineChars="0"/>
        <w:jc w:val="both"/>
        <w:rPr>
          <w:rFonts w:eastAsiaTheme="minorEastAsia"/>
          <w:sz w:val="21"/>
          <w:szCs w:val="21"/>
          <w:lang w:eastAsia="zh-CN"/>
        </w:rPr>
      </w:pPr>
      <w:bookmarkStart w:id="22" w:name="_Ref225086443"/>
      <w:r w:rsidRPr="00DB6919">
        <w:rPr>
          <w:rFonts w:eastAsiaTheme="minorEastAsia"/>
          <w:sz w:val="21"/>
          <w:szCs w:val="21"/>
          <w:lang w:eastAsia="zh-CN"/>
        </w:rPr>
        <w:t>Zhou P, Lv Y, Zheng Y, et al. CTIS spectral image reconstruction technology based on slit-scanning architecture[J]. Optics Express, 2024, 32(14): 25276-25291.</w:t>
      </w:r>
      <w:bookmarkEnd w:id="22"/>
    </w:p>
    <w:p w14:paraId="632F90EF" w14:textId="2FDAD0AB" w:rsidR="003F7747" w:rsidRDefault="003F7747" w:rsidP="007624E9">
      <w:pPr>
        <w:pStyle w:val="af2"/>
        <w:numPr>
          <w:ilvl w:val="0"/>
          <w:numId w:val="1"/>
        </w:numPr>
        <w:ind w:firstLineChars="0"/>
        <w:jc w:val="both"/>
        <w:rPr>
          <w:rFonts w:eastAsiaTheme="minorEastAsia"/>
          <w:sz w:val="21"/>
          <w:szCs w:val="21"/>
          <w:lang w:eastAsia="zh-CN"/>
        </w:rPr>
      </w:pPr>
      <w:bookmarkStart w:id="23" w:name="_Ref225086565"/>
      <w:r w:rsidRPr="003F7747">
        <w:rPr>
          <w:rFonts w:eastAsiaTheme="minorEastAsia"/>
          <w:sz w:val="21"/>
          <w:szCs w:val="21"/>
          <w:lang w:eastAsia="zh-CN"/>
        </w:rPr>
        <w:t>Adhikari S, Gross N, Wilson K S, et al. On-chip lock-in detection for ultrafast spectroscopy of single particles[J]. The Journal of Physical Chemistry C, 2024, 128(21): 8708-8715.</w:t>
      </w:r>
      <w:bookmarkEnd w:id="23"/>
    </w:p>
    <w:p w14:paraId="0C8D9387" w14:textId="7B2B12C2" w:rsidR="00B66FDF" w:rsidRDefault="00B66FDF" w:rsidP="007624E9">
      <w:pPr>
        <w:pStyle w:val="af2"/>
        <w:numPr>
          <w:ilvl w:val="0"/>
          <w:numId w:val="1"/>
        </w:numPr>
        <w:ind w:firstLineChars="0"/>
        <w:jc w:val="both"/>
        <w:rPr>
          <w:rFonts w:eastAsiaTheme="minorEastAsia"/>
          <w:sz w:val="21"/>
          <w:szCs w:val="21"/>
          <w:lang w:eastAsia="zh-CN"/>
        </w:rPr>
      </w:pPr>
      <w:bookmarkStart w:id="24" w:name="_Ref225433401"/>
      <w:r w:rsidRPr="00B66FDF">
        <w:rPr>
          <w:rFonts w:eastAsiaTheme="minorEastAsia"/>
          <w:sz w:val="21"/>
          <w:szCs w:val="21"/>
          <w:lang w:eastAsia="zh-CN"/>
        </w:rPr>
        <w:t>J. I. Park, M. H. Lee, M. D. Grossberg, et al. 2007 IEEE 11th International Conference on Computer Vision. IEEE, 2007: 1-8.</w:t>
      </w:r>
      <w:bookmarkEnd w:id="24"/>
    </w:p>
    <w:p w14:paraId="4AF0FF79" w14:textId="24502B97" w:rsidR="003F7747" w:rsidRDefault="003F7747" w:rsidP="007624E9">
      <w:pPr>
        <w:pStyle w:val="af2"/>
        <w:numPr>
          <w:ilvl w:val="0"/>
          <w:numId w:val="1"/>
        </w:numPr>
        <w:ind w:firstLineChars="0"/>
        <w:jc w:val="both"/>
        <w:rPr>
          <w:rFonts w:eastAsiaTheme="minorEastAsia"/>
          <w:sz w:val="21"/>
          <w:szCs w:val="21"/>
          <w:lang w:eastAsia="zh-CN"/>
        </w:rPr>
      </w:pPr>
      <w:bookmarkStart w:id="25" w:name="_Ref225087173"/>
      <w:r w:rsidRPr="003F7747">
        <w:rPr>
          <w:rFonts w:eastAsiaTheme="minorEastAsia"/>
          <w:sz w:val="21"/>
          <w:szCs w:val="21"/>
          <w:lang w:eastAsia="zh-CN"/>
        </w:rPr>
        <w:lastRenderedPageBreak/>
        <w:t>Shao Z, Huang G, Mielczarek A, et al. Robust spectral sensor for standoff biometric detection[J]. Nature Sensors, 2026: 1-8.</w:t>
      </w:r>
      <w:bookmarkEnd w:id="25"/>
    </w:p>
    <w:p w14:paraId="69F71C77" w14:textId="5FED8E0D" w:rsidR="00D63AF4" w:rsidRDefault="00D63AF4" w:rsidP="007624E9">
      <w:pPr>
        <w:pStyle w:val="af2"/>
        <w:numPr>
          <w:ilvl w:val="0"/>
          <w:numId w:val="1"/>
        </w:numPr>
        <w:ind w:firstLineChars="0"/>
        <w:jc w:val="both"/>
        <w:rPr>
          <w:rFonts w:eastAsiaTheme="minorEastAsia"/>
          <w:sz w:val="21"/>
          <w:szCs w:val="21"/>
          <w:lang w:eastAsia="zh-CN"/>
        </w:rPr>
      </w:pPr>
      <w:bookmarkStart w:id="26" w:name="_Ref225087125"/>
      <w:r w:rsidRPr="00D63AF4">
        <w:rPr>
          <w:rFonts w:eastAsiaTheme="minorEastAsia"/>
          <w:sz w:val="21"/>
          <w:szCs w:val="21"/>
          <w:lang w:eastAsia="zh-CN"/>
        </w:rPr>
        <w:t>Wörner H J, Wolf J P. Ultrafast spectroscopy of liquids using extreme-ultraviolet to soft-X-ray pulses[J]. Nature Reviews Chemistry, 2025, 9(3): 185-199.</w:t>
      </w:r>
      <w:bookmarkEnd w:id="26"/>
    </w:p>
    <w:p w14:paraId="14B1F9D8" w14:textId="4EC8BB7B" w:rsidR="00D63AF4" w:rsidRDefault="00D63AF4" w:rsidP="007624E9">
      <w:pPr>
        <w:pStyle w:val="af2"/>
        <w:numPr>
          <w:ilvl w:val="0"/>
          <w:numId w:val="1"/>
        </w:numPr>
        <w:ind w:firstLineChars="0"/>
        <w:jc w:val="both"/>
        <w:rPr>
          <w:rFonts w:eastAsiaTheme="minorEastAsia"/>
          <w:sz w:val="21"/>
          <w:szCs w:val="21"/>
          <w:lang w:eastAsia="zh-CN"/>
        </w:rPr>
      </w:pPr>
      <w:bookmarkStart w:id="27" w:name="_Ref225087076"/>
      <w:r w:rsidRPr="00D63AF4">
        <w:rPr>
          <w:rFonts w:eastAsiaTheme="minorEastAsia"/>
          <w:sz w:val="21"/>
          <w:szCs w:val="21"/>
          <w:lang w:eastAsia="zh-CN"/>
        </w:rPr>
        <w:t>Yu H, Memon M H, Yao M, et al. A miniaturized cascaded-diode-array spectral imager[J]. Nature Photonics, 2025, 19(12): 1322-1329.</w:t>
      </w:r>
      <w:bookmarkEnd w:id="27"/>
    </w:p>
    <w:p w14:paraId="70359674" w14:textId="6AC3F365" w:rsidR="00D63AF4" w:rsidRPr="00544283" w:rsidRDefault="00D63AF4" w:rsidP="00D63AF4">
      <w:pPr>
        <w:pStyle w:val="af2"/>
        <w:numPr>
          <w:ilvl w:val="0"/>
          <w:numId w:val="1"/>
        </w:numPr>
        <w:ind w:firstLineChars="0"/>
        <w:jc w:val="both"/>
        <w:rPr>
          <w:rFonts w:eastAsiaTheme="minorEastAsia"/>
          <w:sz w:val="21"/>
          <w:szCs w:val="21"/>
          <w:lang w:eastAsia="zh-CN"/>
        </w:rPr>
      </w:pPr>
      <w:bookmarkStart w:id="28" w:name="_Ref225086928"/>
      <w:r w:rsidRPr="00D63AF4">
        <w:rPr>
          <w:rFonts w:eastAsiaTheme="minorEastAsia"/>
          <w:sz w:val="21"/>
          <w:szCs w:val="21"/>
          <w:lang w:eastAsia="zh-CN"/>
        </w:rPr>
        <w:t>Yu B, Liang J, Wang Z, et al. Active hyperspectral imaging using an event camera[C]//Proceedings of the Computer Vision and Pattern Recognition Conference. 2025: 929-939.</w:t>
      </w:r>
      <w:bookmarkEnd w:id="28"/>
    </w:p>
    <w:p w14:paraId="2855B75A" w14:textId="3D496E4B" w:rsidR="00D63AF4" w:rsidRDefault="00D63AF4" w:rsidP="007624E9">
      <w:pPr>
        <w:pStyle w:val="af2"/>
        <w:numPr>
          <w:ilvl w:val="0"/>
          <w:numId w:val="1"/>
        </w:numPr>
        <w:ind w:firstLineChars="0"/>
        <w:jc w:val="both"/>
        <w:rPr>
          <w:rFonts w:eastAsiaTheme="minorEastAsia"/>
          <w:sz w:val="21"/>
          <w:szCs w:val="21"/>
          <w:lang w:eastAsia="zh-CN"/>
        </w:rPr>
      </w:pPr>
      <w:bookmarkStart w:id="29" w:name="_Ref225086920"/>
      <w:r w:rsidRPr="00D63AF4">
        <w:rPr>
          <w:rFonts w:eastAsiaTheme="minorEastAsia"/>
          <w:sz w:val="21"/>
          <w:szCs w:val="21"/>
          <w:lang w:eastAsia="zh-CN"/>
        </w:rPr>
        <w:t>Cao Y, Bao H, Peng L, et al. Single-Photon-Camera-Based Time and Spatially Resolved Electroluminescence Spectroscopy for Micro-LED Analysis[J]. ACS Photonics, 2024, 11(2): 731-736.</w:t>
      </w:r>
      <w:bookmarkEnd w:id="29"/>
    </w:p>
    <w:p w14:paraId="2ABA4E8C" w14:textId="60631EF4" w:rsidR="00D63AF4" w:rsidRPr="00544283" w:rsidRDefault="00D63AF4" w:rsidP="00544283">
      <w:pPr>
        <w:pStyle w:val="af2"/>
        <w:numPr>
          <w:ilvl w:val="0"/>
          <w:numId w:val="1"/>
        </w:numPr>
        <w:ind w:firstLineChars="0"/>
        <w:jc w:val="both"/>
        <w:rPr>
          <w:rFonts w:eastAsiaTheme="minorEastAsia"/>
          <w:sz w:val="21"/>
          <w:szCs w:val="21"/>
          <w:lang w:eastAsia="zh-CN"/>
        </w:rPr>
      </w:pPr>
      <w:bookmarkStart w:id="30" w:name="_Ref225086994"/>
      <w:r w:rsidRPr="00D63AF4">
        <w:rPr>
          <w:rFonts w:eastAsiaTheme="minorEastAsia"/>
          <w:sz w:val="21"/>
          <w:szCs w:val="21"/>
          <w:lang w:eastAsia="zh-CN"/>
        </w:rPr>
        <w:t>Yuan Y, Sun R, Xie X, et al. Multispectral imaging colorimetric measurement method with illumination-adaptive white calibration[J]. JOSA A, 2025, 42(7): 898-907.</w:t>
      </w:r>
      <w:bookmarkEnd w:id="30"/>
    </w:p>
    <w:sectPr w:rsidR="00D63AF4" w:rsidRPr="0054428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hangZhi" w:date="2026-03-26T23:04:00Z" w:initials="ZZ">
    <w:p w14:paraId="09163C5D" w14:textId="271EEE60" w:rsidR="00A10C4A" w:rsidRDefault="00A10C4A">
      <w:pPr>
        <w:pStyle w:val="ac"/>
        <w:rPr>
          <w:lang w:eastAsia="zh-CN"/>
        </w:rPr>
      </w:pPr>
      <w:r>
        <w:rPr>
          <w:rStyle w:val="ab"/>
        </w:rPr>
        <w:annotationRef/>
      </w:r>
      <w:r>
        <w:rPr>
          <w:rFonts w:ascii="微软雅黑" w:eastAsia="微软雅黑" w:hAnsi="微软雅黑" w:cs="微软雅黑" w:hint="eastAsia"/>
          <w:lang w:eastAsia="zh-CN"/>
        </w:rPr>
        <w:t>单位可能还得确认，邮编地址之类</w:t>
      </w:r>
    </w:p>
  </w:comment>
  <w:comment w:id="3" w:author="ZhangZhi" w:date="2026-03-26T23:11:00Z" w:initials="ZZ">
    <w:p w14:paraId="156768DD" w14:textId="2EAE53C3" w:rsidR="00A10C4A" w:rsidRDefault="00A10C4A">
      <w:pPr>
        <w:pStyle w:val="ac"/>
        <w:rPr>
          <w:lang w:eastAsia="zh-CN"/>
        </w:rPr>
      </w:pPr>
      <w:r>
        <w:rPr>
          <w:rStyle w:val="ab"/>
        </w:rPr>
        <w:annotationRef/>
      </w:r>
      <w:r>
        <w:rPr>
          <w:rFonts w:asciiTheme="minorEastAsia" w:eastAsiaTheme="minorEastAsia" w:hAnsiTheme="minorEastAsia" w:hint="eastAsia"/>
          <w:lang w:eastAsia="zh-CN"/>
        </w:rPr>
        <w:t>首次</w:t>
      </w:r>
      <w:r>
        <w:rPr>
          <w:rFonts w:ascii="微软雅黑" w:eastAsia="微软雅黑" w:hAnsi="微软雅黑" w:cs="微软雅黑" w:hint="eastAsia"/>
          <w:lang w:eastAsia="zh-CN"/>
        </w:rPr>
        <w:t>应该全称，下面类似</w:t>
      </w:r>
    </w:p>
  </w:comment>
  <w:comment w:id="5" w:author="ZhangZhi" w:date="2026-03-27T14:24:00Z" w:initials="ZZ">
    <w:p w14:paraId="509382DC" w14:textId="77777777" w:rsidR="004C4164" w:rsidRDefault="004C4164">
      <w:pPr>
        <w:pStyle w:val="ac"/>
        <w:rPr>
          <w:rFonts w:ascii="微软雅黑" w:eastAsia="微软雅黑" w:hAnsi="微软雅黑" w:cs="微软雅黑" w:hint="eastAsia"/>
          <w:lang w:eastAsia="zh-CN"/>
        </w:rPr>
      </w:pPr>
      <w:r>
        <w:rPr>
          <w:rStyle w:val="ab"/>
        </w:rPr>
        <w:annotationRef/>
      </w:r>
      <w:r>
        <w:rPr>
          <w:rFonts w:ascii="微软雅黑" w:eastAsia="微软雅黑" w:hAnsi="微软雅黑" w:cs="微软雅黑" w:hint="eastAsia"/>
          <w:lang w:eastAsia="zh-CN"/>
        </w:rPr>
        <w:t>图d纵轴R</w:t>
      </w:r>
      <w:r>
        <w:rPr>
          <w:rFonts w:ascii="微软雅黑" w:eastAsia="微软雅黑" w:hAnsi="微软雅黑" w:cs="微软雅黑"/>
          <w:lang w:eastAsia="zh-CN"/>
        </w:rPr>
        <w:t>MSE</w:t>
      </w:r>
      <w:r>
        <w:rPr>
          <w:rFonts w:ascii="微软雅黑" w:eastAsia="微软雅黑" w:hAnsi="微软雅黑" w:cs="微软雅黑" w:hint="eastAsia"/>
          <w:lang w:eastAsia="zh-CN"/>
        </w:rPr>
        <w:t>位置是不是可以调整一下</w:t>
      </w:r>
      <w:r w:rsidR="00721FC1">
        <w:rPr>
          <w:rFonts w:ascii="微软雅黑" w:eastAsia="微软雅黑" w:hAnsi="微软雅黑" w:cs="微软雅黑" w:hint="eastAsia"/>
          <w:lang w:eastAsia="zh-CN"/>
        </w:rPr>
        <w:t>，和c连在一起了</w:t>
      </w:r>
    </w:p>
    <w:p w14:paraId="5D387E57" w14:textId="34022007" w:rsidR="00721FC1" w:rsidRPr="00721FC1" w:rsidRDefault="00721FC1">
      <w:pPr>
        <w:pStyle w:val="ac"/>
        <w:rPr>
          <w:rFonts w:eastAsiaTheme="minorEastAsia"/>
          <w:lang w:eastAsia="zh-CN"/>
        </w:rPr>
      </w:pPr>
    </w:p>
  </w:comment>
  <w:comment w:id="8" w:author="ZhangZhi" w:date="2026-03-27T14:47:00Z" w:initials="ZZ">
    <w:p w14:paraId="08E234E7" w14:textId="08EC4FFC" w:rsidR="00BC18AB" w:rsidRPr="00BC18AB" w:rsidRDefault="00BC18AB">
      <w:pPr>
        <w:pStyle w:val="ac"/>
        <w:rPr>
          <w:rFonts w:eastAsiaTheme="minorEastAsia"/>
          <w:lang w:eastAsia="zh-CN"/>
        </w:rPr>
      </w:pPr>
      <w:r>
        <w:rPr>
          <w:rStyle w:val="ab"/>
        </w:rPr>
        <w:annotationRef/>
      </w:r>
      <w:r>
        <w:rPr>
          <w:rFonts w:eastAsiaTheme="minorEastAsia" w:hint="eastAsia"/>
          <w:lang w:eastAsia="zh-CN"/>
        </w:rPr>
        <w:t>感觉可全称</w:t>
      </w:r>
      <w:r>
        <w:rPr>
          <w:rFonts w:eastAsiaTheme="minorEastAsia" w:hint="eastAsia"/>
          <w:lang w:eastAsia="zh-CN"/>
        </w:rPr>
        <w:t>+</w:t>
      </w:r>
      <w:r>
        <w:rPr>
          <w:rFonts w:eastAsiaTheme="minorEastAsia" w:hint="eastAsia"/>
          <w:lang w:eastAsia="zh-CN"/>
        </w:rPr>
        <w:t>缩写</w:t>
      </w:r>
    </w:p>
  </w:comment>
  <w:comment w:id="9" w:author="ZhangZhi" w:date="2026-03-27T14:39:00Z" w:initials="ZZ">
    <w:p w14:paraId="5C9A45F4" w14:textId="1B3B7C6C" w:rsidR="0078590F" w:rsidRDefault="0078590F">
      <w:pPr>
        <w:pStyle w:val="ac"/>
        <w:rPr>
          <w:lang w:eastAsia="zh-CN"/>
        </w:rPr>
      </w:pPr>
      <w:r>
        <w:rPr>
          <w:rStyle w:val="ab"/>
        </w:rPr>
        <w:annotationRef/>
      </w:r>
      <w:r>
        <w:rPr>
          <w:rFonts w:ascii="微软雅黑" w:eastAsia="微软雅黑" w:hAnsi="微软雅黑" w:cs="微软雅黑" w:hint="eastAsia"/>
          <w:lang w:eastAsia="zh-CN"/>
        </w:rPr>
        <w:t xml:space="preserve">这里有办法把 </w:t>
      </w:r>
      <w:r>
        <w:rPr>
          <w:rFonts w:ascii="微软雅黑" w:eastAsia="微软雅黑" w:hAnsi="微软雅黑" w:cs="微软雅黑"/>
          <w:lang w:eastAsia="zh-CN"/>
        </w:rPr>
        <w:t>500</w:t>
      </w:r>
      <w:r>
        <w:rPr>
          <w:rFonts w:ascii="微软雅黑" w:eastAsia="微软雅黑" w:hAnsi="微软雅黑" w:cs="微软雅黑" w:hint="eastAsia"/>
          <w:lang w:eastAsia="zh-CN"/>
        </w:rPr>
        <w:t xml:space="preserve">kHz和△f的关系区分的更开些吗，容易混 </w:t>
      </w:r>
      <w:r>
        <w:rPr>
          <w:rFonts w:ascii="微软雅黑" w:eastAsia="微软雅黑" w:hAnsi="微软雅黑" w:cs="微软雅黑"/>
          <w:lang w:eastAsia="zh-CN"/>
        </w:rPr>
        <w:t xml:space="preserve"> </w:t>
      </w:r>
      <w:r>
        <w:rPr>
          <w:rFonts w:ascii="微软雅黑" w:eastAsia="微软雅黑" w:hAnsi="微软雅黑" w:cs="微软雅黑" w:hint="eastAsia"/>
          <w:lang w:eastAsia="zh-CN"/>
        </w:rPr>
        <w:t>或者给5</w:t>
      </w:r>
      <w:r>
        <w:rPr>
          <w:rFonts w:ascii="微软雅黑" w:eastAsia="微软雅黑" w:hAnsi="微软雅黑" w:cs="微软雅黑"/>
          <w:lang w:eastAsia="zh-CN"/>
        </w:rPr>
        <w:t>00</w:t>
      </w:r>
      <w:r>
        <w:rPr>
          <w:rFonts w:ascii="微软雅黑" w:eastAsia="微软雅黑" w:hAnsi="微软雅黑" w:cs="微软雅黑" w:hint="eastAsia"/>
          <w:lang w:eastAsia="zh-CN"/>
        </w:rPr>
        <w:t>k</w:t>
      </w:r>
      <w:r>
        <w:rPr>
          <w:rFonts w:ascii="微软雅黑" w:eastAsia="微软雅黑" w:hAnsi="微软雅黑" w:cs="微软雅黑"/>
          <w:lang w:eastAsia="zh-CN"/>
        </w:rPr>
        <w:t>H</w:t>
      </w:r>
      <w:r>
        <w:rPr>
          <w:rFonts w:ascii="微软雅黑" w:eastAsia="微软雅黑" w:hAnsi="微软雅黑" w:cs="微软雅黑" w:hint="eastAsia"/>
          <w:lang w:eastAsia="zh-CN"/>
        </w:rPr>
        <w:t>z取一个 f_dri之类的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163C5D" w15:done="0"/>
  <w15:commentEx w15:paraId="156768DD" w15:done="0"/>
  <w15:commentEx w15:paraId="5D387E57" w15:done="0"/>
  <w15:commentEx w15:paraId="08E234E7" w15:done="0"/>
  <w15:commentEx w15:paraId="5C9A45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163C5D" w16cid:durableId="2D703A17"/>
  <w16cid:commentId w16cid:paraId="156768DD" w16cid:durableId="2D703BBC"/>
  <w16cid:commentId w16cid:paraId="5D387E57" w16cid:durableId="2D7111AD"/>
  <w16cid:commentId w16cid:paraId="08E234E7" w16cid:durableId="2D7116EF"/>
  <w16cid:commentId w16cid:paraId="5C9A45F4" w16cid:durableId="2D7115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D58A" w14:textId="77777777" w:rsidR="00C70D4F" w:rsidRDefault="00C70D4F" w:rsidP="00872910">
      <w:r>
        <w:separator/>
      </w:r>
    </w:p>
  </w:endnote>
  <w:endnote w:type="continuationSeparator" w:id="0">
    <w:p w14:paraId="25D6058C" w14:textId="77777777" w:rsidR="00C70D4F" w:rsidRDefault="00C70D4F"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260D" w14:textId="77777777" w:rsidR="00C70D4F" w:rsidRDefault="00C70D4F" w:rsidP="00872910">
      <w:r>
        <w:separator/>
      </w:r>
    </w:p>
  </w:footnote>
  <w:footnote w:type="continuationSeparator" w:id="0">
    <w:p w14:paraId="1912761B" w14:textId="77777777" w:rsidR="00C70D4F" w:rsidRDefault="00C70D4F" w:rsidP="0087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3E"/>
    <w:multiLevelType w:val="hybridMultilevel"/>
    <w:tmpl w:val="58AE8792"/>
    <w:lvl w:ilvl="0" w:tplc="3FDC55DC">
      <w:start w:val="1"/>
      <w:numFmt w:val="decimal"/>
      <w:lvlText w:val="[%1]"/>
      <w:lvlJc w:val="left"/>
      <w:pPr>
        <w:ind w:left="440" w:hanging="440"/>
      </w:pPr>
      <w:rPr>
        <w:rFonts w:ascii="Times New Roman" w:eastAsia="仿宋" w:hAnsi="Times New Roman" w:hint="default"/>
        <w:b w:val="0"/>
        <w:i w:val="0"/>
        <w:snapToGrid w:val="0"/>
        <w:sz w:val="21"/>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70604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Zhi">
    <w15:presenceInfo w15:providerId="None" w15:userId="ZhangZhi"/>
  </w15:person>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wUA8SSMkywAAAA="/>
  </w:docVars>
  <w:rsids>
    <w:rsidRoot w:val="00BD525D"/>
    <w:rsid w:val="00001145"/>
    <w:rsid w:val="00002C37"/>
    <w:rsid w:val="0000360E"/>
    <w:rsid w:val="000061FD"/>
    <w:rsid w:val="00007610"/>
    <w:rsid w:val="000102CA"/>
    <w:rsid w:val="00010620"/>
    <w:rsid w:val="00011E23"/>
    <w:rsid w:val="00013261"/>
    <w:rsid w:val="00014526"/>
    <w:rsid w:val="000164F2"/>
    <w:rsid w:val="000212CD"/>
    <w:rsid w:val="00022FB2"/>
    <w:rsid w:val="0002413E"/>
    <w:rsid w:val="00026F58"/>
    <w:rsid w:val="00027A72"/>
    <w:rsid w:val="00030199"/>
    <w:rsid w:val="0003127B"/>
    <w:rsid w:val="000313A0"/>
    <w:rsid w:val="00031CB1"/>
    <w:rsid w:val="00047DFA"/>
    <w:rsid w:val="00050D80"/>
    <w:rsid w:val="00053156"/>
    <w:rsid w:val="00053A9B"/>
    <w:rsid w:val="0006694C"/>
    <w:rsid w:val="00070DFF"/>
    <w:rsid w:val="00071B23"/>
    <w:rsid w:val="00076B98"/>
    <w:rsid w:val="00081B38"/>
    <w:rsid w:val="00081C77"/>
    <w:rsid w:val="00082A25"/>
    <w:rsid w:val="00085424"/>
    <w:rsid w:val="00090C84"/>
    <w:rsid w:val="00094EC5"/>
    <w:rsid w:val="0009518E"/>
    <w:rsid w:val="00095419"/>
    <w:rsid w:val="00097C8E"/>
    <w:rsid w:val="000A02FA"/>
    <w:rsid w:val="000A3657"/>
    <w:rsid w:val="000B06A5"/>
    <w:rsid w:val="000B2A41"/>
    <w:rsid w:val="000B4CC6"/>
    <w:rsid w:val="000B5DFC"/>
    <w:rsid w:val="000B6214"/>
    <w:rsid w:val="000C0B42"/>
    <w:rsid w:val="000C4078"/>
    <w:rsid w:val="000D3309"/>
    <w:rsid w:val="000D3AC6"/>
    <w:rsid w:val="000D4513"/>
    <w:rsid w:val="000D7019"/>
    <w:rsid w:val="000E0B6E"/>
    <w:rsid w:val="000E2711"/>
    <w:rsid w:val="000E2CB8"/>
    <w:rsid w:val="000F0C16"/>
    <w:rsid w:val="000F1191"/>
    <w:rsid w:val="000F564C"/>
    <w:rsid w:val="000F6CF7"/>
    <w:rsid w:val="00103EE5"/>
    <w:rsid w:val="00104BE4"/>
    <w:rsid w:val="001067E6"/>
    <w:rsid w:val="0010690C"/>
    <w:rsid w:val="00112ED2"/>
    <w:rsid w:val="00113604"/>
    <w:rsid w:val="00113660"/>
    <w:rsid w:val="001137F3"/>
    <w:rsid w:val="001148E3"/>
    <w:rsid w:val="0011785D"/>
    <w:rsid w:val="00120802"/>
    <w:rsid w:val="00120B00"/>
    <w:rsid w:val="00122346"/>
    <w:rsid w:val="001238F9"/>
    <w:rsid w:val="00123A3F"/>
    <w:rsid w:val="0012450A"/>
    <w:rsid w:val="00130500"/>
    <w:rsid w:val="0013275F"/>
    <w:rsid w:val="00134F1A"/>
    <w:rsid w:val="00135684"/>
    <w:rsid w:val="00136249"/>
    <w:rsid w:val="0014063F"/>
    <w:rsid w:val="001435C0"/>
    <w:rsid w:val="00147121"/>
    <w:rsid w:val="00150923"/>
    <w:rsid w:val="00157284"/>
    <w:rsid w:val="00162761"/>
    <w:rsid w:val="00164ABB"/>
    <w:rsid w:val="00165C71"/>
    <w:rsid w:val="00170707"/>
    <w:rsid w:val="00174A3E"/>
    <w:rsid w:val="001804F0"/>
    <w:rsid w:val="00184EC6"/>
    <w:rsid w:val="001A3DDD"/>
    <w:rsid w:val="001A4F57"/>
    <w:rsid w:val="001B404D"/>
    <w:rsid w:val="001B43AC"/>
    <w:rsid w:val="001B4563"/>
    <w:rsid w:val="001B724E"/>
    <w:rsid w:val="001C0321"/>
    <w:rsid w:val="001C4194"/>
    <w:rsid w:val="001C570B"/>
    <w:rsid w:val="001C6FA6"/>
    <w:rsid w:val="001D0594"/>
    <w:rsid w:val="001D0E93"/>
    <w:rsid w:val="001D0FF1"/>
    <w:rsid w:val="001D1329"/>
    <w:rsid w:val="001D291F"/>
    <w:rsid w:val="001D4EE0"/>
    <w:rsid w:val="001D6C6E"/>
    <w:rsid w:val="001E2D44"/>
    <w:rsid w:val="001E526E"/>
    <w:rsid w:val="001E678D"/>
    <w:rsid w:val="001F0433"/>
    <w:rsid w:val="001F0A2F"/>
    <w:rsid w:val="001F103E"/>
    <w:rsid w:val="00202431"/>
    <w:rsid w:val="00203F2E"/>
    <w:rsid w:val="00206092"/>
    <w:rsid w:val="00207578"/>
    <w:rsid w:val="002105D3"/>
    <w:rsid w:val="0021083C"/>
    <w:rsid w:val="00210C2C"/>
    <w:rsid w:val="00210DCC"/>
    <w:rsid w:val="00215677"/>
    <w:rsid w:val="00221C33"/>
    <w:rsid w:val="00226BDB"/>
    <w:rsid w:val="00231EA3"/>
    <w:rsid w:val="00232439"/>
    <w:rsid w:val="00235649"/>
    <w:rsid w:val="00236CB6"/>
    <w:rsid w:val="00241C6D"/>
    <w:rsid w:val="00242BF9"/>
    <w:rsid w:val="002451B2"/>
    <w:rsid w:val="0024629A"/>
    <w:rsid w:val="00251A77"/>
    <w:rsid w:val="00252A19"/>
    <w:rsid w:val="0025322A"/>
    <w:rsid w:val="0025580B"/>
    <w:rsid w:val="00275AB1"/>
    <w:rsid w:val="00277A2A"/>
    <w:rsid w:val="00280140"/>
    <w:rsid w:val="00281949"/>
    <w:rsid w:val="00283578"/>
    <w:rsid w:val="0028386E"/>
    <w:rsid w:val="002873E0"/>
    <w:rsid w:val="0028775A"/>
    <w:rsid w:val="00290D7F"/>
    <w:rsid w:val="00292256"/>
    <w:rsid w:val="00293CF8"/>
    <w:rsid w:val="00294BCD"/>
    <w:rsid w:val="002973F5"/>
    <w:rsid w:val="00297927"/>
    <w:rsid w:val="002A7D7E"/>
    <w:rsid w:val="002B093A"/>
    <w:rsid w:val="002B1474"/>
    <w:rsid w:val="002B73DC"/>
    <w:rsid w:val="002C2A61"/>
    <w:rsid w:val="002D0CFB"/>
    <w:rsid w:val="002D304B"/>
    <w:rsid w:val="002D7026"/>
    <w:rsid w:val="002E1C08"/>
    <w:rsid w:val="002E1DDA"/>
    <w:rsid w:val="002E2014"/>
    <w:rsid w:val="002F1914"/>
    <w:rsid w:val="002F1D49"/>
    <w:rsid w:val="002F2C72"/>
    <w:rsid w:val="002F38B1"/>
    <w:rsid w:val="00306591"/>
    <w:rsid w:val="00306CCE"/>
    <w:rsid w:val="00313A56"/>
    <w:rsid w:val="003147ED"/>
    <w:rsid w:val="00316015"/>
    <w:rsid w:val="00331C6B"/>
    <w:rsid w:val="0033323C"/>
    <w:rsid w:val="00335F30"/>
    <w:rsid w:val="0034362E"/>
    <w:rsid w:val="003467DB"/>
    <w:rsid w:val="00346AD3"/>
    <w:rsid w:val="00351E91"/>
    <w:rsid w:val="00352748"/>
    <w:rsid w:val="0035456B"/>
    <w:rsid w:val="003554AD"/>
    <w:rsid w:val="003617C1"/>
    <w:rsid w:val="00361F10"/>
    <w:rsid w:val="00363157"/>
    <w:rsid w:val="00363DAF"/>
    <w:rsid w:val="00366415"/>
    <w:rsid w:val="0036715E"/>
    <w:rsid w:val="00370098"/>
    <w:rsid w:val="00370D56"/>
    <w:rsid w:val="00371485"/>
    <w:rsid w:val="00374212"/>
    <w:rsid w:val="00376E55"/>
    <w:rsid w:val="003804C7"/>
    <w:rsid w:val="00380812"/>
    <w:rsid w:val="00381ED8"/>
    <w:rsid w:val="00382B24"/>
    <w:rsid w:val="00382B9A"/>
    <w:rsid w:val="00383524"/>
    <w:rsid w:val="00383969"/>
    <w:rsid w:val="003876E2"/>
    <w:rsid w:val="0039268E"/>
    <w:rsid w:val="00396351"/>
    <w:rsid w:val="00396811"/>
    <w:rsid w:val="003A0C10"/>
    <w:rsid w:val="003A3EAB"/>
    <w:rsid w:val="003A5C4A"/>
    <w:rsid w:val="003A752B"/>
    <w:rsid w:val="003A7AAD"/>
    <w:rsid w:val="003A7E7F"/>
    <w:rsid w:val="003B1F49"/>
    <w:rsid w:val="003B24E6"/>
    <w:rsid w:val="003B3FA3"/>
    <w:rsid w:val="003C30AA"/>
    <w:rsid w:val="003C5460"/>
    <w:rsid w:val="003C5624"/>
    <w:rsid w:val="003C6966"/>
    <w:rsid w:val="003C7438"/>
    <w:rsid w:val="003D022F"/>
    <w:rsid w:val="003D2E67"/>
    <w:rsid w:val="003E09A5"/>
    <w:rsid w:val="003E1354"/>
    <w:rsid w:val="003E4F6B"/>
    <w:rsid w:val="003F1206"/>
    <w:rsid w:val="003F6012"/>
    <w:rsid w:val="003F72E2"/>
    <w:rsid w:val="003F7747"/>
    <w:rsid w:val="00405E1C"/>
    <w:rsid w:val="004143BD"/>
    <w:rsid w:val="004150C7"/>
    <w:rsid w:val="00417411"/>
    <w:rsid w:val="0041750E"/>
    <w:rsid w:val="00421A8E"/>
    <w:rsid w:val="00426F26"/>
    <w:rsid w:val="004273D1"/>
    <w:rsid w:val="00427BBF"/>
    <w:rsid w:val="004343DC"/>
    <w:rsid w:val="004373CD"/>
    <w:rsid w:val="00440AFD"/>
    <w:rsid w:val="004427E5"/>
    <w:rsid w:val="00444C10"/>
    <w:rsid w:val="0044526C"/>
    <w:rsid w:val="00446EBA"/>
    <w:rsid w:val="004525D2"/>
    <w:rsid w:val="00454211"/>
    <w:rsid w:val="0045788A"/>
    <w:rsid w:val="00460160"/>
    <w:rsid w:val="00461D6C"/>
    <w:rsid w:val="0046374D"/>
    <w:rsid w:val="004641EC"/>
    <w:rsid w:val="00470709"/>
    <w:rsid w:val="004724FA"/>
    <w:rsid w:val="00474982"/>
    <w:rsid w:val="0047524F"/>
    <w:rsid w:val="00475AC3"/>
    <w:rsid w:val="00476650"/>
    <w:rsid w:val="00476FE3"/>
    <w:rsid w:val="00480300"/>
    <w:rsid w:val="00482839"/>
    <w:rsid w:val="00482DB1"/>
    <w:rsid w:val="00486711"/>
    <w:rsid w:val="00492615"/>
    <w:rsid w:val="0049799A"/>
    <w:rsid w:val="004A0FF1"/>
    <w:rsid w:val="004A42C2"/>
    <w:rsid w:val="004A46BA"/>
    <w:rsid w:val="004A4D63"/>
    <w:rsid w:val="004B0C8E"/>
    <w:rsid w:val="004B5C9D"/>
    <w:rsid w:val="004B7EF0"/>
    <w:rsid w:val="004C0AEE"/>
    <w:rsid w:val="004C1430"/>
    <w:rsid w:val="004C3751"/>
    <w:rsid w:val="004C4079"/>
    <w:rsid w:val="004C4164"/>
    <w:rsid w:val="004D0289"/>
    <w:rsid w:val="004D3F59"/>
    <w:rsid w:val="004D6F2D"/>
    <w:rsid w:val="004E2164"/>
    <w:rsid w:val="004E3960"/>
    <w:rsid w:val="004E6E28"/>
    <w:rsid w:val="004F01A7"/>
    <w:rsid w:val="004F17BD"/>
    <w:rsid w:val="004F760A"/>
    <w:rsid w:val="00501345"/>
    <w:rsid w:val="005023F0"/>
    <w:rsid w:val="00502F8C"/>
    <w:rsid w:val="00503D54"/>
    <w:rsid w:val="00506274"/>
    <w:rsid w:val="00506DEA"/>
    <w:rsid w:val="00507660"/>
    <w:rsid w:val="00510191"/>
    <w:rsid w:val="00511BE9"/>
    <w:rsid w:val="00512A7C"/>
    <w:rsid w:val="00513C40"/>
    <w:rsid w:val="00514581"/>
    <w:rsid w:val="00515D51"/>
    <w:rsid w:val="00516B1E"/>
    <w:rsid w:val="00516CD3"/>
    <w:rsid w:val="005201C6"/>
    <w:rsid w:val="00522286"/>
    <w:rsid w:val="005250F9"/>
    <w:rsid w:val="0052695A"/>
    <w:rsid w:val="00527A39"/>
    <w:rsid w:val="00530D27"/>
    <w:rsid w:val="0053290B"/>
    <w:rsid w:val="0053371F"/>
    <w:rsid w:val="00534C46"/>
    <w:rsid w:val="0053779F"/>
    <w:rsid w:val="00544283"/>
    <w:rsid w:val="005465D3"/>
    <w:rsid w:val="00546EC7"/>
    <w:rsid w:val="00547E9D"/>
    <w:rsid w:val="005509E5"/>
    <w:rsid w:val="00550DD9"/>
    <w:rsid w:val="005574CC"/>
    <w:rsid w:val="005633F4"/>
    <w:rsid w:val="00564355"/>
    <w:rsid w:val="005646D5"/>
    <w:rsid w:val="00572526"/>
    <w:rsid w:val="005735E5"/>
    <w:rsid w:val="00577A6A"/>
    <w:rsid w:val="00581D2C"/>
    <w:rsid w:val="0058474C"/>
    <w:rsid w:val="00584823"/>
    <w:rsid w:val="00586A3F"/>
    <w:rsid w:val="00591293"/>
    <w:rsid w:val="005940A5"/>
    <w:rsid w:val="0059457F"/>
    <w:rsid w:val="005A1EEB"/>
    <w:rsid w:val="005A4A3A"/>
    <w:rsid w:val="005A4D1C"/>
    <w:rsid w:val="005A76A5"/>
    <w:rsid w:val="005B0ABA"/>
    <w:rsid w:val="005B212F"/>
    <w:rsid w:val="005B7DEC"/>
    <w:rsid w:val="005C75E6"/>
    <w:rsid w:val="005D00D6"/>
    <w:rsid w:val="005D0518"/>
    <w:rsid w:val="005D3ED4"/>
    <w:rsid w:val="005D4874"/>
    <w:rsid w:val="005D7C89"/>
    <w:rsid w:val="005E687E"/>
    <w:rsid w:val="005F1B56"/>
    <w:rsid w:val="005F2568"/>
    <w:rsid w:val="00601426"/>
    <w:rsid w:val="00602EE9"/>
    <w:rsid w:val="0060328B"/>
    <w:rsid w:val="006045E6"/>
    <w:rsid w:val="006051F2"/>
    <w:rsid w:val="0061386B"/>
    <w:rsid w:val="00613BA6"/>
    <w:rsid w:val="0061623D"/>
    <w:rsid w:val="006179CA"/>
    <w:rsid w:val="00622801"/>
    <w:rsid w:val="00625423"/>
    <w:rsid w:val="006258D5"/>
    <w:rsid w:val="0062717B"/>
    <w:rsid w:val="00632FE5"/>
    <w:rsid w:val="00634C49"/>
    <w:rsid w:val="006445AA"/>
    <w:rsid w:val="00644748"/>
    <w:rsid w:val="00646EEE"/>
    <w:rsid w:val="00647542"/>
    <w:rsid w:val="00656E76"/>
    <w:rsid w:val="00662E82"/>
    <w:rsid w:val="00663460"/>
    <w:rsid w:val="00663930"/>
    <w:rsid w:val="00672EAB"/>
    <w:rsid w:val="00673979"/>
    <w:rsid w:val="006759D4"/>
    <w:rsid w:val="00677FE9"/>
    <w:rsid w:val="0068456E"/>
    <w:rsid w:val="00687919"/>
    <w:rsid w:val="00687F5A"/>
    <w:rsid w:val="006901DB"/>
    <w:rsid w:val="00695559"/>
    <w:rsid w:val="0069621F"/>
    <w:rsid w:val="0069680E"/>
    <w:rsid w:val="00697A13"/>
    <w:rsid w:val="006A109F"/>
    <w:rsid w:val="006A152A"/>
    <w:rsid w:val="006A54E8"/>
    <w:rsid w:val="006A7F04"/>
    <w:rsid w:val="006B0CF7"/>
    <w:rsid w:val="006B500F"/>
    <w:rsid w:val="006B6DFC"/>
    <w:rsid w:val="006B6E14"/>
    <w:rsid w:val="006C0877"/>
    <w:rsid w:val="006C17D6"/>
    <w:rsid w:val="006C27FE"/>
    <w:rsid w:val="006C2C6C"/>
    <w:rsid w:val="006C36BF"/>
    <w:rsid w:val="006D0A7E"/>
    <w:rsid w:val="006D7B24"/>
    <w:rsid w:val="006E0B65"/>
    <w:rsid w:val="006E2DD4"/>
    <w:rsid w:val="006F016B"/>
    <w:rsid w:val="006F1B11"/>
    <w:rsid w:val="006F2E1D"/>
    <w:rsid w:val="006F40B5"/>
    <w:rsid w:val="006F5A21"/>
    <w:rsid w:val="0070016B"/>
    <w:rsid w:val="007009FF"/>
    <w:rsid w:val="00704062"/>
    <w:rsid w:val="00704134"/>
    <w:rsid w:val="0070618C"/>
    <w:rsid w:val="007120B0"/>
    <w:rsid w:val="00714321"/>
    <w:rsid w:val="00714D51"/>
    <w:rsid w:val="00717CEB"/>
    <w:rsid w:val="00721FC1"/>
    <w:rsid w:val="0072244D"/>
    <w:rsid w:val="00724E78"/>
    <w:rsid w:val="007264E5"/>
    <w:rsid w:val="0073403F"/>
    <w:rsid w:val="00734223"/>
    <w:rsid w:val="007412F8"/>
    <w:rsid w:val="0074176B"/>
    <w:rsid w:val="007426E3"/>
    <w:rsid w:val="0074390D"/>
    <w:rsid w:val="007450BD"/>
    <w:rsid w:val="0075042B"/>
    <w:rsid w:val="007513F4"/>
    <w:rsid w:val="00751B04"/>
    <w:rsid w:val="00753233"/>
    <w:rsid w:val="00755669"/>
    <w:rsid w:val="0076180A"/>
    <w:rsid w:val="00761A07"/>
    <w:rsid w:val="00761DDE"/>
    <w:rsid w:val="007624E9"/>
    <w:rsid w:val="00766A5C"/>
    <w:rsid w:val="00766AA3"/>
    <w:rsid w:val="007679A0"/>
    <w:rsid w:val="007700D6"/>
    <w:rsid w:val="00770D2B"/>
    <w:rsid w:val="00771FB8"/>
    <w:rsid w:val="00773ED5"/>
    <w:rsid w:val="00781AF3"/>
    <w:rsid w:val="00782B6D"/>
    <w:rsid w:val="00783426"/>
    <w:rsid w:val="007840B2"/>
    <w:rsid w:val="0078590F"/>
    <w:rsid w:val="00786B50"/>
    <w:rsid w:val="00786BC2"/>
    <w:rsid w:val="00787ECE"/>
    <w:rsid w:val="00790729"/>
    <w:rsid w:val="00790912"/>
    <w:rsid w:val="007909F5"/>
    <w:rsid w:val="00792901"/>
    <w:rsid w:val="00793B6E"/>
    <w:rsid w:val="00794540"/>
    <w:rsid w:val="0079768F"/>
    <w:rsid w:val="007978DF"/>
    <w:rsid w:val="007A0089"/>
    <w:rsid w:val="007A226C"/>
    <w:rsid w:val="007A232E"/>
    <w:rsid w:val="007A54C5"/>
    <w:rsid w:val="007A68B4"/>
    <w:rsid w:val="007B1356"/>
    <w:rsid w:val="007B2C9C"/>
    <w:rsid w:val="007B6D26"/>
    <w:rsid w:val="007B7BA2"/>
    <w:rsid w:val="007C2DF3"/>
    <w:rsid w:val="007C49AE"/>
    <w:rsid w:val="007C4C2E"/>
    <w:rsid w:val="007C4D2E"/>
    <w:rsid w:val="007C4DA0"/>
    <w:rsid w:val="007C5F02"/>
    <w:rsid w:val="007D1C1D"/>
    <w:rsid w:val="007D2455"/>
    <w:rsid w:val="007E1680"/>
    <w:rsid w:val="007E4320"/>
    <w:rsid w:val="007F160C"/>
    <w:rsid w:val="007F26E8"/>
    <w:rsid w:val="007F74BF"/>
    <w:rsid w:val="00800D5F"/>
    <w:rsid w:val="00802B85"/>
    <w:rsid w:val="00802DF5"/>
    <w:rsid w:val="00805DF4"/>
    <w:rsid w:val="00806EB3"/>
    <w:rsid w:val="00807902"/>
    <w:rsid w:val="0081326E"/>
    <w:rsid w:val="00815F48"/>
    <w:rsid w:val="008227DD"/>
    <w:rsid w:val="00822EA1"/>
    <w:rsid w:val="00826D71"/>
    <w:rsid w:val="00830CB3"/>
    <w:rsid w:val="00834681"/>
    <w:rsid w:val="00834F79"/>
    <w:rsid w:val="00835782"/>
    <w:rsid w:val="00837481"/>
    <w:rsid w:val="008442C0"/>
    <w:rsid w:val="00847CA4"/>
    <w:rsid w:val="00855056"/>
    <w:rsid w:val="008560F9"/>
    <w:rsid w:val="00856945"/>
    <w:rsid w:val="008572B0"/>
    <w:rsid w:val="00857BA6"/>
    <w:rsid w:val="00861EE9"/>
    <w:rsid w:val="00864B7A"/>
    <w:rsid w:val="00866590"/>
    <w:rsid w:val="0087207D"/>
    <w:rsid w:val="00872910"/>
    <w:rsid w:val="0087493D"/>
    <w:rsid w:val="00876C37"/>
    <w:rsid w:val="00880878"/>
    <w:rsid w:val="00881CA2"/>
    <w:rsid w:val="0088258D"/>
    <w:rsid w:val="00883893"/>
    <w:rsid w:val="00883E12"/>
    <w:rsid w:val="00885B4C"/>
    <w:rsid w:val="00886A3F"/>
    <w:rsid w:val="00886CFD"/>
    <w:rsid w:val="00887994"/>
    <w:rsid w:val="0089006E"/>
    <w:rsid w:val="0089148F"/>
    <w:rsid w:val="0089232E"/>
    <w:rsid w:val="008946A8"/>
    <w:rsid w:val="008955BE"/>
    <w:rsid w:val="00897978"/>
    <w:rsid w:val="008A0804"/>
    <w:rsid w:val="008A0B0C"/>
    <w:rsid w:val="008A2840"/>
    <w:rsid w:val="008A3235"/>
    <w:rsid w:val="008A363C"/>
    <w:rsid w:val="008A4DD6"/>
    <w:rsid w:val="008A581B"/>
    <w:rsid w:val="008B6856"/>
    <w:rsid w:val="008B71B1"/>
    <w:rsid w:val="008C4F69"/>
    <w:rsid w:val="008C56EC"/>
    <w:rsid w:val="008C6BA7"/>
    <w:rsid w:val="008D2415"/>
    <w:rsid w:val="008D4E11"/>
    <w:rsid w:val="008E018D"/>
    <w:rsid w:val="008E0CD1"/>
    <w:rsid w:val="008E3C63"/>
    <w:rsid w:val="008E71C1"/>
    <w:rsid w:val="008F552E"/>
    <w:rsid w:val="009006FE"/>
    <w:rsid w:val="00901C0D"/>
    <w:rsid w:val="0090291F"/>
    <w:rsid w:val="00903A16"/>
    <w:rsid w:val="00907935"/>
    <w:rsid w:val="00911A90"/>
    <w:rsid w:val="00914081"/>
    <w:rsid w:val="009149C3"/>
    <w:rsid w:val="00914F15"/>
    <w:rsid w:val="00916F3C"/>
    <w:rsid w:val="00917CC7"/>
    <w:rsid w:val="00920BC8"/>
    <w:rsid w:val="00926CE6"/>
    <w:rsid w:val="00927407"/>
    <w:rsid w:val="00927BC5"/>
    <w:rsid w:val="00934BAA"/>
    <w:rsid w:val="009437DA"/>
    <w:rsid w:val="009443FB"/>
    <w:rsid w:val="00945961"/>
    <w:rsid w:val="00947AB4"/>
    <w:rsid w:val="00950E2F"/>
    <w:rsid w:val="00950ED1"/>
    <w:rsid w:val="00951095"/>
    <w:rsid w:val="0095588F"/>
    <w:rsid w:val="009612A8"/>
    <w:rsid w:val="009636F3"/>
    <w:rsid w:val="00963E7A"/>
    <w:rsid w:val="00965085"/>
    <w:rsid w:val="0096558F"/>
    <w:rsid w:val="00966A26"/>
    <w:rsid w:val="00974522"/>
    <w:rsid w:val="00974A91"/>
    <w:rsid w:val="0097641D"/>
    <w:rsid w:val="00977727"/>
    <w:rsid w:val="00980571"/>
    <w:rsid w:val="00980835"/>
    <w:rsid w:val="009850FE"/>
    <w:rsid w:val="00986267"/>
    <w:rsid w:val="0099577C"/>
    <w:rsid w:val="00995CF6"/>
    <w:rsid w:val="00996685"/>
    <w:rsid w:val="009A3512"/>
    <w:rsid w:val="009B0ADC"/>
    <w:rsid w:val="009B39EB"/>
    <w:rsid w:val="009B782E"/>
    <w:rsid w:val="009B786D"/>
    <w:rsid w:val="009C199F"/>
    <w:rsid w:val="009C224C"/>
    <w:rsid w:val="009C5C81"/>
    <w:rsid w:val="009D281F"/>
    <w:rsid w:val="009D2978"/>
    <w:rsid w:val="009D4676"/>
    <w:rsid w:val="009D4CB1"/>
    <w:rsid w:val="009D61E5"/>
    <w:rsid w:val="009D67DC"/>
    <w:rsid w:val="009E0E5F"/>
    <w:rsid w:val="009E6099"/>
    <w:rsid w:val="009E6BF6"/>
    <w:rsid w:val="009E6FF5"/>
    <w:rsid w:val="009F0716"/>
    <w:rsid w:val="009F0B2B"/>
    <w:rsid w:val="009F4485"/>
    <w:rsid w:val="009F6849"/>
    <w:rsid w:val="00A00761"/>
    <w:rsid w:val="00A015E2"/>
    <w:rsid w:val="00A0190E"/>
    <w:rsid w:val="00A049DE"/>
    <w:rsid w:val="00A04D31"/>
    <w:rsid w:val="00A0722A"/>
    <w:rsid w:val="00A10C4A"/>
    <w:rsid w:val="00A11327"/>
    <w:rsid w:val="00A16D65"/>
    <w:rsid w:val="00A21603"/>
    <w:rsid w:val="00A21854"/>
    <w:rsid w:val="00A22933"/>
    <w:rsid w:val="00A22BF0"/>
    <w:rsid w:val="00A25F4A"/>
    <w:rsid w:val="00A267A1"/>
    <w:rsid w:val="00A301C9"/>
    <w:rsid w:val="00A31724"/>
    <w:rsid w:val="00A333F5"/>
    <w:rsid w:val="00A40670"/>
    <w:rsid w:val="00A412F7"/>
    <w:rsid w:val="00A4187A"/>
    <w:rsid w:val="00A43FFA"/>
    <w:rsid w:val="00A45067"/>
    <w:rsid w:val="00A47427"/>
    <w:rsid w:val="00A50277"/>
    <w:rsid w:val="00A56F9D"/>
    <w:rsid w:val="00A63223"/>
    <w:rsid w:val="00A64B37"/>
    <w:rsid w:val="00A65AF8"/>
    <w:rsid w:val="00A65B63"/>
    <w:rsid w:val="00A6605F"/>
    <w:rsid w:val="00A668F7"/>
    <w:rsid w:val="00A703BD"/>
    <w:rsid w:val="00A728A5"/>
    <w:rsid w:val="00A75712"/>
    <w:rsid w:val="00A75741"/>
    <w:rsid w:val="00A75BC8"/>
    <w:rsid w:val="00A8359A"/>
    <w:rsid w:val="00A8466B"/>
    <w:rsid w:val="00A85BE4"/>
    <w:rsid w:val="00A92363"/>
    <w:rsid w:val="00A939AB"/>
    <w:rsid w:val="00A9631B"/>
    <w:rsid w:val="00AA1693"/>
    <w:rsid w:val="00AA17C4"/>
    <w:rsid w:val="00AA1D08"/>
    <w:rsid w:val="00AA2B60"/>
    <w:rsid w:val="00AA627C"/>
    <w:rsid w:val="00AB01F4"/>
    <w:rsid w:val="00AB27DB"/>
    <w:rsid w:val="00AB548F"/>
    <w:rsid w:val="00AB54FE"/>
    <w:rsid w:val="00AB558A"/>
    <w:rsid w:val="00AB7595"/>
    <w:rsid w:val="00AB7C30"/>
    <w:rsid w:val="00AC0620"/>
    <w:rsid w:val="00AC102E"/>
    <w:rsid w:val="00AC7D6B"/>
    <w:rsid w:val="00AD0322"/>
    <w:rsid w:val="00AD4C57"/>
    <w:rsid w:val="00AE24EA"/>
    <w:rsid w:val="00AE61C3"/>
    <w:rsid w:val="00AE784D"/>
    <w:rsid w:val="00AF5513"/>
    <w:rsid w:val="00AF71AB"/>
    <w:rsid w:val="00B02AE1"/>
    <w:rsid w:val="00B034FE"/>
    <w:rsid w:val="00B05320"/>
    <w:rsid w:val="00B0604F"/>
    <w:rsid w:val="00B061D2"/>
    <w:rsid w:val="00B10051"/>
    <w:rsid w:val="00B11445"/>
    <w:rsid w:val="00B1152F"/>
    <w:rsid w:val="00B14192"/>
    <w:rsid w:val="00B176B9"/>
    <w:rsid w:val="00B2013F"/>
    <w:rsid w:val="00B201E1"/>
    <w:rsid w:val="00B2064C"/>
    <w:rsid w:val="00B20E2E"/>
    <w:rsid w:val="00B23864"/>
    <w:rsid w:val="00B26C5F"/>
    <w:rsid w:val="00B30032"/>
    <w:rsid w:val="00B306E8"/>
    <w:rsid w:val="00B315B3"/>
    <w:rsid w:val="00B3168E"/>
    <w:rsid w:val="00B34889"/>
    <w:rsid w:val="00B36929"/>
    <w:rsid w:val="00B37F60"/>
    <w:rsid w:val="00B40990"/>
    <w:rsid w:val="00B43346"/>
    <w:rsid w:val="00B43689"/>
    <w:rsid w:val="00B43BF7"/>
    <w:rsid w:val="00B43CD1"/>
    <w:rsid w:val="00B43E2D"/>
    <w:rsid w:val="00B43F9B"/>
    <w:rsid w:val="00B4673E"/>
    <w:rsid w:val="00B471A5"/>
    <w:rsid w:val="00B53AB2"/>
    <w:rsid w:val="00B574F1"/>
    <w:rsid w:val="00B6449C"/>
    <w:rsid w:val="00B65FF2"/>
    <w:rsid w:val="00B66FDF"/>
    <w:rsid w:val="00B7077C"/>
    <w:rsid w:val="00B70DC2"/>
    <w:rsid w:val="00B731CB"/>
    <w:rsid w:val="00B758E2"/>
    <w:rsid w:val="00B75F12"/>
    <w:rsid w:val="00B7642D"/>
    <w:rsid w:val="00B76531"/>
    <w:rsid w:val="00B76970"/>
    <w:rsid w:val="00B76ED6"/>
    <w:rsid w:val="00B772FE"/>
    <w:rsid w:val="00B857EF"/>
    <w:rsid w:val="00B86765"/>
    <w:rsid w:val="00B871C6"/>
    <w:rsid w:val="00B9089C"/>
    <w:rsid w:val="00B92746"/>
    <w:rsid w:val="00B9426D"/>
    <w:rsid w:val="00B95674"/>
    <w:rsid w:val="00BA106F"/>
    <w:rsid w:val="00BA1916"/>
    <w:rsid w:val="00BA1E8F"/>
    <w:rsid w:val="00BA2404"/>
    <w:rsid w:val="00BA561D"/>
    <w:rsid w:val="00BA6712"/>
    <w:rsid w:val="00BB08E3"/>
    <w:rsid w:val="00BB221C"/>
    <w:rsid w:val="00BB3404"/>
    <w:rsid w:val="00BB77D0"/>
    <w:rsid w:val="00BC18AB"/>
    <w:rsid w:val="00BC472F"/>
    <w:rsid w:val="00BC5246"/>
    <w:rsid w:val="00BC6B28"/>
    <w:rsid w:val="00BC7877"/>
    <w:rsid w:val="00BD00BC"/>
    <w:rsid w:val="00BD1D7F"/>
    <w:rsid w:val="00BD2C93"/>
    <w:rsid w:val="00BD3489"/>
    <w:rsid w:val="00BD3768"/>
    <w:rsid w:val="00BD40A9"/>
    <w:rsid w:val="00BD5013"/>
    <w:rsid w:val="00BD525D"/>
    <w:rsid w:val="00BE1056"/>
    <w:rsid w:val="00BE17E3"/>
    <w:rsid w:val="00BE2455"/>
    <w:rsid w:val="00BE6B1F"/>
    <w:rsid w:val="00BF0FE9"/>
    <w:rsid w:val="00BF2784"/>
    <w:rsid w:val="00BF3C69"/>
    <w:rsid w:val="00BF5E10"/>
    <w:rsid w:val="00BF614C"/>
    <w:rsid w:val="00BF7C95"/>
    <w:rsid w:val="00C025F3"/>
    <w:rsid w:val="00C046D7"/>
    <w:rsid w:val="00C0554E"/>
    <w:rsid w:val="00C1015F"/>
    <w:rsid w:val="00C1161D"/>
    <w:rsid w:val="00C13911"/>
    <w:rsid w:val="00C15C6F"/>
    <w:rsid w:val="00C36E2A"/>
    <w:rsid w:val="00C37480"/>
    <w:rsid w:val="00C4143F"/>
    <w:rsid w:val="00C448DF"/>
    <w:rsid w:val="00C45416"/>
    <w:rsid w:val="00C52357"/>
    <w:rsid w:val="00C53577"/>
    <w:rsid w:val="00C53C01"/>
    <w:rsid w:val="00C55B09"/>
    <w:rsid w:val="00C659CB"/>
    <w:rsid w:val="00C66EBC"/>
    <w:rsid w:val="00C676F4"/>
    <w:rsid w:val="00C70D4F"/>
    <w:rsid w:val="00C7209C"/>
    <w:rsid w:val="00C769A1"/>
    <w:rsid w:val="00C76DBC"/>
    <w:rsid w:val="00C810D2"/>
    <w:rsid w:val="00C81161"/>
    <w:rsid w:val="00C82569"/>
    <w:rsid w:val="00C91EFA"/>
    <w:rsid w:val="00C930A0"/>
    <w:rsid w:val="00C94226"/>
    <w:rsid w:val="00CA03AC"/>
    <w:rsid w:val="00CA0A69"/>
    <w:rsid w:val="00CA2F55"/>
    <w:rsid w:val="00CB3676"/>
    <w:rsid w:val="00CB3ED7"/>
    <w:rsid w:val="00CB42D7"/>
    <w:rsid w:val="00CB4F5A"/>
    <w:rsid w:val="00CB7FD4"/>
    <w:rsid w:val="00CC1B6A"/>
    <w:rsid w:val="00CC483F"/>
    <w:rsid w:val="00CC671F"/>
    <w:rsid w:val="00CD2C0F"/>
    <w:rsid w:val="00CD4F7F"/>
    <w:rsid w:val="00CD7FBE"/>
    <w:rsid w:val="00CE0230"/>
    <w:rsid w:val="00CE38C0"/>
    <w:rsid w:val="00CE3E82"/>
    <w:rsid w:val="00CE549D"/>
    <w:rsid w:val="00CE763D"/>
    <w:rsid w:val="00CF3C30"/>
    <w:rsid w:val="00CF7052"/>
    <w:rsid w:val="00CF708E"/>
    <w:rsid w:val="00D06800"/>
    <w:rsid w:val="00D12A5E"/>
    <w:rsid w:val="00D130E0"/>
    <w:rsid w:val="00D13B3D"/>
    <w:rsid w:val="00D14966"/>
    <w:rsid w:val="00D2069E"/>
    <w:rsid w:val="00D24642"/>
    <w:rsid w:val="00D25584"/>
    <w:rsid w:val="00D31229"/>
    <w:rsid w:val="00D31CDD"/>
    <w:rsid w:val="00D43361"/>
    <w:rsid w:val="00D43A71"/>
    <w:rsid w:val="00D53CFE"/>
    <w:rsid w:val="00D53F8A"/>
    <w:rsid w:val="00D55A97"/>
    <w:rsid w:val="00D637E9"/>
    <w:rsid w:val="00D63AF4"/>
    <w:rsid w:val="00D63D69"/>
    <w:rsid w:val="00D63FC6"/>
    <w:rsid w:val="00D65C58"/>
    <w:rsid w:val="00D705BC"/>
    <w:rsid w:val="00D70C30"/>
    <w:rsid w:val="00D72005"/>
    <w:rsid w:val="00D72278"/>
    <w:rsid w:val="00D80023"/>
    <w:rsid w:val="00D83CDC"/>
    <w:rsid w:val="00D85709"/>
    <w:rsid w:val="00D86625"/>
    <w:rsid w:val="00D86C96"/>
    <w:rsid w:val="00D8752D"/>
    <w:rsid w:val="00D9475B"/>
    <w:rsid w:val="00D95577"/>
    <w:rsid w:val="00DA13FC"/>
    <w:rsid w:val="00DA1A1A"/>
    <w:rsid w:val="00DA481D"/>
    <w:rsid w:val="00DB58ED"/>
    <w:rsid w:val="00DB61B9"/>
    <w:rsid w:val="00DB6919"/>
    <w:rsid w:val="00DB756D"/>
    <w:rsid w:val="00DC051F"/>
    <w:rsid w:val="00DC0835"/>
    <w:rsid w:val="00DC3760"/>
    <w:rsid w:val="00DD4AE5"/>
    <w:rsid w:val="00DD4DF6"/>
    <w:rsid w:val="00DD4F3A"/>
    <w:rsid w:val="00DD4FDC"/>
    <w:rsid w:val="00DD589C"/>
    <w:rsid w:val="00DE521B"/>
    <w:rsid w:val="00DE5F85"/>
    <w:rsid w:val="00DF240F"/>
    <w:rsid w:val="00DF548A"/>
    <w:rsid w:val="00E00156"/>
    <w:rsid w:val="00E0064B"/>
    <w:rsid w:val="00E06F5B"/>
    <w:rsid w:val="00E07034"/>
    <w:rsid w:val="00E1639F"/>
    <w:rsid w:val="00E164CC"/>
    <w:rsid w:val="00E16FEA"/>
    <w:rsid w:val="00E17142"/>
    <w:rsid w:val="00E21346"/>
    <w:rsid w:val="00E22408"/>
    <w:rsid w:val="00E2258A"/>
    <w:rsid w:val="00E269B1"/>
    <w:rsid w:val="00E3124A"/>
    <w:rsid w:val="00E3151E"/>
    <w:rsid w:val="00E31E9E"/>
    <w:rsid w:val="00E3549A"/>
    <w:rsid w:val="00E355D6"/>
    <w:rsid w:val="00E3620C"/>
    <w:rsid w:val="00E3741E"/>
    <w:rsid w:val="00E37C46"/>
    <w:rsid w:val="00E40642"/>
    <w:rsid w:val="00E4230D"/>
    <w:rsid w:val="00E44475"/>
    <w:rsid w:val="00E445D9"/>
    <w:rsid w:val="00E4730C"/>
    <w:rsid w:val="00E5009C"/>
    <w:rsid w:val="00E60073"/>
    <w:rsid w:val="00E60DBC"/>
    <w:rsid w:val="00E63BDD"/>
    <w:rsid w:val="00E64ACD"/>
    <w:rsid w:val="00E66E49"/>
    <w:rsid w:val="00E72C66"/>
    <w:rsid w:val="00E758A7"/>
    <w:rsid w:val="00E765C1"/>
    <w:rsid w:val="00E81113"/>
    <w:rsid w:val="00E8178F"/>
    <w:rsid w:val="00E82C58"/>
    <w:rsid w:val="00E85824"/>
    <w:rsid w:val="00E90DCA"/>
    <w:rsid w:val="00E97508"/>
    <w:rsid w:val="00EA0310"/>
    <w:rsid w:val="00EA3F95"/>
    <w:rsid w:val="00EA4202"/>
    <w:rsid w:val="00EA6081"/>
    <w:rsid w:val="00EA7943"/>
    <w:rsid w:val="00EA796E"/>
    <w:rsid w:val="00EB03E8"/>
    <w:rsid w:val="00EB34CD"/>
    <w:rsid w:val="00EB361D"/>
    <w:rsid w:val="00EB362E"/>
    <w:rsid w:val="00EB78D5"/>
    <w:rsid w:val="00EC1107"/>
    <w:rsid w:val="00EC2546"/>
    <w:rsid w:val="00EC26B4"/>
    <w:rsid w:val="00EC36B9"/>
    <w:rsid w:val="00ED314A"/>
    <w:rsid w:val="00ED3197"/>
    <w:rsid w:val="00ED71BE"/>
    <w:rsid w:val="00EE3C7D"/>
    <w:rsid w:val="00EE3D1D"/>
    <w:rsid w:val="00EE416A"/>
    <w:rsid w:val="00EF4701"/>
    <w:rsid w:val="00EF79D4"/>
    <w:rsid w:val="00F006B0"/>
    <w:rsid w:val="00F00B3E"/>
    <w:rsid w:val="00F010BE"/>
    <w:rsid w:val="00F015EC"/>
    <w:rsid w:val="00F01AE0"/>
    <w:rsid w:val="00F02807"/>
    <w:rsid w:val="00F0724C"/>
    <w:rsid w:val="00F07B77"/>
    <w:rsid w:val="00F10C30"/>
    <w:rsid w:val="00F11767"/>
    <w:rsid w:val="00F1527D"/>
    <w:rsid w:val="00F17261"/>
    <w:rsid w:val="00F1795C"/>
    <w:rsid w:val="00F2230B"/>
    <w:rsid w:val="00F23F93"/>
    <w:rsid w:val="00F26A9E"/>
    <w:rsid w:val="00F30FB5"/>
    <w:rsid w:val="00F318B9"/>
    <w:rsid w:val="00F416C0"/>
    <w:rsid w:val="00F5391C"/>
    <w:rsid w:val="00F62EAE"/>
    <w:rsid w:val="00F62F41"/>
    <w:rsid w:val="00F7017A"/>
    <w:rsid w:val="00F81698"/>
    <w:rsid w:val="00F920B5"/>
    <w:rsid w:val="00F93202"/>
    <w:rsid w:val="00F93515"/>
    <w:rsid w:val="00F95657"/>
    <w:rsid w:val="00FA2345"/>
    <w:rsid w:val="00FA371A"/>
    <w:rsid w:val="00FA5E96"/>
    <w:rsid w:val="00FA6486"/>
    <w:rsid w:val="00FA74F2"/>
    <w:rsid w:val="00FB71EE"/>
    <w:rsid w:val="00FB7D74"/>
    <w:rsid w:val="00FC3660"/>
    <w:rsid w:val="00FC611B"/>
    <w:rsid w:val="00FC6906"/>
    <w:rsid w:val="00FC7622"/>
    <w:rsid w:val="00FC7731"/>
    <w:rsid w:val="00FD24E8"/>
    <w:rsid w:val="00FD261B"/>
    <w:rsid w:val="00FD7197"/>
    <w:rsid w:val="00FE36EC"/>
    <w:rsid w:val="00FE57E9"/>
    <w:rsid w:val="00FE704A"/>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DBB723C7-2293-4D0C-B062-3741FB8A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 w:type="paragraph" w:styleId="af2">
    <w:name w:val="List Paragraph"/>
    <w:basedOn w:val="a"/>
    <w:uiPriority w:val="34"/>
    <w:qFormat/>
    <w:rsid w:val="007624E9"/>
    <w:pPr>
      <w:ind w:firstLineChars="200" w:firstLine="420"/>
    </w:pPr>
  </w:style>
  <w:style w:type="character" w:customStyle="1" w:styleId="OSABodyChar">
    <w:name w:val="OSA Body Char"/>
    <w:link w:val="OSABody"/>
    <w:rsid w:val="00D65C58"/>
    <w:rPr>
      <w:rFonts w:ascii="Cambria" w:hAnsi="Cambria"/>
      <w:szCs w:val="16"/>
    </w:rPr>
  </w:style>
  <w:style w:type="paragraph" w:customStyle="1" w:styleId="OSABody">
    <w:name w:val="OSA Body"/>
    <w:basedOn w:val="a"/>
    <w:next w:val="a"/>
    <w:link w:val="OSABodyChar"/>
    <w:qFormat/>
    <w:rsid w:val="00D65C58"/>
    <w:pPr>
      <w:jc w:val="both"/>
    </w:pPr>
    <w:rPr>
      <w:rFonts w:ascii="Cambria" w:eastAsia="宋体" w:hAnsi="Cambria" w:cstheme="minorBidi"/>
      <w:spacing w:val="0"/>
      <w:kern w:val="2"/>
      <w:sz w:val="21"/>
      <w:szCs w:val="16"/>
      <w:lang w:eastAsia="zh-CN"/>
    </w:rPr>
  </w:style>
  <w:style w:type="paragraph" w:styleId="af3">
    <w:name w:val="Balloon Text"/>
    <w:basedOn w:val="a"/>
    <w:link w:val="af4"/>
    <w:uiPriority w:val="99"/>
    <w:semiHidden/>
    <w:unhideWhenUsed/>
    <w:rsid w:val="004E3960"/>
    <w:rPr>
      <w:sz w:val="18"/>
      <w:szCs w:val="18"/>
    </w:rPr>
  </w:style>
  <w:style w:type="character" w:customStyle="1" w:styleId="af4">
    <w:name w:val="批注框文本 字符"/>
    <w:basedOn w:val="a0"/>
    <w:link w:val="af3"/>
    <w:uiPriority w:val="99"/>
    <w:semiHidden/>
    <w:rsid w:val="004E3960"/>
    <w:rPr>
      <w:rFonts w:eastAsia="Malgun Gothic" w:cs="Times New Roman"/>
      <w:spacing w:val="-8"/>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ti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tif"/><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t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19589-9AB9-46F6-9765-4E0F54B8F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4322</Words>
  <Characters>27277</Characters>
  <Application>Microsoft Office Word</Application>
  <DocSecurity>0</DocSecurity>
  <Lines>495</Lines>
  <Paragraphs>235</Paragraphs>
  <ScaleCrop>false</ScaleCrop>
  <Company/>
  <LinksUpToDate>false</LinksUpToDate>
  <CharactersWithSpaces>31364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2</cp:revision>
  <cp:lastPrinted>2025-11-13T03:02:00Z</cp:lastPrinted>
  <dcterms:created xsi:type="dcterms:W3CDTF">2026-03-27T11:29:00Z</dcterms:created>
  <dcterms:modified xsi:type="dcterms:W3CDTF">2026-03-27T11:29:00Z</dcterms:modified>
</cp:coreProperties>
</file>