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12C6CCAE"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0D0CF619"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m:rPr>
            <m:sty m:val="bi"/>
          </m:rP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545E0C3F"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5EEF6A73"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r>
                <m:rPr>
                  <m:sty m:val="bi"/>
                </m:rPr>
                <w:rPr>
                  <w:rFonts w:ascii="Cambria Math" w:hAnsi="Cambria Math"/>
                  <w:sz w:val="21"/>
                  <w:szCs w:val="21"/>
                </w:rPr>
                <m:t>r-z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b"/>
                </m:rPr>
                <w:rPr>
                  <w:rFonts w:ascii="Cambria Math" w:hAnsi="Cambria Math"/>
                  <w:sz w:val="21"/>
                  <w:szCs w:val="21"/>
                </w:rPr>
                <m:t>T</m:t>
              </m:r>
            </m:sup>
          </m:sSup>
          <m:r>
            <m:rPr>
              <m:sty m:val="b"/>
            </m:rP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31B4C4BD" w:rsidR="003804EF" w:rsidRPr="00BD6671" w:rsidRDefault="003804EF" w:rsidP="003804EF">
            <w:pPr>
              <w:widowControl w:val="0"/>
              <w:spacing w:after="160" w:line="278" w:lineRule="auto"/>
              <w:rPr>
                <w:sz w:val="21"/>
                <w:szCs w:val="21"/>
              </w:rPr>
            </w:pPr>
            <w:r w:rsidRPr="00BD6671">
              <w:rPr>
                <w:b/>
                <w:bCs/>
                <w:sz w:val="21"/>
                <w:szCs w:val="21"/>
              </w:rPr>
              <w:t xml:space="preserve">Algorithm </w:t>
            </w:r>
            <w:r w:rsidR="00130B57">
              <w:rPr>
                <w:rFonts w:hint="eastAsia"/>
                <w:b/>
                <w:bCs/>
                <w:sz w:val="21"/>
                <w:szCs w:val="21"/>
              </w:rPr>
              <w:t>S</w:t>
            </w:r>
            <w:r w:rsidRPr="00BD6671">
              <w:rPr>
                <w:b/>
                <w:bCs/>
                <w:sz w:val="21"/>
                <w:szCs w:val="21"/>
              </w:rPr>
              <w:t xml:space="preserve">1: PGD </w:t>
            </w:r>
            <w:r w:rsidR="006762DD">
              <w:rPr>
                <w:rFonts w:hint="eastAsia"/>
                <w:b/>
                <w:bCs/>
                <w:sz w:val="21"/>
                <w:szCs w:val="21"/>
              </w:rPr>
              <w:t>s</w:t>
            </w:r>
            <w:r w:rsidRPr="00BD6671">
              <w:rPr>
                <w:b/>
                <w:bCs/>
                <w:sz w:val="21"/>
                <w:szCs w:val="21"/>
              </w:rPr>
              <w:t xml:space="preserve">pectral </w:t>
            </w:r>
            <w:r w:rsidR="006762DD">
              <w:rPr>
                <w:rFonts w:hint="eastAsia"/>
                <w:b/>
                <w:bCs/>
                <w:sz w:val="21"/>
                <w:szCs w:val="21"/>
              </w:rPr>
              <w:t>r</w:t>
            </w:r>
            <w:r w:rsidRPr="00BD6671">
              <w:rPr>
                <w:b/>
                <w:bCs/>
                <w:sz w:val="21"/>
                <w:szCs w:val="21"/>
              </w:rPr>
              <w:t>econstruction</w:t>
            </w:r>
          </w:p>
          <w:p w14:paraId="754D7635" w14:textId="4DFB4188"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677C158E"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oMath>
          </w:p>
          <w:p w14:paraId="02B3849C" w14:textId="6A174791"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&gt; 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053FB321"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m:rPr>
                  <m:sty m:val="p"/>
                </m:rPr>
                <w:rPr>
                  <w:rFonts w:ascii="Cambria Math" w:hAnsi="Cambria Math"/>
                  <w:sz w:val="21"/>
                  <w:szCs w:val="21"/>
                </w:rPr>
                <m:t>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07CBF5E6" w14:textId="205433E2" w:rsidR="002714D2" w:rsidRPr="00DA58A4" w:rsidRDefault="00BC2C49" w:rsidP="00DA58A4">
      <w:pPr>
        <w:ind w:firstLine="420"/>
        <w:rPr>
          <w:sz w:val="21"/>
          <w:szCs w:val="21"/>
        </w:rPr>
      </w:pPr>
      <w:r w:rsidRPr="00DA58A4">
        <w:rPr>
          <w:rFonts w:hint="eastAsia"/>
          <w:sz w:val="21"/>
          <w:szCs w:val="21"/>
        </w:rPr>
        <w:t xml:space="preserve">In the experimental implementations, for broadband continuous targets (e.g., the 24-patch </w:t>
      </w:r>
      <w:r w:rsidR="00A16F89">
        <w:rPr>
          <w:rFonts w:hint="eastAsia"/>
          <w:sz w:val="21"/>
          <w:szCs w:val="21"/>
        </w:rPr>
        <w:t>c</w:t>
      </w:r>
      <w:r w:rsidRPr="00DA58A4">
        <w:rPr>
          <w:rFonts w:hint="eastAsia"/>
          <w:sz w:val="21"/>
          <w:szCs w:val="21"/>
        </w:rPr>
        <w:t>olor</w:t>
      </w:r>
      <w:r w:rsidR="00A16F89">
        <w:rPr>
          <w:rFonts w:hint="eastAsia"/>
          <w:sz w:val="21"/>
          <w:szCs w:val="21"/>
        </w:rPr>
        <w:t>c</w:t>
      </w:r>
      <w:r w:rsidRPr="00DA58A4">
        <w:rPr>
          <w:rFonts w:hint="eastAsia"/>
          <w:sz w:val="21"/>
          <w:szCs w:val="21"/>
        </w:rPr>
        <w:t xml:space="preserve">hecker), the regularization weights </w:t>
      </w:r>
      <w:r w:rsidR="00A16F89">
        <w:rPr>
          <w:rFonts w:hint="eastAsia"/>
          <w:sz w:val="21"/>
          <w:szCs w:val="21"/>
        </w:rPr>
        <w:t>are</w:t>
      </w:r>
      <w:r w:rsidRPr="00DA58A4">
        <w:rPr>
          <w:rFonts w:hint="eastAsia"/>
          <w:sz w:val="21"/>
          <w:szCs w:val="21"/>
        </w:rPr>
        <w:t xml:space="preserve"> empirically set to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=0</m:t>
        </m:r>
      </m:oMath>
      <w:r w:rsidRPr="00DA58A4">
        <w:rPr>
          <w:rFonts w:hint="eastAsia"/>
          <w:sz w:val="21"/>
          <w:szCs w:val="21"/>
        </w:rPr>
        <w:t xml:space="preserv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r>
          <w:rPr>
            <w:rFonts w:ascii="Cambria Math" w:hAnsi="Cambria Math" w:hint="eastAsia"/>
            <w:sz w:val="21"/>
            <w:szCs w:val="21"/>
          </w:rPr>
          <m:t>=</m:t>
        </m:r>
        <m:r>
          <w:rPr>
            <w:rFonts w:ascii="Cambria Math" w:hAnsi="Cambria Math"/>
            <w:sz w:val="21"/>
            <w:szCs w:val="21"/>
          </w:rPr>
          <m:t>0.05</m:t>
        </m:r>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r>
          <w:rPr>
            <w:rFonts w:ascii="Cambria Math" w:hAnsi="Cambria Math" w:hint="eastAsia"/>
            <w:sz w:val="21"/>
            <w:szCs w:val="21"/>
          </w:rPr>
          <m:t>=</m:t>
        </m:r>
        <m:r>
          <w:rPr>
            <w:rFonts w:ascii="Cambria Math" w:hAnsi="Cambria Math"/>
            <w:sz w:val="21"/>
            <w:szCs w:val="21"/>
          </w:rPr>
          <m:t>1</m:t>
        </m:r>
      </m:oMath>
      <w:r w:rsidRPr="00DA58A4">
        <w:rPr>
          <w:rFonts w:hint="eastAsia"/>
          <w:sz w:val="21"/>
          <w:szCs w:val="21"/>
        </w:rPr>
        <w:t xml:space="preserve">. For narrowband filters, the sparsity prior </w:t>
      </w:r>
      <w:r w:rsidR="00A16F89">
        <w:rPr>
          <w:rFonts w:hint="eastAsia"/>
          <w:sz w:val="21"/>
          <w:szCs w:val="21"/>
        </w:rPr>
        <w:t>is</w:t>
      </w:r>
      <w:r w:rsidRPr="00DA58A4">
        <w:rPr>
          <w:rFonts w:hint="eastAsia"/>
          <w:sz w:val="21"/>
          <w:szCs w:val="21"/>
        </w:rPr>
        <w:t xml:space="preserve"> activated with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m:t>
        </m:r>
        <m:r>
          <w:rPr>
            <w:rFonts w:ascii="Cambria Math" w:hAnsi="Cambria Math"/>
            <w:sz w:val="21"/>
            <w:szCs w:val="21"/>
          </w:rPr>
          <m:t>0.1</m:t>
        </m:r>
      </m:oMath>
      <w:r w:rsidRPr="00DA58A4">
        <w:rPr>
          <w:rFonts w:hint="eastAsia"/>
          <w:sz w:val="21"/>
          <w:szCs w:val="21"/>
        </w:rPr>
        <w:t xml:space="preserve">, while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oMath>
      <w:r w:rsidRPr="00DA58A4">
        <w:rPr>
          <w:rFonts w:hint="eastAsia"/>
          <w:sz w:val="21"/>
          <w:szCs w:val="21"/>
        </w:rPr>
        <w:t xml:space="preserve"> </w:t>
      </w:r>
      <w:r w:rsidR="00A16F89">
        <w:rPr>
          <w:rFonts w:hint="eastAsia"/>
          <w:sz w:val="21"/>
          <w:szCs w:val="21"/>
        </w:rPr>
        <w:t>are</w:t>
      </w:r>
      <w:r w:rsidRPr="00DA58A4">
        <w:rPr>
          <w:rFonts w:hint="eastAsia"/>
          <w:sz w:val="21"/>
          <w:szCs w:val="21"/>
        </w:rPr>
        <w:t xml:space="preserve"> set to 0. The step size </w:t>
      </w:r>
      <m:oMath>
        <m:r>
          <m:rPr>
            <m:sty m:val="p"/>
          </m:rPr>
          <w:rPr>
            <w:rFonts w:ascii="Cambria Math" w:hAnsi="Cambria Math"/>
            <w:sz w:val="21"/>
            <w:szCs w:val="21"/>
          </w:rPr>
          <m:t>α</m:t>
        </m:r>
      </m:oMath>
      <w:r w:rsidRPr="00DA58A4">
        <w:rPr>
          <w:rFonts w:hint="eastAsia"/>
          <w:sz w:val="21"/>
          <w:szCs w:val="21"/>
        </w:rPr>
        <w:t xml:space="preserve"> </w:t>
      </w:r>
      <w:r w:rsidR="00D302E1">
        <w:rPr>
          <w:rFonts w:hint="eastAsia"/>
          <w:sz w:val="21"/>
          <w:szCs w:val="21"/>
        </w:rPr>
        <w:t>is</w:t>
      </w:r>
      <w:r w:rsidRPr="00DA58A4">
        <w:rPr>
          <w:rFonts w:hint="eastAsia"/>
          <w:sz w:val="21"/>
          <w:szCs w:val="21"/>
        </w:rPr>
        <w:t xml:space="preserve"> </w:t>
      </w:r>
      <m:oMath>
        <m:r>
          <w:rPr>
            <w:rFonts w:ascii="Cambria Math" w:hAnsi="Cambria Math" w:hint="eastAsia"/>
            <w:sz w:val="21"/>
            <w:szCs w:val="21"/>
          </w:rPr>
          <m:t>0.001</m:t>
        </m:r>
      </m:oMath>
      <w:r w:rsidRPr="00DA58A4">
        <w:rPr>
          <w:rFonts w:hint="eastAsia"/>
          <w:sz w:val="21"/>
          <w:szCs w:val="21"/>
        </w:rPr>
        <w:t>.</w:t>
      </w:r>
    </w:p>
    <w:p w14:paraId="04E9E9E9" w14:textId="50251534" w:rsidR="007F250F" w:rsidRDefault="007F250F"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Pr>
          <w:rFonts w:ascii="Times New Roman" w:eastAsia="宋体" w:hAnsi="Times New Roman" w:cs="Times New Roman" w:hint="eastAsia"/>
          <w:b/>
          <w:bCs/>
          <w:sz w:val="21"/>
          <w:szCs w:val="21"/>
        </w:rPr>
        <w:t xml:space="preserve">Modulation </w:t>
      </w:r>
      <w:r w:rsidR="006762DD">
        <w:rPr>
          <w:rFonts w:ascii="Times New Roman" w:eastAsia="宋体" w:hAnsi="Times New Roman" w:cs="Times New Roman" w:hint="eastAsia"/>
          <w:b/>
          <w:bCs/>
          <w:sz w:val="21"/>
          <w:szCs w:val="21"/>
        </w:rPr>
        <w:t>f</w:t>
      </w:r>
      <w:r w:rsidRPr="007F250F">
        <w:rPr>
          <w:rFonts w:ascii="Times New Roman" w:eastAsia="宋体" w:hAnsi="Times New Roman" w:cs="Times New Roman"/>
          <w:b/>
          <w:bCs/>
          <w:sz w:val="21"/>
          <w:szCs w:val="21"/>
        </w:rPr>
        <w:t xml:space="preserve">requency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et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c</w:t>
      </w:r>
      <w:r w:rsidRPr="007F250F">
        <w:rPr>
          <w:rFonts w:ascii="Times New Roman" w:eastAsia="宋体" w:hAnsi="Times New Roman" w:cs="Times New Roman"/>
          <w:b/>
          <w:bCs/>
          <w:sz w:val="21"/>
          <w:szCs w:val="21"/>
        </w:rPr>
        <w:t>riteria</w:t>
      </w:r>
    </w:p>
    <w:p w14:paraId="10000A39" w14:textId="552DEA90" w:rsidR="000550C0" w:rsidRPr="000550C0" w:rsidRDefault="00D1212D" w:rsidP="000550C0">
      <w:pPr>
        <w:rPr>
          <w:sz w:val="21"/>
          <w:szCs w:val="21"/>
        </w:rPr>
      </w:pPr>
      <w:r w:rsidRPr="00D1212D">
        <w:rPr>
          <w:sz w:val="21"/>
          <w:szCs w:val="21"/>
        </w:rPr>
        <w:lastRenderedPageBreak/>
        <w:t xml:space="preserve">Unlike the proposed OFE framework, the conventional </w:t>
      </w:r>
      <w:r w:rsidR="009E33BA">
        <w:rPr>
          <w:rFonts w:hint="eastAsia"/>
          <w:sz w:val="21"/>
          <w:szCs w:val="21"/>
        </w:rPr>
        <w:t>t</w:t>
      </w:r>
      <w:r w:rsidRPr="00D1212D">
        <w:rPr>
          <w:sz w:val="21"/>
          <w:szCs w:val="21"/>
        </w:rPr>
        <w:t xml:space="preserve">ime </w:t>
      </w:r>
      <w:r w:rsidR="009E33BA">
        <w:rPr>
          <w:rFonts w:hint="eastAsia"/>
          <w:sz w:val="21"/>
          <w:szCs w:val="21"/>
        </w:rPr>
        <w:t>d</w:t>
      </w:r>
      <w:r w:rsidRPr="00D1212D">
        <w:rPr>
          <w:sz w:val="21"/>
          <w:szCs w:val="21"/>
        </w:rPr>
        <w:t xml:space="preserve">ivision </w:t>
      </w:r>
      <w:r w:rsidR="009E33BA">
        <w:rPr>
          <w:rFonts w:hint="eastAsia"/>
          <w:sz w:val="21"/>
          <w:szCs w:val="21"/>
        </w:rPr>
        <w:t>m</w:t>
      </w:r>
      <w:r w:rsidRPr="00D1212D">
        <w:rPr>
          <w:sz w:val="21"/>
          <w:szCs w:val="21"/>
        </w:rPr>
        <w:t xml:space="preserve">ultiplexing (TDM) scheme requires no complex frequency-domain constraints. In our simulation, TDM utilizes no modulation frequency; instead, it simply divides the 100 μs acquisition window </w:t>
      </w:r>
      <w:r w:rsidRPr="00D1212D">
        <w:rPr>
          <w:rFonts w:hint="eastAsia"/>
          <w:sz w:val="21"/>
          <w:szCs w:val="21"/>
        </w:rPr>
        <w:t>into 12 sequential time slots (</w:t>
      </w:r>
      <w:r w:rsidRPr="00D1212D">
        <w:rPr>
          <w:rFonts w:hint="eastAsia"/>
          <w:sz w:val="21"/>
          <w:szCs w:val="21"/>
        </w:rPr>
        <w:t>≈</w:t>
      </w:r>
      <w:r w:rsidRPr="00D1212D">
        <w:rPr>
          <w:rFonts w:hint="eastAsia"/>
          <w:sz w:val="21"/>
          <w:szCs w:val="21"/>
        </w:rPr>
        <w:t xml:space="preserve"> 8.33 </w:t>
      </w:r>
      <w:r w:rsidRPr="00D1212D">
        <w:rPr>
          <w:sz w:val="21"/>
          <w:szCs w:val="21"/>
        </w:rPr>
        <w:t>μs</w:t>
      </w:r>
      <w:r w:rsidRPr="00D1212D">
        <w:rPr>
          <w:rFonts w:hint="eastAsia"/>
          <w:sz w:val="21"/>
          <w:szCs w:val="21"/>
        </w:rPr>
        <w:t xml:space="preserve"> each) of constant DC </w:t>
      </w:r>
      <w:r w:rsidR="00267F6A">
        <w:rPr>
          <w:rFonts w:hint="eastAsia"/>
          <w:sz w:val="21"/>
          <w:szCs w:val="21"/>
        </w:rPr>
        <w:t>signal</w:t>
      </w:r>
      <w:r w:rsidRPr="00D1212D">
        <w:rPr>
          <w:rFonts w:hint="eastAsia"/>
          <w:sz w:val="21"/>
          <w:szCs w:val="21"/>
        </w:rPr>
        <w:t>.</w:t>
      </w:r>
      <w:r w:rsidR="00D005FA" w:rsidRPr="00D005FA">
        <w:t xml:space="preserve"> </w:t>
      </w:r>
      <w:r w:rsidR="00D005FA" w:rsidRPr="00D005FA">
        <w:rPr>
          <w:sz w:val="21"/>
          <w:szCs w:val="21"/>
        </w:rPr>
        <w:t>For the OFE system, which operates over the identical 100 μs acquisition window regardless of its specific frequency configuration,</w:t>
      </w:r>
      <w:r w:rsidR="000550C0" w:rsidRPr="000550C0">
        <w:rPr>
          <w:sz w:val="21"/>
          <w:szCs w:val="21"/>
        </w:rPr>
        <w:t xml:space="preserve"> let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0550C0" w:rsidRPr="000550C0">
        <w:rPr>
          <w:sz w:val="21"/>
          <w:szCs w:val="21"/>
        </w:rPr>
        <w:t xml:space="preserve"> denote the set of modulation frequencies for the </w:t>
      </w:r>
      <m:oMath>
        <m:r>
          <w:rPr>
            <w:rFonts w:ascii="Cambria Math" w:hAnsi="Cambria Math"/>
            <w:sz w:val="21"/>
            <w:szCs w:val="21"/>
          </w:rPr>
          <m:t>K</m:t>
        </m:r>
      </m:oMath>
      <w:r w:rsidR="000550C0" w:rsidRPr="000550C0">
        <w:rPr>
          <w:sz w:val="21"/>
          <w:szCs w:val="21"/>
        </w:rPr>
        <w:t xml:space="preserve"> spectral basis functions. The selection of this frequency set is constrained by both non-ideal hardware characteristics and fundamental signal processing principles. Specifically, </w:t>
      </w:r>
      <w:r w:rsidR="00594F62" w:rsidRPr="00594F62">
        <w:rPr>
          <w:sz w:val="21"/>
          <w:szCs w:val="21"/>
        </w:rPr>
        <w:t>it must adhere to the following three physical constraints:</w:t>
      </w:r>
    </w:p>
    <w:p w14:paraId="47B7D7EE" w14:textId="32C240FB" w:rsidR="003761ED" w:rsidRDefault="003761ED" w:rsidP="003761ED">
      <w:pPr>
        <w:pStyle w:val="a9"/>
        <w:numPr>
          <w:ilvl w:val="0"/>
          <w:numId w:val="11"/>
        </w:numPr>
        <w:rPr>
          <w:sz w:val="21"/>
          <w:szCs w:val="21"/>
        </w:rPr>
      </w:pPr>
      <w:r w:rsidRPr="003761ED">
        <w:rPr>
          <w:sz w:val="21"/>
          <w:szCs w:val="21"/>
        </w:rPr>
        <w:t xml:space="preserve">Spectral </w:t>
      </w:r>
      <w:r w:rsidR="00BB0475">
        <w:rPr>
          <w:rFonts w:hint="eastAsia"/>
          <w:sz w:val="21"/>
          <w:szCs w:val="21"/>
        </w:rPr>
        <w:t>s</w:t>
      </w:r>
      <w:r w:rsidRPr="003761ED">
        <w:rPr>
          <w:sz w:val="21"/>
          <w:szCs w:val="21"/>
        </w:rPr>
        <w:t xml:space="preserve">eparability </w:t>
      </w:r>
      <w:r w:rsidR="00BB0475">
        <w:rPr>
          <w:rFonts w:hint="eastAsia"/>
          <w:sz w:val="21"/>
          <w:szCs w:val="21"/>
        </w:rPr>
        <w:t>c</w:t>
      </w:r>
      <w:r w:rsidRPr="003761ED">
        <w:rPr>
          <w:sz w:val="21"/>
          <w:szCs w:val="21"/>
        </w:rPr>
        <w:t>ondition</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951B5FB" w14:textId="77777777" w:rsidTr="00BA288E">
        <w:trPr>
          <w:jc w:val="center"/>
        </w:trPr>
        <w:tc>
          <w:tcPr>
            <w:tcW w:w="500" w:type="pct"/>
            <w:vAlign w:val="center"/>
          </w:tcPr>
          <w:p w14:paraId="2F41DBEF" w14:textId="77777777" w:rsidR="00C531CA" w:rsidRPr="00FA371A" w:rsidRDefault="00C531CA" w:rsidP="00BA288E">
            <w:pPr>
              <w:ind w:firstLine="420"/>
              <w:rPr>
                <w:rFonts w:eastAsia="宋体" w:cs="宋体"/>
                <w:sz w:val="21"/>
                <w:szCs w:val="21"/>
              </w:rPr>
            </w:pPr>
          </w:p>
        </w:tc>
        <w:tc>
          <w:tcPr>
            <w:tcW w:w="4000" w:type="pct"/>
            <w:vAlign w:val="center"/>
          </w:tcPr>
          <w:p w14:paraId="0C9F2A28" w14:textId="65767CE4" w:rsidR="00C531CA"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tc>
        <w:tc>
          <w:tcPr>
            <w:tcW w:w="500" w:type="pct"/>
            <w:vAlign w:val="center"/>
          </w:tcPr>
          <w:p w14:paraId="5120FB33" w14:textId="6ECBCE47"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w:t>
            </w:r>
            <w:r w:rsidRPr="00FA371A">
              <w:rPr>
                <w:sz w:val="21"/>
                <w:szCs w:val="21"/>
              </w:rPr>
              <w:fldChar w:fldCharType="end"/>
            </w:r>
            <w:r w:rsidRPr="00FA371A">
              <w:rPr>
                <w:rFonts w:eastAsia="宋体" w:cs="宋体" w:hint="eastAsia"/>
                <w:sz w:val="21"/>
                <w:szCs w:val="21"/>
              </w:rPr>
              <w:t>)</w:t>
            </w:r>
          </w:p>
        </w:tc>
      </w:tr>
    </w:tbl>
    <w:p w14:paraId="1B625AD1" w14:textId="34E8FF35" w:rsidR="007465CC" w:rsidRDefault="003761ED" w:rsidP="003761ED">
      <w:pPr>
        <w:rPr>
          <w:sz w:val="21"/>
          <w:szCs w:val="21"/>
        </w:rPr>
      </w:pPr>
      <w:r>
        <w:rPr>
          <w:rFonts w:hint="eastAsia"/>
          <w:sz w:val="21"/>
          <w:szCs w:val="21"/>
        </w:rPr>
        <w:t>T</w:t>
      </w:r>
      <w:r w:rsidRPr="003761ED">
        <w:rPr>
          <w:sz w:val="21"/>
          <w:szCs w:val="21"/>
        </w:rPr>
        <w:t xml:space="preserve">he signal integration performed by the detector is confined to a finite time window </w:t>
      </w:r>
      <m:oMath>
        <m:r>
          <w:rPr>
            <w:rFonts w:ascii="Cambria Math" w:hAnsi="Cambria Math"/>
            <w:sz w:val="21"/>
            <w:szCs w:val="21"/>
          </w:rPr>
          <m:t>T</m:t>
        </m:r>
      </m:oMath>
      <w:r w:rsidRPr="003761ED">
        <w:rPr>
          <w:sz w:val="21"/>
          <w:szCs w:val="21"/>
        </w:rPr>
        <w:t xml:space="preserve">. </w:t>
      </w:r>
      <w:r w:rsidR="002E7AF4">
        <w:rPr>
          <w:rFonts w:hint="eastAsia"/>
          <w:sz w:val="21"/>
          <w:szCs w:val="21"/>
        </w:rPr>
        <w:t>T</w:t>
      </w:r>
      <w:r w:rsidRPr="003761ED">
        <w:rPr>
          <w:sz w:val="21"/>
          <w:szCs w:val="21"/>
        </w:rPr>
        <w:t xml:space="preserve">his process is equivalent to multiplying the infinitely long original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3761ED">
        <w:rPr>
          <w:sz w:val="21"/>
          <w:szCs w:val="21"/>
        </w:rPr>
        <w:t xml:space="preserve"> by a rectangular window function </w:t>
      </w:r>
      <m:oMath>
        <m:r>
          <m:rPr>
            <m:nor/>
          </m:rPr>
          <w:rPr>
            <w:rFonts w:ascii="Cambria Math" w:hAnsi="Cambria Math"/>
            <w:sz w:val="21"/>
            <w:szCs w:val="21"/>
          </w:rPr>
          <m:t>rect</m:t>
        </m:r>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3761ED">
        <w:rPr>
          <w:sz w:val="21"/>
          <w:szCs w:val="21"/>
        </w:rPr>
        <w:t xml:space="preserve"> of width </w:t>
      </w:r>
      <m:oMath>
        <m:r>
          <w:rPr>
            <w:rFonts w:ascii="Cambria Math" w:hAnsi="Cambria Math"/>
            <w:sz w:val="21"/>
            <w:szCs w:val="21"/>
          </w:rPr>
          <m:t>T</m:t>
        </m:r>
      </m:oMath>
      <w:r w:rsidRPr="003761ED">
        <w:rPr>
          <w:sz w:val="21"/>
          <w:szCs w:val="21"/>
        </w:rPr>
        <w:t>:</w:t>
      </w:r>
      <w:r w:rsidR="004D7780">
        <w:rPr>
          <w:rFonts w:hint="eastAsia"/>
          <w:sz w:val="21"/>
          <w:szCs w:val="21"/>
        </w:rPr>
        <w:t xml:space="preserve"> </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2A0C0EA4" w14:textId="77777777" w:rsidTr="00BA288E">
        <w:trPr>
          <w:jc w:val="center"/>
        </w:trPr>
        <w:tc>
          <w:tcPr>
            <w:tcW w:w="500" w:type="pct"/>
            <w:vAlign w:val="center"/>
          </w:tcPr>
          <w:p w14:paraId="4B6F0C56" w14:textId="77777777" w:rsidR="00C531CA" w:rsidRPr="00FA371A" w:rsidRDefault="00C531CA" w:rsidP="00BA288E">
            <w:pPr>
              <w:ind w:firstLine="420"/>
              <w:rPr>
                <w:rFonts w:eastAsia="宋体" w:cs="宋体"/>
                <w:sz w:val="21"/>
                <w:szCs w:val="21"/>
              </w:rPr>
            </w:pPr>
          </w:p>
        </w:tc>
        <w:tc>
          <w:tcPr>
            <w:tcW w:w="4000" w:type="pct"/>
            <w:vAlign w:val="center"/>
          </w:tcPr>
          <w:p w14:paraId="7E3919AD" w14:textId="066D27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sz w:val="21"/>
                    <w:szCs w:val="21"/>
                  </w:rPr>
                  <m:t>⋅</m:t>
                </m:r>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oMath>
            </m:oMathPara>
          </w:p>
        </w:tc>
        <w:tc>
          <w:tcPr>
            <w:tcW w:w="500" w:type="pct"/>
            <w:vAlign w:val="center"/>
          </w:tcPr>
          <w:p w14:paraId="6F9B0B43" w14:textId="2B74C413"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2</w:t>
            </w:r>
            <w:r w:rsidRPr="00FA371A">
              <w:rPr>
                <w:sz w:val="21"/>
                <w:szCs w:val="21"/>
              </w:rPr>
              <w:fldChar w:fldCharType="end"/>
            </w:r>
            <w:r w:rsidRPr="00FA371A">
              <w:rPr>
                <w:rFonts w:eastAsia="宋体" w:cs="宋体" w:hint="eastAsia"/>
                <w:sz w:val="21"/>
                <w:szCs w:val="21"/>
              </w:rPr>
              <w:t>)</w:t>
            </w:r>
          </w:p>
        </w:tc>
      </w:tr>
    </w:tbl>
    <w:p w14:paraId="4C13137E" w14:textId="6B5AA60B" w:rsidR="007C417B" w:rsidRDefault="003761ED" w:rsidP="003761ED">
      <w:pPr>
        <w:rPr>
          <w:sz w:val="21"/>
          <w:szCs w:val="21"/>
        </w:rPr>
      </w:pPr>
      <w:r w:rsidRPr="003761ED">
        <w:rPr>
          <w:sz w:val="21"/>
          <w:szCs w:val="21"/>
        </w:rPr>
        <w:t xml:space="preserve">Assuming the original signal is a single-frequency cosine wave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r>
                  <w:rPr>
                    <w:rFonts w:ascii="Cambria Math" w:hAnsi="Cambria Math"/>
                    <w:sz w:val="21"/>
                    <w:szCs w:val="21"/>
                  </w:rPr>
                  <m:t>t</m:t>
                </m:r>
              </m:e>
            </m:d>
          </m:e>
        </m:func>
      </m:oMath>
      <w:r w:rsidRPr="003761ED">
        <w:rPr>
          <w:sz w:val="21"/>
          <w:szCs w:val="21"/>
        </w:rPr>
        <w:t xml:space="preserve"> (whose spectrum is the impulse function </w:t>
      </w:r>
      <m:oMath>
        <m:r>
          <m:rPr>
            <m:sty m:val="p"/>
          </m:rPr>
          <w:rPr>
            <w:rFonts w:ascii="Cambria Math" w:hAnsi="Cambria Math"/>
            <w:sz w:val="21"/>
            <w:szCs w:val="21"/>
          </w:rPr>
          <m:t>δ</m:t>
        </m:r>
        <m:d>
          <m:dPr>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e>
        </m:d>
      </m:oMath>
      <w:r w:rsidRPr="003761ED">
        <w:rPr>
          <w:sz w:val="21"/>
          <w:szCs w:val="21"/>
        </w:rPr>
        <w:t xml:space="preserve">), the spectrum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oMath>
      <w:r w:rsidRPr="003761ED">
        <w:rPr>
          <w:sz w:val="21"/>
          <w:szCs w:val="21"/>
        </w:rPr>
        <w:t xml:space="preserve"> of the truncated signal </w:t>
      </w:r>
      <w:r w:rsidR="00BB0475">
        <w:rPr>
          <w:rFonts w:hint="eastAsia"/>
          <w:sz w:val="21"/>
          <w:szCs w:val="21"/>
        </w:rPr>
        <w:t>can</w:t>
      </w:r>
      <w:r w:rsidRPr="003761ED">
        <w:rPr>
          <w:sz w:val="21"/>
          <w:szCs w:val="21"/>
        </w:rPr>
        <w:t xml:space="preserve"> broaden into a sinc function morphology: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1F109BE" w14:textId="77777777" w:rsidTr="00BA288E">
        <w:trPr>
          <w:jc w:val="center"/>
        </w:trPr>
        <w:tc>
          <w:tcPr>
            <w:tcW w:w="500" w:type="pct"/>
            <w:vAlign w:val="center"/>
          </w:tcPr>
          <w:p w14:paraId="74478AA4" w14:textId="77777777" w:rsidR="00C531CA" w:rsidRPr="00FA371A" w:rsidRDefault="00C531CA" w:rsidP="00BA288E">
            <w:pPr>
              <w:ind w:firstLine="420"/>
              <w:rPr>
                <w:rFonts w:eastAsia="宋体" w:cs="宋体"/>
                <w:sz w:val="21"/>
                <w:szCs w:val="21"/>
              </w:rPr>
            </w:pPr>
          </w:p>
        </w:tc>
        <w:tc>
          <w:tcPr>
            <w:tcW w:w="4000" w:type="pct"/>
            <w:vAlign w:val="center"/>
          </w:tcPr>
          <w:p w14:paraId="779EB541" w14:textId="6C2D69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cr m:val="script"/>
                  </m:rPr>
                  <w:rPr>
                    <w:rFonts w:ascii="Cambria Math" w:hAnsi="Cambria Math"/>
                    <w:sz w:val="21"/>
                    <w:szCs w:val="21"/>
                  </w:rPr>
                  <m:t>*F</m:t>
                </m:r>
                <m:d>
                  <m:dPr>
                    <m:begChr m:val="["/>
                    <m:endChr m:val="]"/>
                    <m:ctrlPr>
                      <w:rPr>
                        <w:rFonts w:ascii="Cambria Math" w:hAnsi="Cambria Math"/>
                        <w:sz w:val="21"/>
                        <w:szCs w:val="21"/>
                      </w:rPr>
                    </m:ctrlPr>
                  </m:dPr>
                  <m:e>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ctrlPr>
                      <w:rPr>
                        <w:rFonts w:ascii="Cambria Math" w:hAnsi="Cambria Math"/>
                        <w:i/>
                        <w:sz w:val="21"/>
                        <w:szCs w:val="21"/>
                      </w:rPr>
                    </m:ctrlP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tc>
        <w:tc>
          <w:tcPr>
            <w:tcW w:w="500" w:type="pct"/>
            <w:vAlign w:val="center"/>
          </w:tcPr>
          <w:p w14:paraId="1E9C6C3C" w14:textId="23B473B5"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3</w:t>
            </w:r>
            <w:r w:rsidRPr="00FA371A">
              <w:rPr>
                <w:sz w:val="21"/>
                <w:szCs w:val="21"/>
              </w:rPr>
              <w:fldChar w:fldCharType="end"/>
            </w:r>
            <w:r w:rsidRPr="00FA371A">
              <w:rPr>
                <w:rFonts w:eastAsia="宋体" w:cs="宋体" w:hint="eastAsia"/>
                <w:sz w:val="21"/>
                <w:szCs w:val="21"/>
              </w:rPr>
              <w:t>)</w:t>
            </w:r>
          </w:p>
        </w:tc>
      </w:tr>
    </w:tbl>
    <w:p w14:paraId="291C53FC" w14:textId="22E1AFA4" w:rsidR="003761ED" w:rsidRDefault="003761ED" w:rsidP="003761ED">
      <w:pPr>
        <w:rPr>
          <w:sz w:val="21"/>
          <w:szCs w:val="21"/>
        </w:rPr>
      </w:pPr>
      <w:r w:rsidRPr="003761ED">
        <w:rPr>
          <w:sz w:val="21"/>
          <w:szCs w:val="21"/>
        </w:rPr>
        <w:t>The derivation above demonstrates that the ideally sharp impulse spectral line broadens due to spectral leakage. The main lobe width of the sinc function (i.e., the Rayleigh bandwidth) directly determines the system's frequency resolving capability.</w:t>
      </w:r>
    </w:p>
    <w:p w14:paraId="63C6678A" w14:textId="2B8ADE34" w:rsidR="00143487" w:rsidRPr="00143487" w:rsidRDefault="00143487" w:rsidP="00143487">
      <w:pPr>
        <w:pStyle w:val="a9"/>
        <w:numPr>
          <w:ilvl w:val="0"/>
          <w:numId w:val="11"/>
        </w:numPr>
        <w:rPr>
          <w:sz w:val="21"/>
          <w:szCs w:val="21"/>
        </w:rPr>
      </w:pPr>
      <w:r w:rsidRPr="00143487">
        <w:rPr>
          <w:sz w:val="21"/>
          <w:szCs w:val="21"/>
        </w:rPr>
        <w:t xml:space="preserve">Harmonic </w:t>
      </w:r>
      <w:r w:rsidR="00E81F45">
        <w:rPr>
          <w:rFonts w:hint="eastAsia"/>
          <w:sz w:val="21"/>
          <w:szCs w:val="21"/>
        </w:rPr>
        <w:t>i</w:t>
      </w:r>
      <w:r w:rsidRPr="00143487">
        <w:rPr>
          <w:sz w:val="21"/>
          <w:szCs w:val="21"/>
        </w:rPr>
        <w:t xml:space="preserve">nterference </w:t>
      </w:r>
      <w:r w:rsidR="00E81F45">
        <w:rPr>
          <w:rFonts w:hint="eastAsia"/>
          <w:sz w:val="21"/>
          <w:szCs w:val="21"/>
        </w:rPr>
        <w:t>a</w:t>
      </w:r>
      <w:r w:rsidRPr="00143487">
        <w:rPr>
          <w:sz w:val="21"/>
          <w:szCs w:val="21"/>
        </w:rPr>
        <w:t xml:space="preserve">voidance </w:t>
      </w:r>
      <w:r w:rsidR="00E81F45">
        <w:rPr>
          <w:rFonts w:hint="eastAsia"/>
          <w:sz w:val="21"/>
          <w:szCs w:val="21"/>
        </w:rPr>
        <w:t>c</w:t>
      </w:r>
      <w:r w:rsidRPr="00143487">
        <w:rPr>
          <w:sz w:val="21"/>
          <w:szCs w:val="21"/>
        </w:rPr>
        <w:t>ondition</w:t>
      </w:r>
    </w:p>
    <w:p w14:paraId="6DAF3D00" w14:textId="402E47A2" w:rsidR="007E5AC0" w:rsidRDefault="00143487" w:rsidP="00143487">
      <w:pPr>
        <w:rPr>
          <w:sz w:val="21"/>
          <w:szCs w:val="21"/>
        </w:rPr>
      </w:pPr>
      <w:r w:rsidRPr="00143487">
        <w:rPr>
          <w:sz w:val="21"/>
          <w:szCs w:val="21"/>
        </w:rPr>
        <w:t xml:space="preserve">Due to the hardware limitations discussed above, the </w:t>
      </w:r>
      <m:oMath>
        <m:r>
          <w:rPr>
            <w:rFonts w:ascii="Cambria Math" w:hAnsi="Cambria Math"/>
            <w:sz w:val="21"/>
            <w:szCs w:val="21"/>
          </w:rPr>
          <m:t>j</m:t>
        </m:r>
      </m:oMath>
      <w:r w:rsidRPr="00143487">
        <w:rPr>
          <w:sz w:val="21"/>
          <w:szCs w:val="21"/>
        </w:rPr>
        <w:t xml:space="preserve">-th channel signal contains not only the fundamental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but also higher-order harmonics such as</w:t>
      </w:r>
      <w:r w:rsidR="007E5AC0">
        <w:rPr>
          <w:rFonts w:hint="eastAsia"/>
          <w:sz w:val="21"/>
          <w:szCs w:val="21"/>
        </w:rPr>
        <w:t xml:space="preserve">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w:t>
      </w:r>
      <m:oMath>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etc. There are two strategies to avoid harmonic interference: sub-octave design and specific frequency avoidance. If the frequency set satisfies the condition that the maximum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is less than twice the minimum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02D9F24D" w14:textId="77777777" w:rsidTr="00BA288E">
        <w:trPr>
          <w:jc w:val="center"/>
        </w:trPr>
        <w:tc>
          <w:tcPr>
            <w:tcW w:w="500" w:type="pct"/>
            <w:vAlign w:val="center"/>
          </w:tcPr>
          <w:p w14:paraId="08F18A13" w14:textId="77777777" w:rsidR="00032A4F" w:rsidRPr="00FA371A" w:rsidRDefault="00032A4F" w:rsidP="00BA288E">
            <w:pPr>
              <w:ind w:firstLine="420"/>
              <w:rPr>
                <w:rFonts w:eastAsia="宋体" w:cs="宋体"/>
                <w:sz w:val="21"/>
                <w:szCs w:val="21"/>
              </w:rPr>
            </w:pPr>
          </w:p>
        </w:tc>
        <w:tc>
          <w:tcPr>
            <w:tcW w:w="4000" w:type="pct"/>
            <w:vAlign w:val="center"/>
          </w:tcPr>
          <w:p w14:paraId="354AAB75" w14:textId="7F427833"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m:oMathPara>
          </w:p>
        </w:tc>
        <w:tc>
          <w:tcPr>
            <w:tcW w:w="500" w:type="pct"/>
            <w:vAlign w:val="center"/>
          </w:tcPr>
          <w:p w14:paraId="0CA075F5" w14:textId="4943DA2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4</w:t>
            </w:r>
            <w:r w:rsidRPr="00FA371A">
              <w:rPr>
                <w:sz w:val="21"/>
                <w:szCs w:val="21"/>
              </w:rPr>
              <w:fldChar w:fldCharType="end"/>
            </w:r>
            <w:r w:rsidRPr="00FA371A">
              <w:rPr>
                <w:rFonts w:eastAsia="宋体" w:cs="宋体" w:hint="eastAsia"/>
                <w:sz w:val="21"/>
                <w:szCs w:val="21"/>
              </w:rPr>
              <w:t>)</w:t>
            </w:r>
          </w:p>
        </w:tc>
      </w:tr>
    </w:tbl>
    <w:p w14:paraId="241C55AD" w14:textId="264351DD" w:rsidR="007E5AC0" w:rsidRDefault="00143487" w:rsidP="00143487">
      <w:pPr>
        <w:rPr>
          <w:sz w:val="21"/>
          <w:szCs w:val="21"/>
        </w:rPr>
      </w:pPr>
      <w:r w:rsidRPr="00143487">
        <w:rPr>
          <w:sz w:val="21"/>
          <w:szCs w:val="21"/>
        </w:rPr>
        <w:t>Then, the second harmonic of the lowest frequency signal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will reside above the highest frequency signal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In this sub-octave </w:t>
      </w:r>
      <w:r w:rsidR="007935AB">
        <w:rPr>
          <w:rFonts w:hint="eastAsia"/>
          <w:sz w:val="21"/>
          <w:szCs w:val="21"/>
        </w:rPr>
        <w:t>strategy</w:t>
      </w:r>
      <w:r w:rsidRPr="00143487">
        <w:rPr>
          <w:sz w:val="21"/>
          <w:szCs w:val="21"/>
        </w:rPr>
        <w:t>, the entire fundamental frequency band is free of harmonic interferenc</w:t>
      </w:r>
      <w:r w:rsidR="007935AB">
        <w:rPr>
          <w:rFonts w:hint="eastAsia"/>
          <w:sz w:val="21"/>
          <w:szCs w:val="21"/>
        </w:rPr>
        <w:t>e</w:t>
      </w:r>
      <w:r w:rsidRPr="00143487">
        <w:rPr>
          <w:sz w:val="21"/>
          <w:szCs w:val="21"/>
        </w:rPr>
        <w:t>.</w:t>
      </w:r>
      <w:r w:rsidR="007935AB">
        <w:rPr>
          <w:rFonts w:hint="eastAsia"/>
          <w:sz w:val="21"/>
          <w:szCs w:val="21"/>
        </w:rPr>
        <w:t xml:space="preserve"> </w:t>
      </w:r>
      <w:r w:rsidRPr="00143487">
        <w:rPr>
          <w:sz w:val="21"/>
          <w:szCs w:val="21"/>
        </w:rPr>
        <w:t xml:space="preserve">However, if the system bandwidth is restricted or the number of channels is large, resulting in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the following constraint must be enforced to ensure that no fundamental frequency coincides with the harmonics of other channels: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3473050D" w14:textId="77777777" w:rsidTr="00BA288E">
        <w:trPr>
          <w:jc w:val="center"/>
        </w:trPr>
        <w:tc>
          <w:tcPr>
            <w:tcW w:w="500" w:type="pct"/>
            <w:vAlign w:val="center"/>
          </w:tcPr>
          <w:p w14:paraId="1CCA186F" w14:textId="77777777" w:rsidR="00032A4F" w:rsidRPr="00FA371A" w:rsidRDefault="00032A4F" w:rsidP="00BA288E">
            <w:pPr>
              <w:ind w:firstLine="420"/>
              <w:rPr>
                <w:rFonts w:eastAsia="宋体" w:cs="宋体"/>
                <w:sz w:val="21"/>
                <w:szCs w:val="21"/>
              </w:rPr>
            </w:pPr>
          </w:p>
        </w:tc>
        <w:tc>
          <w:tcPr>
            <w:tcW w:w="4000" w:type="pct"/>
            <w:vAlign w:val="center"/>
          </w:tcPr>
          <w:p w14:paraId="101829C0" w14:textId="3FCA8B74"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tc>
        <w:tc>
          <w:tcPr>
            <w:tcW w:w="500" w:type="pct"/>
            <w:vAlign w:val="center"/>
          </w:tcPr>
          <w:p w14:paraId="0A0672E9" w14:textId="5209DCE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5</w:t>
            </w:r>
            <w:r w:rsidRPr="00FA371A">
              <w:rPr>
                <w:sz w:val="21"/>
                <w:szCs w:val="21"/>
              </w:rPr>
              <w:fldChar w:fldCharType="end"/>
            </w:r>
            <w:r w:rsidRPr="00FA371A">
              <w:rPr>
                <w:rFonts w:eastAsia="宋体" w:cs="宋体" w:hint="eastAsia"/>
                <w:sz w:val="21"/>
                <w:szCs w:val="21"/>
              </w:rPr>
              <w:t>)</w:t>
            </w:r>
          </w:p>
        </w:tc>
      </w:tr>
    </w:tbl>
    <w:p w14:paraId="64C5CB53" w14:textId="5C6E1FC2" w:rsidR="00143487" w:rsidRDefault="00143487" w:rsidP="00143487">
      <w:pPr>
        <w:rPr>
          <w:sz w:val="21"/>
          <w:szCs w:val="21"/>
        </w:rPr>
      </w:pPr>
      <w:r w:rsidRPr="00143487">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oMath>
      <w:r w:rsidRPr="00143487">
        <w:rPr>
          <w:sz w:val="21"/>
          <w:szCs w:val="21"/>
        </w:rPr>
        <w:t xml:space="preserve"> is the highest harmonic order limited by the effective bandwidth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bw</m:t>
            </m:r>
          </m:sub>
        </m:sSub>
      </m:oMath>
      <w:r w:rsidRPr="00143487">
        <w:rPr>
          <w:sz w:val="21"/>
          <w:szCs w:val="21"/>
        </w:rPr>
        <w:t xml:space="preserve"> of the system.</w:t>
      </w:r>
    </w:p>
    <w:p w14:paraId="77912BC0" w14:textId="7BB041AF" w:rsidR="00032A4F" w:rsidRDefault="00032A4F" w:rsidP="00032A4F">
      <w:pPr>
        <w:pStyle w:val="a9"/>
        <w:numPr>
          <w:ilvl w:val="0"/>
          <w:numId w:val="11"/>
        </w:numPr>
        <w:rPr>
          <w:sz w:val="21"/>
          <w:szCs w:val="21"/>
        </w:rPr>
      </w:pPr>
      <w:r w:rsidRPr="00032A4F">
        <w:rPr>
          <w:sz w:val="21"/>
          <w:szCs w:val="21"/>
        </w:rPr>
        <w:t xml:space="preserve">Intermodulation </w:t>
      </w:r>
      <w:r w:rsidR="00DE1F33">
        <w:rPr>
          <w:rFonts w:hint="eastAsia"/>
          <w:sz w:val="21"/>
          <w:szCs w:val="21"/>
        </w:rPr>
        <w:t>i</w:t>
      </w:r>
      <w:r w:rsidRPr="00032A4F">
        <w:rPr>
          <w:sz w:val="21"/>
          <w:szCs w:val="21"/>
        </w:rPr>
        <w:t xml:space="preserve">nterference </w:t>
      </w:r>
      <w:r w:rsidR="00DE1F33">
        <w:rPr>
          <w:rFonts w:hint="eastAsia"/>
          <w:sz w:val="21"/>
          <w:szCs w:val="21"/>
        </w:rPr>
        <w:t>a</w:t>
      </w:r>
      <w:r w:rsidRPr="00032A4F">
        <w:rPr>
          <w:sz w:val="21"/>
          <w:szCs w:val="21"/>
        </w:rPr>
        <w:t>voidance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7CBBF673" w14:textId="77777777" w:rsidTr="00BA288E">
        <w:trPr>
          <w:jc w:val="center"/>
        </w:trPr>
        <w:tc>
          <w:tcPr>
            <w:tcW w:w="500" w:type="pct"/>
            <w:vAlign w:val="center"/>
          </w:tcPr>
          <w:p w14:paraId="4DF268E0" w14:textId="77777777" w:rsidR="000732F0" w:rsidRPr="00FA371A" w:rsidRDefault="000732F0" w:rsidP="00BA288E">
            <w:pPr>
              <w:ind w:firstLine="420"/>
              <w:rPr>
                <w:rFonts w:eastAsia="宋体" w:cs="宋体"/>
                <w:sz w:val="21"/>
                <w:szCs w:val="21"/>
              </w:rPr>
            </w:pPr>
          </w:p>
        </w:tc>
        <w:tc>
          <w:tcPr>
            <w:tcW w:w="4000" w:type="pct"/>
            <w:vAlign w:val="center"/>
          </w:tcPr>
          <w:p w14:paraId="67AE3F46" w14:textId="19BB3B8B" w:rsidR="000732F0"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tc>
        <w:tc>
          <w:tcPr>
            <w:tcW w:w="500" w:type="pct"/>
            <w:vAlign w:val="center"/>
          </w:tcPr>
          <w:p w14:paraId="22BE61D5" w14:textId="569DDA23"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6</w:t>
            </w:r>
            <w:r w:rsidRPr="00FA371A">
              <w:rPr>
                <w:sz w:val="21"/>
                <w:szCs w:val="21"/>
              </w:rPr>
              <w:fldChar w:fldCharType="end"/>
            </w:r>
            <w:r w:rsidRPr="00FA371A">
              <w:rPr>
                <w:rFonts w:eastAsia="宋体" w:cs="宋体" w:hint="eastAsia"/>
                <w:sz w:val="21"/>
                <w:szCs w:val="21"/>
              </w:rPr>
              <w:t>)</w:t>
            </w:r>
          </w:p>
        </w:tc>
      </w:tr>
    </w:tbl>
    <w:p w14:paraId="51054307" w14:textId="719F3D8D" w:rsidR="00032A4F" w:rsidRDefault="00032A4F" w:rsidP="00032A4F">
      <w:pPr>
        <w:rPr>
          <w:sz w:val="21"/>
          <w:szCs w:val="21"/>
        </w:rPr>
      </w:pPr>
      <w:r w:rsidRPr="00032A4F">
        <w:rPr>
          <w:sz w:val="21"/>
          <w:szCs w:val="21"/>
        </w:rPr>
        <w:lastRenderedPageBreak/>
        <w:t xml:space="preserve">Assuming the output response </w:t>
      </w:r>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oMath>
      <w:r w:rsidRPr="00032A4F">
        <w:rPr>
          <w:sz w:val="21"/>
          <w:szCs w:val="21"/>
        </w:rPr>
        <w:t xml:space="preserve"> of the </w:t>
      </w:r>
      <w:r w:rsidR="00DE1F33">
        <w:rPr>
          <w:rFonts w:hint="eastAsia"/>
          <w:sz w:val="21"/>
          <w:szCs w:val="21"/>
        </w:rPr>
        <w:t>sensor</w:t>
      </w:r>
      <w:r w:rsidRPr="00032A4F">
        <w:rPr>
          <w:sz w:val="21"/>
          <w:szCs w:val="21"/>
        </w:rPr>
        <w:t xml:space="preserve"> contains a quadratic non-linear term:</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51DA4463" w14:textId="77777777" w:rsidTr="00BA288E">
        <w:trPr>
          <w:jc w:val="center"/>
        </w:trPr>
        <w:tc>
          <w:tcPr>
            <w:tcW w:w="500" w:type="pct"/>
            <w:vAlign w:val="center"/>
          </w:tcPr>
          <w:p w14:paraId="51DE7C6B" w14:textId="77777777" w:rsidR="000732F0" w:rsidRPr="00FA371A" w:rsidRDefault="000732F0" w:rsidP="00BA288E">
            <w:pPr>
              <w:ind w:firstLine="420"/>
              <w:rPr>
                <w:rFonts w:eastAsia="宋体" w:cs="宋体"/>
                <w:sz w:val="21"/>
                <w:szCs w:val="21"/>
              </w:rPr>
            </w:pPr>
          </w:p>
        </w:tc>
        <w:tc>
          <w:tcPr>
            <w:tcW w:w="4000" w:type="pct"/>
            <w:vAlign w:val="center"/>
          </w:tcPr>
          <w:p w14:paraId="5F57FC33" w14:textId="10E8DFB4"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sSup>
                  <m:sSupPr>
                    <m:ctrlPr>
                      <w:rPr>
                        <w:rFonts w:ascii="Cambria Math" w:hAnsi="Cambria Math"/>
                        <w:i/>
                        <w:sz w:val="21"/>
                        <w:szCs w:val="21"/>
                      </w:rPr>
                    </m:ctrlPr>
                  </m:sSupPr>
                  <m:e>
                    <m:d>
                      <m:dPr>
                        <m:ctrlPr>
                          <w:rPr>
                            <w:rFonts w:ascii="Cambria Math" w:hAnsi="Cambria Math"/>
                            <w:sz w:val="21"/>
                            <w:szCs w:val="21"/>
                          </w:rPr>
                        </m:ctrlPr>
                      </m:dPr>
                      <m:e>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ctrlPr>
                              <w:rPr>
                                <w:rFonts w:ascii="Cambria Math" w:hAnsi="Cambria Math"/>
                                <w:i/>
                                <w:sz w:val="21"/>
                                <w:szCs w:val="21"/>
                              </w:rPr>
                            </m:ctrlPr>
                          </m:e>
                        </m:nary>
                        <m:ctrlPr>
                          <w:rPr>
                            <w:rFonts w:ascii="Cambria Math" w:hAnsi="Cambria Math"/>
                            <w:i/>
                            <w:sz w:val="21"/>
                            <w:szCs w:val="21"/>
                          </w:rPr>
                        </m:ctrlPr>
                      </m:e>
                    </m:d>
                    <m:ctrlPr>
                      <w:rPr>
                        <w:rFonts w:ascii="Cambria Math" w:hAnsi="Cambria Math"/>
                        <w:sz w:val="21"/>
                        <w:szCs w:val="21"/>
                      </w:rPr>
                    </m:ctrlPr>
                  </m:e>
                  <m:sup>
                    <m:r>
                      <w:rPr>
                        <w:rFonts w:ascii="Cambria Math" w:hAnsi="Cambria Math"/>
                        <w:sz w:val="21"/>
                        <w:szCs w:val="21"/>
                      </w:rPr>
                      <m:t>2</m:t>
                    </m:r>
                  </m:sup>
                </m:sSup>
              </m:oMath>
            </m:oMathPara>
          </w:p>
        </w:tc>
        <w:tc>
          <w:tcPr>
            <w:tcW w:w="500" w:type="pct"/>
            <w:vAlign w:val="center"/>
          </w:tcPr>
          <w:p w14:paraId="4D730D83" w14:textId="745FFCDE"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7</w:t>
            </w:r>
            <w:r w:rsidRPr="00FA371A">
              <w:rPr>
                <w:sz w:val="21"/>
                <w:szCs w:val="21"/>
              </w:rPr>
              <w:fldChar w:fldCharType="end"/>
            </w:r>
            <w:r w:rsidRPr="00FA371A">
              <w:rPr>
                <w:rFonts w:eastAsia="宋体" w:cs="宋体" w:hint="eastAsia"/>
                <w:sz w:val="21"/>
                <w:szCs w:val="21"/>
              </w:rPr>
              <w:t>)</w:t>
            </w:r>
          </w:p>
        </w:tc>
      </w:tr>
    </w:tbl>
    <w:p w14:paraId="7C4AE9DC" w14:textId="183EB0EB" w:rsidR="00032A4F" w:rsidRDefault="00032A4F" w:rsidP="00032A4F">
      <w:pPr>
        <w:rPr>
          <w:sz w:val="21"/>
          <w:szCs w:val="21"/>
        </w:rPr>
      </w:pPr>
      <w:r w:rsidRPr="00032A4F">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e>
        </m:func>
      </m:oMath>
      <w:r w:rsidRPr="00032A4F">
        <w:rPr>
          <w:sz w:val="21"/>
          <w:szCs w:val="21"/>
        </w:rPr>
        <w:t xml:space="preserve"> is the equivalent signal component of the </w:t>
      </w:r>
      <m:oMath>
        <m:r>
          <w:rPr>
            <w:rFonts w:ascii="Cambria Math" w:hAnsi="Cambria Math"/>
            <w:sz w:val="21"/>
            <w:szCs w:val="21"/>
          </w:rPr>
          <m:t>k</m:t>
        </m:r>
      </m:oMath>
      <w:r w:rsidRPr="00032A4F">
        <w:rPr>
          <w:sz w:val="21"/>
          <w:szCs w:val="21"/>
        </w:rPr>
        <w:t xml:space="preserve">-th modulation </w:t>
      </w:r>
      <w:r w:rsidR="00DE1F33">
        <w:rPr>
          <w:rFonts w:hint="eastAsia"/>
          <w:sz w:val="21"/>
          <w:szCs w:val="21"/>
        </w:rPr>
        <w:t>kernel</w:t>
      </w:r>
      <w:r w:rsidRPr="00032A4F">
        <w:rPr>
          <w:sz w:val="21"/>
          <w:szCs w:val="21"/>
        </w:rPr>
        <w:t>. Expanding the squared term yields: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4C860C8" w14:textId="77777777" w:rsidTr="00BA288E">
        <w:trPr>
          <w:jc w:val="center"/>
        </w:trPr>
        <w:tc>
          <w:tcPr>
            <w:tcW w:w="500" w:type="pct"/>
            <w:vAlign w:val="center"/>
          </w:tcPr>
          <w:p w14:paraId="645679CA" w14:textId="77777777" w:rsidR="000732F0" w:rsidRPr="00FA371A" w:rsidRDefault="000732F0" w:rsidP="00BA288E">
            <w:pPr>
              <w:ind w:firstLine="420"/>
              <w:rPr>
                <w:rFonts w:eastAsia="宋体" w:cs="宋体"/>
                <w:sz w:val="21"/>
                <w:szCs w:val="21"/>
              </w:rPr>
            </w:pPr>
          </w:p>
        </w:tc>
        <w:tc>
          <w:tcPr>
            <w:tcW w:w="4000" w:type="pct"/>
            <w:vAlign w:val="center"/>
          </w:tcPr>
          <w:p w14:paraId="648B3244" w14:textId="4BF29D63"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E</m:t>
                        </m:r>
                      </m:e>
                      <m:sub>
                        <m:r>
                          <w:rPr>
                            <w:rFonts w:ascii="Cambria Math" w:hAnsi="Cambria Math"/>
                            <w:sz w:val="21"/>
                            <w:szCs w:val="21"/>
                          </w:rPr>
                          <m:t>0k</m:t>
                        </m:r>
                      </m:sub>
                      <m:sup>
                        <m:r>
                          <w:rPr>
                            <w:rFonts w:ascii="Cambria Math" w:hAnsi="Cambria Math"/>
                            <w:sz w:val="21"/>
                            <w:szCs w:val="21"/>
                          </w:rPr>
                          <m:t>2</m:t>
                        </m:r>
                      </m:sup>
                    </m:sSubSup>
                    <m:ctrlPr>
                      <w:rPr>
                        <w:rFonts w:ascii="Cambria Math" w:hAnsi="Cambria Math"/>
                        <w:i/>
                        <w:sz w:val="21"/>
                        <w:szCs w:val="21"/>
                      </w:rPr>
                    </m:ctrlPr>
                  </m:e>
                </m:nary>
                <m:func>
                  <m:funcPr>
                    <m:ctrlPr>
                      <w:rPr>
                        <w:rFonts w:ascii="Cambria Math" w:hAnsi="Cambria Math"/>
                        <w:sz w:val="21"/>
                        <w:szCs w:val="21"/>
                      </w:rPr>
                    </m:ctrlPr>
                  </m:funcPr>
                  <m:fName>
                    <m:sSup>
                      <m:sSupPr>
                        <m:ctrlPr>
                          <w:rPr>
                            <w:rFonts w:ascii="Cambria Math" w:hAnsi="Cambria Math"/>
                            <w:i/>
                            <w:sz w:val="21"/>
                            <w:szCs w:val="21"/>
                          </w:rPr>
                        </m:ctrlPr>
                      </m:sSupPr>
                      <m:e>
                        <m:r>
                          <m:rPr>
                            <m:sty m:val="p"/>
                          </m:rPr>
                          <w:rPr>
                            <w:rFonts w:ascii="Cambria Math" w:hAnsi="Cambria Math"/>
                            <w:sz w:val="21"/>
                            <w:szCs w:val="21"/>
                          </w:rPr>
                          <m:t>cos</m:t>
                        </m:r>
                        <m:ctrlPr>
                          <w:rPr>
                            <w:rFonts w:ascii="Cambria Math" w:hAnsi="Cambria Math"/>
                            <w:sz w:val="21"/>
                            <w:szCs w:val="21"/>
                          </w:rPr>
                        </m:ctrlPr>
                      </m:e>
                      <m:sup>
                        <m:r>
                          <w:rPr>
                            <w:rFonts w:ascii="Cambria Math" w:hAnsi="Cambria Math"/>
                            <w:sz w:val="21"/>
                            <w:szCs w:val="21"/>
                          </w:rPr>
                          <m:t>2</m:t>
                        </m:r>
                        <m:ctrlPr>
                          <w:rPr>
                            <w:rFonts w:ascii="Cambria Math" w:hAnsi="Cambria Math"/>
                            <w:sz w:val="21"/>
                            <w:szCs w:val="21"/>
                          </w:rPr>
                        </m:ctrlPr>
                      </m:sup>
                    </m:sSup>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ctrlPr>
                      <w:rPr>
                        <w:rFonts w:ascii="Cambria Math" w:hAnsi="Cambria Math"/>
                        <w:i/>
                        <w:sz w:val="21"/>
                        <w:szCs w:val="21"/>
                      </w:rPr>
                    </m:ctrlPr>
                  </m:e>
                </m:func>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0i</m:t>
                        </m:r>
                      </m:sub>
                    </m:sSub>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oMath>
            </m:oMathPara>
          </w:p>
        </w:tc>
        <w:tc>
          <w:tcPr>
            <w:tcW w:w="500" w:type="pct"/>
            <w:vAlign w:val="center"/>
          </w:tcPr>
          <w:p w14:paraId="4B144C85" w14:textId="290E4C25"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8</w:t>
            </w:r>
            <w:r w:rsidRPr="00FA371A">
              <w:rPr>
                <w:sz w:val="21"/>
                <w:szCs w:val="21"/>
              </w:rPr>
              <w:fldChar w:fldCharType="end"/>
            </w:r>
            <w:r w:rsidRPr="00FA371A">
              <w:rPr>
                <w:rFonts w:eastAsia="宋体" w:cs="宋体" w:hint="eastAsia"/>
                <w:sz w:val="21"/>
                <w:szCs w:val="21"/>
              </w:rPr>
              <w:t>)</w:t>
            </w:r>
          </w:p>
        </w:tc>
      </w:tr>
    </w:tbl>
    <w:p w14:paraId="4B87440D" w14:textId="4D89F0C4" w:rsidR="000732F0" w:rsidRDefault="008167A4" w:rsidP="00032A4F">
      <w:pPr>
        <w:rPr>
          <w:sz w:val="21"/>
          <w:szCs w:val="21"/>
        </w:rPr>
      </w:pPr>
      <w:r>
        <w:rPr>
          <w:rFonts w:hint="eastAsia"/>
          <w:sz w:val="21"/>
          <w:szCs w:val="21"/>
        </w:rPr>
        <w:t>T</w:t>
      </w:r>
      <w:r w:rsidR="00032A4F" w:rsidRPr="00032A4F">
        <w:rPr>
          <w:sz w:val="21"/>
          <w:szCs w:val="21"/>
        </w:rPr>
        <w:t>he cross-term can be expanded as: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8B374A1" w14:textId="77777777" w:rsidTr="005C2A20">
        <w:trPr>
          <w:jc w:val="center"/>
        </w:trPr>
        <w:tc>
          <w:tcPr>
            <w:tcW w:w="485" w:type="pct"/>
            <w:vAlign w:val="center"/>
          </w:tcPr>
          <w:p w14:paraId="596455A8" w14:textId="77777777" w:rsidR="000732F0" w:rsidRPr="00FA371A" w:rsidRDefault="000732F0" w:rsidP="00BA288E">
            <w:pPr>
              <w:ind w:firstLine="420"/>
              <w:rPr>
                <w:rFonts w:eastAsia="宋体" w:cs="宋体"/>
                <w:sz w:val="21"/>
                <w:szCs w:val="21"/>
              </w:rPr>
            </w:pPr>
          </w:p>
        </w:tc>
        <w:tc>
          <w:tcPr>
            <w:tcW w:w="3985" w:type="pct"/>
            <w:vAlign w:val="center"/>
          </w:tcPr>
          <w:p w14:paraId="7937059D" w14:textId="72BADF45" w:rsidR="000732F0" w:rsidRPr="00FA371A" w:rsidRDefault="00000000" w:rsidP="00BA288E">
            <w:pPr>
              <w:ind w:firstLine="420"/>
              <w:rPr>
                <w:rFonts w:eastAsia="宋体" w:cs="宋体"/>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d>
                  <m:dPr>
                    <m:begChr m:val="["/>
                    <m:endChr m:val="]"/>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ctrlPr>
                      <w:rPr>
                        <w:rFonts w:ascii="Cambria Math" w:hAnsi="Cambria Math"/>
                        <w:i/>
                        <w:sz w:val="21"/>
                        <w:szCs w:val="21"/>
                      </w:rPr>
                    </m:ctrlPr>
                  </m:e>
                </m:d>
              </m:oMath>
            </m:oMathPara>
          </w:p>
        </w:tc>
        <w:tc>
          <w:tcPr>
            <w:tcW w:w="530" w:type="pct"/>
            <w:vAlign w:val="center"/>
          </w:tcPr>
          <w:p w14:paraId="4EDF5457" w14:textId="281CB6AC"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9</w:t>
            </w:r>
            <w:r w:rsidRPr="00FA371A">
              <w:rPr>
                <w:sz w:val="21"/>
                <w:szCs w:val="21"/>
              </w:rPr>
              <w:fldChar w:fldCharType="end"/>
            </w:r>
            <w:r w:rsidRPr="00FA371A">
              <w:rPr>
                <w:rFonts w:eastAsia="宋体" w:cs="宋体" w:hint="eastAsia"/>
                <w:sz w:val="21"/>
                <w:szCs w:val="21"/>
              </w:rPr>
              <w:t>)</w:t>
            </w:r>
          </w:p>
        </w:tc>
      </w:tr>
    </w:tbl>
    <w:p w14:paraId="0F443FF4" w14:textId="6DC9CCEA" w:rsidR="000732F0" w:rsidRDefault="005C2A20" w:rsidP="00032A4F">
      <w:pPr>
        <w:rPr>
          <w:sz w:val="21"/>
          <w:szCs w:val="21"/>
        </w:rPr>
      </w:pPr>
      <w:r w:rsidRPr="005C2A20">
        <w:rPr>
          <w:sz w:val="21"/>
          <w:szCs w:val="21"/>
        </w:rPr>
        <w:t>This equation reveals that hardware non-linearities inevitably generate sum and difference</w:t>
      </w:r>
      <w:r w:rsidR="00326660">
        <w:rPr>
          <w:rFonts w:hint="eastAsia"/>
          <w:sz w:val="21"/>
          <w:szCs w:val="21"/>
        </w:rPr>
        <w:t xml:space="preserve"> </w:t>
      </w:r>
      <w:r w:rsidRPr="005C2A20">
        <w:rPr>
          <w:sz w:val="21"/>
          <w:szCs w:val="21"/>
        </w:rPr>
        <w:t xml:space="preserve">frequency interferences. While sub-octave strategies inherently exclude sum-frequencies from the operational band, difference-frequencies—and both components in wider-band systems—can still cause contamination. If any combination frequency coincides with a target demodulation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C2A20">
        <w:rPr>
          <w:sz w:val="21"/>
          <w:szCs w:val="21"/>
        </w:rPr>
        <w:t>, an uncalibratable interference term corrupts the measured amplitude: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6567"/>
        <w:gridCol w:w="986"/>
      </w:tblGrid>
      <w:tr w:rsidR="00DE1F33" w:rsidRPr="00FA371A" w14:paraId="49D57C98" w14:textId="77777777" w:rsidTr="00B95E12">
        <w:trPr>
          <w:jc w:val="center"/>
        </w:trPr>
        <w:tc>
          <w:tcPr>
            <w:tcW w:w="485" w:type="pct"/>
            <w:vAlign w:val="center"/>
          </w:tcPr>
          <w:p w14:paraId="77EC26EA" w14:textId="77777777" w:rsidR="00DE1F33" w:rsidRPr="00FA371A" w:rsidRDefault="00DE1F33" w:rsidP="00BA288E">
            <w:pPr>
              <w:ind w:firstLine="420"/>
              <w:rPr>
                <w:rFonts w:eastAsia="宋体" w:cs="宋体"/>
                <w:sz w:val="21"/>
                <w:szCs w:val="21"/>
              </w:rPr>
            </w:pPr>
          </w:p>
        </w:tc>
        <w:tc>
          <w:tcPr>
            <w:tcW w:w="3985" w:type="pct"/>
            <w:vAlign w:val="center"/>
          </w:tcPr>
          <w:p w14:paraId="399DD565" w14:textId="15805C65" w:rsidR="00DE1F33"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A</m:t>
                        </m:r>
                      </m:e>
                    </m:acc>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r>
                  <w:rPr>
                    <w:rFonts w:ascii="Cambria Math" w:hAnsi="Cambria Math"/>
                    <w:sz w:val="21"/>
                    <w:szCs w:val="21"/>
                  </w:rPr>
                  <m:t>+ν</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m:oMathPara>
          </w:p>
        </w:tc>
        <w:tc>
          <w:tcPr>
            <w:tcW w:w="530" w:type="pct"/>
            <w:vAlign w:val="center"/>
          </w:tcPr>
          <w:p w14:paraId="77105D3A" w14:textId="783CE969" w:rsidR="00DE1F33" w:rsidRPr="00FA371A" w:rsidRDefault="00DE1F33"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10</w:t>
            </w:r>
            <w:r w:rsidRPr="00FA371A">
              <w:rPr>
                <w:sz w:val="21"/>
                <w:szCs w:val="21"/>
              </w:rPr>
              <w:fldChar w:fldCharType="end"/>
            </w:r>
            <w:r w:rsidRPr="00FA371A">
              <w:rPr>
                <w:rFonts w:eastAsia="宋体" w:cs="宋体" w:hint="eastAsia"/>
                <w:sz w:val="21"/>
                <w:szCs w:val="21"/>
              </w:rPr>
              <w:t>)</w:t>
            </w:r>
          </w:p>
        </w:tc>
      </w:tr>
    </w:tbl>
    <w:p w14:paraId="3434A188" w14:textId="30507345" w:rsidR="00B95E12" w:rsidRDefault="00B95E12" w:rsidP="007C634A">
      <w:pPr>
        <w:pStyle w:val="ae"/>
        <w:rPr>
          <w:rFonts w:ascii="Times New Roman" w:eastAsiaTheme="minorEastAsia" w:hAnsi="Times New Roman" w:cstheme="minorBidi"/>
          <w:sz w:val="21"/>
          <w:szCs w:val="21"/>
        </w:rPr>
      </w:pPr>
      <w:r w:rsidRPr="00B95E12">
        <w:rPr>
          <w:rFonts w:ascii="Times New Roman" w:eastAsiaTheme="minorEastAsia" w:hAnsi="Times New Roman" w:cstheme="minorBidi"/>
          <w:sz w:val="21"/>
          <w:szCs w:val="21"/>
        </w:rPr>
        <w:t xml:space="preserve">Here, </w:t>
      </w:r>
      <m:oMath>
        <m:r>
          <w:rPr>
            <w:rFonts w:ascii="Cambria Math" w:hAnsi="Cambria Math"/>
            <w:sz w:val="21"/>
            <w:szCs w:val="21"/>
          </w:rPr>
          <m:t>ν</m:t>
        </m:r>
      </m:oMath>
      <w:r w:rsidRPr="00B95E12">
        <w:rPr>
          <w:rFonts w:ascii="Times New Roman" w:eastAsiaTheme="minorEastAsia" w:hAnsi="Times New Roman" w:cstheme="minorBidi"/>
          <w:sz w:val="21"/>
          <w:szCs w:val="21"/>
        </w:rPr>
        <w:t xml:space="preserve"> represents the intermodulation coefficient and </w:t>
      </w:r>
      <m:oMath>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Pr="00B95E12">
        <w:rPr>
          <w:rFonts w:ascii="Times New Roman" w:eastAsiaTheme="minorEastAsia" w:hAnsi="Times New Roman" w:cstheme="minorBidi"/>
          <w:sz w:val="21"/>
          <w:szCs w:val="21"/>
        </w:rPr>
        <w:t xml:space="preserve"> denotes the mixing contribution, which introduces non-linear distortion that fundamentally degrades spectral reconstruction.</w:t>
      </w:r>
    </w:p>
    <w:p w14:paraId="3A9C00E3" w14:textId="0E5F9601" w:rsidR="005D0DFA" w:rsidRPr="00BD6671" w:rsidRDefault="005D0DFA" w:rsidP="005D0DF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3</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sidRPr="005D0DFA">
        <w:rPr>
          <w:rFonts w:ascii="Times New Roman" w:eastAsia="宋体" w:hAnsi="Times New Roman" w:cs="Times New Roman"/>
          <w:b/>
          <w:bCs/>
          <w:sz w:val="21"/>
          <w:szCs w:val="21"/>
        </w:rPr>
        <w:t xml:space="preserve">Frequency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trategies</w:t>
      </w:r>
    </w:p>
    <w:p w14:paraId="66826A5A" w14:textId="3433D378" w:rsidR="005D0DFA" w:rsidRDefault="005D0DFA" w:rsidP="005D0DFA">
      <w:pPr>
        <w:rPr>
          <w:sz w:val="21"/>
          <w:szCs w:val="21"/>
        </w:rPr>
      </w:pPr>
      <w:r w:rsidRPr="005D0DFA">
        <w:rPr>
          <w:sz w:val="21"/>
          <w:szCs w:val="21"/>
        </w:rPr>
        <w:t>To eliminate spectral leakage caused by non-integer period truncation, the system satisf</w:t>
      </w:r>
      <w:r w:rsidR="00101BD7">
        <w:rPr>
          <w:rFonts w:hint="eastAsia"/>
          <w:sz w:val="21"/>
          <w:szCs w:val="21"/>
        </w:rPr>
        <w:t>ies</w:t>
      </w:r>
      <w:r w:rsidRPr="005D0DFA">
        <w:rPr>
          <w:sz w:val="21"/>
          <w:szCs w:val="21"/>
        </w:rPr>
        <w:t xml:space="preserve"> the coherent sampling condition, requiring all modulation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D0DFA">
        <w:rPr>
          <w:sz w:val="21"/>
          <w:szCs w:val="21"/>
        </w:rPr>
        <w:t xml:space="preserve"> to be integer multiples of the frequency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5D0DFA">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6571"/>
        <w:gridCol w:w="979"/>
      </w:tblGrid>
      <w:tr w:rsidR="007016CB" w:rsidRPr="00FA371A" w14:paraId="27802386" w14:textId="77777777" w:rsidTr="007016CB">
        <w:trPr>
          <w:jc w:val="center"/>
        </w:trPr>
        <w:tc>
          <w:tcPr>
            <w:tcW w:w="485" w:type="pct"/>
            <w:vAlign w:val="center"/>
          </w:tcPr>
          <w:p w14:paraId="45AACAA3" w14:textId="77777777" w:rsidR="007016CB" w:rsidRPr="00FA371A" w:rsidRDefault="007016CB" w:rsidP="00BA288E">
            <w:pPr>
              <w:ind w:firstLine="420"/>
              <w:rPr>
                <w:rFonts w:eastAsia="宋体" w:cs="宋体"/>
                <w:sz w:val="21"/>
                <w:szCs w:val="21"/>
              </w:rPr>
            </w:pPr>
          </w:p>
        </w:tc>
        <w:tc>
          <w:tcPr>
            <w:tcW w:w="3985" w:type="pct"/>
            <w:vAlign w:val="center"/>
          </w:tcPr>
          <w:p w14:paraId="442CA89B" w14:textId="398D98B0" w:rsidR="007016CB" w:rsidRPr="007016CB" w:rsidRDefault="00000000" w:rsidP="007016CB">
            <w:pPr>
              <w:rPr>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=M</m:t>
                </m:r>
                <m:r>
                  <m:rPr>
                    <m:sty m:val="p"/>
                  </m:rPr>
                  <w:rPr>
                    <w:rFonts w:ascii="Cambria Math" w:hAnsi="Cambria Math"/>
                    <w:sz w:val="21"/>
                    <w:szCs w:val="21"/>
                  </w:rPr>
                  <m: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M</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Z</m:t>
                    </m:r>
                  </m:e>
                  <m:sup>
                    <m:r>
                      <w:rPr>
                        <w:rFonts w:ascii="Cambria Math" w:hAnsi="Cambria Math"/>
                        <w:sz w:val="21"/>
                        <w:szCs w:val="21"/>
                      </w:rPr>
                      <m:t>+</m:t>
                    </m:r>
                  </m:sup>
                </m:sSup>
              </m:oMath>
            </m:oMathPara>
          </w:p>
        </w:tc>
        <w:tc>
          <w:tcPr>
            <w:tcW w:w="530" w:type="pct"/>
            <w:vAlign w:val="center"/>
          </w:tcPr>
          <w:p w14:paraId="004D108A" w14:textId="43A576FC" w:rsidR="007016CB" w:rsidRPr="00FA371A" w:rsidRDefault="007016CB"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11</w:t>
            </w:r>
            <w:r w:rsidRPr="00FA371A">
              <w:rPr>
                <w:sz w:val="21"/>
                <w:szCs w:val="21"/>
              </w:rPr>
              <w:fldChar w:fldCharType="end"/>
            </w:r>
            <w:r w:rsidRPr="00FA371A">
              <w:rPr>
                <w:rFonts w:eastAsia="宋体" w:cs="宋体" w:hint="eastAsia"/>
                <w:sz w:val="21"/>
                <w:szCs w:val="21"/>
              </w:rPr>
              <w:t>)</w:t>
            </w:r>
          </w:p>
        </w:tc>
      </w:tr>
    </w:tbl>
    <w:p w14:paraId="6FE58607" w14:textId="1E30C598" w:rsidR="007016CB" w:rsidRPr="007016CB" w:rsidRDefault="007016CB" w:rsidP="00D34F11">
      <w:pPr>
        <w:rPr>
          <w:sz w:val="21"/>
          <w:szCs w:val="21"/>
        </w:rPr>
      </w:pPr>
      <w:r w:rsidRPr="007016CB">
        <w:rPr>
          <w:sz w:val="21"/>
          <w:szCs w:val="21"/>
        </w:rPr>
        <w:t>Guided by this fundamental constraint, we formulate two theoretical frequency selection strategies catering to different system bandwidth capacities and computational priorities.</w:t>
      </w:r>
    </w:p>
    <w:p w14:paraId="0A2EF027" w14:textId="754FD044" w:rsidR="00D34F11" w:rsidRPr="00D34F11" w:rsidRDefault="00D34F11" w:rsidP="00D34F11">
      <w:pPr>
        <w:rPr>
          <w:sz w:val="21"/>
          <w:szCs w:val="21"/>
        </w:rPr>
      </w:pPr>
      <w:r w:rsidRPr="00D34F11">
        <w:rPr>
          <w:b/>
          <w:bCs/>
          <w:sz w:val="21"/>
          <w:szCs w:val="21"/>
        </w:rPr>
        <w:t xml:space="preserve">1. Strategy 1: Linear </w:t>
      </w:r>
      <w:r w:rsidR="006762DD">
        <w:rPr>
          <w:rFonts w:hint="eastAsia"/>
          <w:b/>
          <w:bCs/>
          <w:sz w:val="21"/>
          <w:szCs w:val="21"/>
        </w:rPr>
        <w:t>p</w:t>
      </w:r>
      <w:r w:rsidRPr="00D34F11">
        <w:rPr>
          <w:b/>
          <w:bCs/>
          <w:sz w:val="21"/>
          <w:szCs w:val="21"/>
        </w:rPr>
        <w:t xml:space="preserve">lanning </w:t>
      </w:r>
      <w:r w:rsidR="006762DD">
        <w:rPr>
          <w:rFonts w:hint="eastAsia"/>
          <w:b/>
          <w:bCs/>
          <w:sz w:val="21"/>
          <w:szCs w:val="21"/>
        </w:rPr>
        <w:t>b</w:t>
      </w:r>
      <w:r w:rsidRPr="00D34F11">
        <w:rPr>
          <w:b/>
          <w:bCs/>
          <w:sz w:val="21"/>
          <w:szCs w:val="21"/>
        </w:rPr>
        <w:t xml:space="preserve">ased on </w:t>
      </w:r>
      <w:r w:rsidR="006762DD">
        <w:rPr>
          <w:rFonts w:hint="eastAsia"/>
          <w:b/>
          <w:bCs/>
          <w:sz w:val="21"/>
          <w:szCs w:val="21"/>
        </w:rPr>
        <w:t>s</w:t>
      </w:r>
      <w:r w:rsidRPr="00D34F11">
        <w:rPr>
          <w:b/>
          <w:bCs/>
          <w:sz w:val="21"/>
          <w:szCs w:val="21"/>
        </w:rPr>
        <w:t xml:space="preserve">ub-octave </w:t>
      </w:r>
      <w:r w:rsidR="006762DD">
        <w:rPr>
          <w:rFonts w:hint="eastAsia"/>
          <w:b/>
          <w:bCs/>
          <w:sz w:val="21"/>
          <w:szCs w:val="21"/>
        </w:rPr>
        <w:t>r</w:t>
      </w:r>
      <w:r w:rsidRPr="00D34F11">
        <w:rPr>
          <w:b/>
          <w:bCs/>
          <w:sz w:val="21"/>
          <w:szCs w:val="21"/>
        </w:rPr>
        <w:t>ules</w:t>
      </w:r>
    </w:p>
    <w:p w14:paraId="6FF8E5FD" w14:textId="5FBAC976" w:rsidR="005D0DFA" w:rsidRDefault="007016CB" w:rsidP="005D0DFA">
      <w:pPr>
        <w:rPr>
          <w:sz w:val="21"/>
          <w:szCs w:val="21"/>
        </w:rPr>
      </w:pPr>
      <w:r w:rsidRPr="007016CB">
        <w:rPr>
          <w:sz w:val="21"/>
          <w:szCs w:val="21"/>
        </w:rPr>
        <w:t>Under the sub-octave constraint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236AEA">
        <w:rPr>
          <w:rFonts w:hint="eastAsia"/>
          <w:sz w:val="21"/>
          <w:szCs w:val="21"/>
        </w:rPr>
        <w:t>)</w:t>
      </w:r>
      <w:r w:rsidRPr="007016CB">
        <w:rPr>
          <w:sz w:val="21"/>
          <w:szCs w:val="21"/>
        </w:rPr>
        <w:t xml:space="preserve"> second and higher-order harmonics of any channel inherently fall outside the effective signal band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Pr="007016CB">
        <w:rPr>
          <w:sz w:val="21"/>
          <w:szCs w:val="21"/>
        </w:rPr>
        <w:t xml:space="preserve"> condition eliminates the need for complex combinatorial optimization; orthogonality is guaranteed simply by spacing the frequencies linearly according to Eq. (11).</w:t>
      </w:r>
    </w:p>
    <w:p w14:paraId="6D4126D3" w14:textId="698E268E" w:rsidR="0061188B" w:rsidRDefault="00831EEF" w:rsidP="00831EEF">
      <w:pPr>
        <w:rPr>
          <w:sz w:val="21"/>
          <w:szCs w:val="21"/>
        </w:rPr>
      </w:pPr>
      <w:r w:rsidRPr="00831EEF">
        <w:rPr>
          <w:b/>
          <w:bCs/>
          <w:sz w:val="21"/>
          <w:szCs w:val="21"/>
        </w:rPr>
        <w:t xml:space="preserve">2. Strategy 2: Broadband </w:t>
      </w:r>
      <w:r w:rsidR="006762DD">
        <w:rPr>
          <w:rFonts w:hint="eastAsia"/>
          <w:b/>
          <w:bCs/>
          <w:sz w:val="21"/>
          <w:szCs w:val="21"/>
        </w:rPr>
        <w:t>o</w:t>
      </w:r>
      <w:r w:rsidRPr="00831EEF">
        <w:rPr>
          <w:b/>
          <w:bCs/>
          <w:sz w:val="21"/>
          <w:szCs w:val="21"/>
        </w:rPr>
        <w:t xml:space="preserve">ptimization via </w:t>
      </w:r>
      <w:r w:rsidR="006762DD">
        <w:rPr>
          <w:rFonts w:hint="eastAsia"/>
          <w:b/>
          <w:bCs/>
          <w:sz w:val="21"/>
          <w:szCs w:val="21"/>
        </w:rPr>
        <w:t>g</w:t>
      </w:r>
      <w:r w:rsidRPr="00831EEF">
        <w:rPr>
          <w:b/>
          <w:bCs/>
          <w:sz w:val="21"/>
          <w:szCs w:val="21"/>
        </w:rPr>
        <w:t xml:space="preserve">reedy </w:t>
      </w:r>
      <w:r w:rsidR="006762DD">
        <w:rPr>
          <w:rFonts w:hint="eastAsia"/>
          <w:b/>
          <w:bCs/>
          <w:sz w:val="21"/>
          <w:szCs w:val="21"/>
        </w:rPr>
        <w:t>a</w:t>
      </w:r>
      <w:r w:rsidRPr="00831EEF">
        <w:rPr>
          <w:b/>
          <w:bCs/>
          <w:sz w:val="21"/>
          <w:szCs w:val="21"/>
        </w:rPr>
        <w:t>lgorithm</w:t>
      </w:r>
      <w:r w:rsidRPr="00831EEF">
        <w:rPr>
          <w:sz w:val="21"/>
          <w:szCs w:val="21"/>
        </w:rPr>
        <w:t xml:space="preserve"> </w:t>
      </w:r>
    </w:p>
    <w:p w14:paraId="242BE5ED" w14:textId="528BE10F" w:rsidR="00831EEF" w:rsidRPr="00831EEF" w:rsidRDefault="00831EEF" w:rsidP="00831EEF">
      <w:pPr>
        <w:rPr>
          <w:sz w:val="21"/>
          <w:szCs w:val="21"/>
        </w:rPr>
      </w:pPr>
      <w:r w:rsidRPr="00831EEF">
        <w:rPr>
          <w:sz w:val="21"/>
          <w:szCs w:val="21"/>
        </w:rPr>
        <w:t>When the system bandwidth is wide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61188B">
        <w:rPr>
          <w:rFonts w:hint="eastAsia"/>
          <w:sz w:val="21"/>
          <w:szCs w:val="21"/>
        </w:rPr>
        <w:t>), fre</w:t>
      </w:r>
      <w:r w:rsidRPr="00831EEF">
        <w:rPr>
          <w:sz w:val="21"/>
          <w:szCs w:val="21"/>
        </w:rPr>
        <w:t xml:space="preserve">quency selection becomes a multi-constraint combinatorial optimization problem. </w:t>
      </w:r>
      <w:r w:rsidR="002338D1">
        <w:rPr>
          <w:rFonts w:hint="eastAsia"/>
          <w:sz w:val="21"/>
          <w:szCs w:val="21"/>
        </w:rPr>
        <w:t>W</w:t>
      </w:r>
      <w:r w:rsidRPr="00831EEF">
        <w:rPr>
          <w:sz w:val="21"/>
          <w:szCs w:val="21"/>
        </w:rPr>
        <w:t xml:space="preserve">e design a greedy algorithm (Algorithm </w:t>
      </w:r>
      <w:r w:rsidR="001808DF">
        <w:rPr>
          <w:rFonts w:hint="eastAsia"/>
          <w:sz w:val="21"/>
          <w:szCs w:val="21"/>
        </w:rPr>
        <w:t>S</w:t>
      </w:r>
      <w:r w:rsidR="00044708">
        <w:rPr>
          <w:rFonts w:hint="eastAsia"/>
          <w:sz w:val="21"/>
          <w:szCs w:val="21"/>
        </w:rPr>
        <w:t>2</w:t>
      </w:r>
      <w:r w:rsidRPr="00831EEF">
        <w:rPr>
          <w:sz w:val="21"/>
          <w:szCs w:val="21"/>
        </w:rPr>
        <w:t>)</w:t>
      </w:r>
      <w:r w:rsidR="000A5EA5">
        <w:rPr>
          <w:rFonts w:hint="eastAsia"/>
          <w:sz w:val="21"/>
          <w:szCs w:val="21"/>
        </w:rPr>
        <w:t xml:space="preserve"> as </w:t>
      </w:r>
      <w:r w:rsidR="00A44A12">
        <w:rPr>
          <w:rFonts w:hint="eastAsia"/>
          <w:sz w:val="21"/>
          <w:szCs w:val="21"/>
        </w:rPr>
        <w:t>follows</w:t>
      </w:r>
      <w:r w:rsidR="000A5EA5">
        <w:rPr>
          <w:rFonts w:hint="eastAsia"/>
          <w:sz w:val="21"/>
          <w:szCs w:val="21"/>
        </w:rPr>
        <w:t>:</w:t>
      </w:r>
    </w:p>
    <w:p w14:paraId="5FD83079" w14:textId="493579A7" w:rsidR="000A5EA5" w:rsidRPr="000A5EA5" w:rsidRDefault="000A5EA5" w:rsidP="000A5EA5">
      <w:pPr>
        <w:pBdr>
          <w:top w:val="single" w:sz="12" w:space="1" w:color="auto"/>
        </w:pBdr>
        <w:tabs>
          <w:tab w:val="left" w:pos="1778"/>
        </w:tabs>
        <w:rPr>
          <w:sz w:val="21"/>
          <w:szCs w:val="21"/>
        </w:rPr>
      </w:pPr>
      <w:r w:rsidRPr="00BD6671">
        <w:rPr>
          <w:b/>
          <w:bCs/>
          <w:sz w:val="21"/>
          <w:szCs w:val="21"/>
        </w:rPr>
        <w:t xml:space="preserve">Algorithm </w:t>
      </w:r>
      <w:r w:rsidR="00130B57">
        <w:rPr>
          <w:rFonts w:hint="eastAsia"/>
          <w:b/>
          <w:bCs/>
          <w:sz w:val="21"/>
          <w:szCs w:val="21"/>
        </w:rPr>
        <w:t>S</w:t>
      </w:r>
      <w:r>
        <w:rPr>
          <w:rFonts w:hint="eastAsia"/>
          <w:b/>
          <w:bCs/>
          <w:sz w:val="21"/>
          <w:szCs w:val="21"/>
        </w:rPr>
        <w:t>2</w:t>
      </w:r>
      <w:r w:rsidRPr="00BD6671">
        <w:rPr>
          <w:b/>
          <w:bCs/>
          <w:sz w:val="21"/>
          <w:szCs w:val="21"/>
        </w:rPr>
        <w:t xml:space="preserve">: </w:t>
      </w:r>
      <w:r w:rsidRPr="00BB6C3B">
        <w:rPr>
          <w:b/>
          <w:bCs/>
          <w:sz w:val="21"/>
          <w:szCs w:val="21"/>
        </w:rPr>
        <w:t xml:space="preserve">Greedy </w:t>
      </w:r>
      <w:r w:rsidR="006762DD">
        <w:rPr>
          <w:rFonts w:hint="eastAsia"/>
          <w:b/>
          <w:bCs/>
          <w:sz w:val="21"/>
          <w:szCs w:val="21"/>
        </w:rPr>
        <w:t>o</w:t>
      </w:r>
      <w:r w:rsidRPr="00BB6C3B">
        <w:rPr>
          <w:b/>
          <w:bCs/>
          <w:sz w:val="21"/>
          <w:szCs w:val="21"/>
        </w:rPr>
        <w:t xml:space="preserve">ptimization for </w:t>
      </w:r>
      <w:r w:rsidR="006762DD">
        <w:rPr>
          <w:rFonts w:hint="eastAsia"/>
          <w:b/>
          <w:bCs/>
          <w:sz w:val="21"/>
          <w:szCs w:val="21"/>
        </w:rPr>
        <w:t>m</w:t>
      </w:r>
      <w:r w:rsidRPr="00BB6C3B">
        <w:rPr>
          <w:b/>
          <w:bCs/>
          <w:sz w:val="21"/>
          <w:szCs w:val="21"/>
        </w:rPr>
        <w:t xml:space="preserve">odulation </w:t>
      </w:r>
      <w:r w:rsidR="006762DD">
        <w:rPr>
          <w:rFonts w:hint="eastAsia"/>
          <w:b/>
          <w:bCs/>
          <w:sz w:val="21"/>
          <w:szCs w:val="21"/>
        </w:rPr>
        <w:t>f</w:t>
      </w:r>
      <w:r w:rsidRPr="00BB6C3B">
        <w:rPr>
          <w:b/>
          <w:bCs/>
          <w:sz w:val="21"/>
          <w:szCs w:val="21"/>
        </w:rPr>
        <w:t xml:space="preserve">requency </w:t>
      </w:r>
      <w:r w:rsidR="006762DD">
        <w:rPr>
          <w:rFonts w:hint="eastAsia"/>
          <w:b/>
          <w:bCs/>
          <w:sz w:val="21"/>
          <w:szCs w:val="21"/>
        </w:rPr>
        <w:t>s</w:t>
      </w:r>
      <w:r w:rsidRPr="00BB6C3B">
        <w:rPr>
          <w:b/>
          <w:bCs/>
          <w:sz w:val="21"/>
          <w:szCs w:val="21"/>
        </w:rPr>
        <w:t>election</w:t>
      </w:r>
    </w:p>
    <w:p w14:paraId="0C020BD9" w14:textId="07797BED" w:rsidR="000A5EA5" w:rsidRPr="001808DF" w:rsidRDefault="000A5EA5" w:rsidP="000A5EA5">
      <w:pPr>
        <w:tabs>
          <w:tab w:val="left" w:pos="1778"/>
        </w:tabs>
        <w:rPr>
          <w:sz w:val="21"/>
          <w:szCs w:val="21"/>
        </w:rPr>
      </w:pPr>
      <w:r w:rsidRPr="001808DF">
        <w:rPr>
          <w:rFonts w:hint="eastAsia"/>
          <w:b/>
          <w:bCs/>
          <w:sz w:val="21"/>
          <w:szCs w:val="21"/>
        </w:rPr>
        <w:lastRenderedPageBreak/>
        <w:t>Input</w:t>
      </w:r>
      <w:r w:rsidRPr="001808DF">
        <w:rPr>
          <w:rFonts w:hint="eastAsia"/>
          <w:sz w:val="21"/>
          <w:szCs w:val="21"/>
        </w:rPr>
        <w:t>：</w:t>
      </w:r>
      <w:r w:rsidRPr="001808DF">
        <w:rPr>
          <w:sz w:val="21"/>
          <w:szCs w:val="21"/>
        </w:rPr>
        <w:t xml:space="preserve">Lower bound </w:t>
      </w:r>
      <m:oMath>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766E6D" w:rsidRPr="001808DF">
        <w:rPr>
          <w:rFonts w:hint="eastAsia"/>
          <w:sz w:val="21"/>
          <w:szCs w:val="21"/>
        </w:rPr>
        <w:t xml:space="preserve">, </w:t>
      </w:r>
      <w:r w:rsidRPr="001808DF">
        <w:rPr>
          <w:sz w:val="21"/>
          <w:szCs w:val="21"/>
        </w:rPr>
        <w:t xml:space="preserve">upper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808DF">
        <w:rPr>
          <w:sz w:val="21"/>
          <w:szCs w:val="21"/>
        </w:rPr>
        <w:t xml:space="preserve">,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1808DF">
        <w:rPr>
          <w:sz w:val="21"/>
          <w:szCs w:val="21"/>
        </w:rPr>
        <w:t xml:space="preserve">, channel count </w:t>
      </w:r>
      <m:oMath>
        <m:r>
          <w:rPr>
            <w:rFonts w:ascii="Cambria Math" w:hAnsi="Cambria Math"/>
            <w:sz w:val="21"/>
            <w:szCs w:val="21"/>
          </w:rPr>
          <m:t>K</m:t>
        </m:r>
      </m:oMath>
    </w:p>
    <w:p w14:paraId="3E1DDD47" w14:textId="5348F1EF" w:rsidR="000A5EA5" w:rsidRPr="001808DF" w:rsidRDefault="00916B37" w:rsidP="0003293E">
      <w:pPr>
        <w:pBdr>
          <w:bottom w:val="single" w:sz="4" w:space="1" w:color="auto"/>
        </w:pBdr>
        <w:tabs>
          <w:tab w:val="left" w:pos="1778"/>
        </w:tabs>
        <w:rPr>
          <w:sz w:val="21"/>
          <w:szCs w:val="21"/>
        </w:rPr>
      </w:pPr>
      <w:r w:rsidRPr="001808DF">
        <w:rPr>
          <w:rFonts w:hint="eastAsia"/>
          <w:b/>
          <w:bCs/>
          <w:sz w:val="21"/>
          <w:szCs w:val="21"/>
        </w:rPr>
        <w:t>Output</w:t>
      </w:r>
      <w:r w:rsidR="000A5EA5" w:rsidRPr="001808DF">
        <w:rPr>
          <w:rFonts w:hint="eastAsia"/>
          <w:sz w:val="21"/>
          <w:szCs w:val="21"/>
        </w:rPr>
        <w:t>：</w:t>
      </w:r>
      <w:r w:rsidRPr="001808DF">
        <w:rPr>
          <w:sz w:val="21"/>
          <w:szCs w:val="21"/>
        </w:rPr>
        <w:t>Frequency set</w:t>
      </w:r>
      <w:r w:rsidRPr="001808DF">
        <w:rPr>
          <w:rFonts w:hint="eastAsia"/>
          <w:sz w:val="21"/>
          <w:szCs w:val="21"/>
        </w:rPr>
        <w:t xml:space="preserve">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p>
    <w:p w14:paraId="1ABEC057" w14:textId="77777777" w:rsidR="000A5EA5" w:rsidRPr="000A5EA5" w:rsidRDefault="000A5EA5" w:rsidP="000A5EA5">
      <w:pPr>
        <w:tabs>
          <w:tab w:val="left" w:pos="1778"/>
        </w:tabs>
        <w:rPr>
          <w:sz w:val="21"/>
          <w:szCs w:val="21"/>
        </w:rPr>
      </w:pPr>
      <w:r w:rsidRPr="000A5EA5">
        <w:rPr>
          <w:sz w:val="21"/>
          <w:szCs w:val="21"/>
        </w:rPr>
        <w:t>1</w:t>
      </w:r>
      <w:r w:rsidRPr="000A5EA5">
        <w:rPr>
          <w:sz w:val="21"/>
          <w:szCs w:val="21"/>
        </w:rPr>
        <w:t>：</w:t>
      </w:r>
      <w:r w:rsidRPr="000A5EA5">
        <w:rPr>
          <w:rFonts w:hint="eastAsia"/>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ty m:val="p"/>
          </m:rPr>
          <w:rPr>
            <w:rFonts w:ascii="Cambria Math" w:hAnsi="Cambria Math"/>
            <w:sz w:val="21"/>
            <w:szCs w:val="21"/>
          </w:rPr>
          <m:t>∅</m:t>
        </m:r>
      </m:oMath>
    </w:p>
    <w:p w14:paraId="22E59164" w14:textId="77777777" w:rsidR="000A5EA5" w:rsidRPr="000A5EA5" w:rsidRDefault="000A5EA5" w:rsidP="000A5EA5">
      <w:pPr>
        <w:tabs>
          <w:tab w:val="left" w:pos="1778"/>
        </w:tabs>
        <w:rPr>
          <w:sz w:val="21"/>
          <w:szCs w:val="21"/>
        </w:rPr>
      </w:pPr>
      <w:r w:rsidRPr="000A5EA5">
        <w:rPr>
          <w:sz w:val="21"/>
          <w:szCs w:val="21"/>
        </w:rPr>
        <w:t>2</w:t>
      </w:r>
      <w:r w:rsidRPr="000A5EA5">
        <w:rPr>
          <w:sz w:val="21"/>
          <w:szCs w:val="21"/>
        </w:rPr>
        <w:t>：</w:t>
      </w:r>
      <w:r w:rsidRPr="000A5EA5">
        <w:rPr>
          <w:rFonts w:hint="eastAsia"/>
          <w:sz w:val="21"/>
          <w:szCs w:val="21"/>
        </w:rPr>
        <w:t xml:space="preserve">　</w:t>
      </w:r>
      <w:r w:rsidRPr="000A5EA5">
        <w:rPr>
          <w:sz w:val="21"/>
          <w:szCs w:val="21"/>
        </w:rPr>
        <w:t xml:space="preserve">for </w:t>
      </w:r>
      <m:oMath>
        <m:r>
          <w:rPr>
            <w:rFonts w:ascii="Cambria Math" w:hAnsi="Cambria Math"/>
            <w:sz w:val="21"/>
            <w:szCs w:val="21"/>
          </w:rPr>
          <m:t xml:space="preserve">f = </m:t>
        </m:r>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min</m:t>
            </m:r>
          </m:sub>
        </m:sSub>
      </m:oMath>
      <w:r w:rsidRPr="000A5EA5">
        <w:rPr>
          <w:sz w:val="21"/>
          <w:szCs w:val="21"/>
        </w:rPr>
        <w:t xml:space="preserve"> to </w:t>
      </w:r>
      <m:oMath>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max</m:t>
            </m:r>
          </m:sub>
        </m:sSub>
      </m:oMath>
      <w:r w:rsidRPr="000A5EA5">
        <w:rPr>
          <w:sz w:val="21"/>
          <w:szCs w:val="21"/>
        </w:rPr>
        <w:t xml:space="preserve"> step </w:t>
      </w:r>
      <m:oMath>
        <m:r>
          <m:rPr>
            <m:sty m:val="p"/>
          </m:rPr>
          <w:rPr>
            <w:rFonts w:ascii="Cambria Math" w:hAnsi="Cambria Math"/>
            <w:sz w:val="21"/>
            <w:szCs w:val="21"/>
          </w:rPr>
          <m:t>Δ</m:t>
        </m:r>
        <m:r>
          <w:rPr>
            <w:rFonts w:ascii="Cambria Math" w:hAnsi="Cambria Math"/>
            <w:sz w:val="21"/>
            <w:szCs w:val="21"/>
          </w:rPr>
          <m:t>f</m:t>
        </m:r>
      </m:oMath>
      <w:r w:rsidRPr="000A5EA5">
        <w:rPr>
          <w:sz w:val="21"/>
          <w:szCs w:val="21"/>
        </w:rPr>
        <w:t xml:space="preserve"> do</w:t>
      </w:r>
    </w:p>
    <w:p w14:paraId="5C075D41" w14:textId="739DF2BE" w:rsidR="000A5EA5" w:rsidRPr="000A5EA5" w:rsidRDefault="000A5EA5" w:rsidP="000A5EA5">
      <w:pPr>
        <w:tabs>
          <w:tab w:val="left" w:pos="1778"/>
        </w:tabs>
        <w:rPr>
          <w:sz w:val="21"/>
          <w:szCs w:val="21"/>
        </w:rPr>
      </w:pPr>
      <w:r w:rsidRPr="000A5EA5">
        <w:rPr>
          <w:sz w:val="21"/>
          <w:szCs w:val="21"/>
        </w:rPr>
        <w:t>3</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if </w:t>
      </w:r>
      <m:oMath>
        <m:r>
          <w:rPr>
            <w:rFonts w:ascii="Cambria Math" w:hAnsi="Cambria Math"/>
            <w:sz w:val="21"/>
            <w:szCs w:val="21"/>
          </w:rPr>
          <m:t>∀f</m:t>
        </m:r>
        <m:r>
          <m:rPr>
            <m:scr m:val="script"/>
          </m:rPr>
          <w:rPr>
            <w:rFonts w:ascii="Cambria Math" w:hAnsi="Cambria Math"/>
            <w:sz w:val="21"/>
            <w:szCs w:val="21"/>
          </w:rPr>
          <m:t>∈H</m:t>
        </m:r>
      </m:oMath>
      <w:r w:rsidRPr="000A5EA5">
        <w:rPr>
          <w:rFonts w:hint="eastAsia"/>
          <w:sz w:val="21"/>
          <w:szCs w:val="21"/>
        </w:rPr>
        <w:t>，</w:t>
      </w:r>
      <w:r w:rsidR="00916B37" w:rsidRPr="00916B37">
        <w:rPr>
          <w:sz w:val="21"/>
          <w:szCs w:val="21"/>
        </w:rPr>
        <w:t xml:space="preserve">the candidate </w:t>
      </w:r>
      <m:oMath>
        <m:r>
          <w:rPr>
            <w:rFonts w:ascii="Cambria Math" w:hAnsi="Cambria Math"/>
            <w:sz w:val="21"/>
            <w:szCs w:val="21"/>
          </w:rPr>
          <m:t>f</m:t>
        </m:r>
      </m:oMath>
      <w:r w:rsidR="00916B37" w:rsidRPr="00916B37">
        <w:rPr>
          <w:sz w:val="21"/>
          <w:szCs w:val="21"/>
        </w:rPr>
        <w:t xml:space="preserve"> satisfies:</w:t>
      </w:r>
    </w:p>
    <w:p w14:paraId="21915BBC" w14:textId="77777777" w:rsidR="000A5EA5" w:rsidRPr="000A5EA5" w:rsidRDefault="000A5EA5" w:rsidP="000A5EA5">
      <w:pPr>
        <w:tabs>
          <w:tab w:val="left" w:pos="1778"/>
        </w:tabs>
        <w:rPr>
          <w:sz w:val="21"/>
          <w:szCs w:val="21"/>
        </w:rPr>
      </w:pPr>
      <w:r w:rsidRPr="000A5EA5">
        <w:rPr>
          <w:sz w:val="21"/>
          <w:szCs w:val="21"/>
        </w:rPr>
        <w:t>4</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sz w:val="21"/>
            <w:szCs w:val="21"/>
          </w:rPr>
          <m:t>Δ</m:t>
        </m:r>
        <m:r>
          <w:rPr>
            <w:rFonts w:ascii="Cambria Math" w:hAnsi="Cambria Math"/>
            <w:sz w:val="21"/>
            <w:szCs w:val="21"/>
          </w:rPr>
          <m:t>f</m:t>
        </m:r>
      </m:oMath>
    </w:p>
    <w:p w14:paraId="6078FBF5" w14:textId="77777777" w:rsidR="000A5EA5" w:rsidRPr="000A5EA5" w:rsidRDefault="000A5EA5" w:rsidP="000A5EA5">
      <w:pPr>
        <w:tabs>
          <w:tab w:val="left" w:pos="1778"/>
        </w:tabs>
        <w:rPr>
          <w:sz w:val="21"/>
          <w:szCs w:val="21"/>
        </w:rPr>
      </w:pPr>
      <w:r w:rsidRPr="000A5EA5">
        <w:rPr>
          <w:sz w:val="21"/>
          <w:szCs w:val="21"/>
        </w:rPr>
        <w:t>5</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oMath>
      <w:r w:rsidRPr="000A5EA5">
        <w:rPr>
          <w:rFonts w:hint="eastAsia"/>
          <w:sz w:val="21"/>
          <w:szCs w:val="21"/>
        </w:rPr>
        <w:t>，</w:t>
      </w:r>
      <m:oMath>
        <m:r>
          <w:rPr>
            <w:rFonts w:ascii="Cambria Math" w:hAnsi="Cambria Math"/>
            <w:sz w:val="21"/>
            <w:szCs w:val="21"/>
          </w:rPr>
          <m:t>∀n∈</m:t>
        </m:r>
        <m:sSub>
          <m:sSubPr>
            <m:ctrlPr>
              <w:rPr>
                <w:rFonts w:ascii="Cambria Math" w:hAnsi="Cambria Math"/>
                <w:i/>
                <w:sz w:val="21"/>
                <w:szCs w:val="21"/>
              </w:rPr>
            </m:ctrlPr>
          </m:sSubPr>
          <m:e>
            <m:r>
              <m:rPr>
                <m:scr m:val="double-struck"/>
              </m:rPr>
              <w:rPr>
                <w:rFonts w:ascii="Cambria Math" w:hAnsi="Cambria Math"/>
                <w:sz w:val="21"/>
                <w:szCs w:val="21"/>
              </w:rPr>
              <m:t>Z</m:t>
            </m:r>
          </m:e>
          <m:sub>
            <m:r>
              <w:rPr>
                <w:rFonts w:ascii="Cambria Math" w:hAnsi="Cambria Math"/>
                <w:sz w:val="21"/>
                <w:szCs w:val="21"/>
              </w:rPr>
              <m:t>≥2</m:t>
            </m:r>
          </m:sub>
        </m:sSub>
      </m:oMath>
    </w:p>
    <w:p w14:paraId="1C66DCD8" w14:textId="77777777" w:rsidR="000A5EA5" w:rsidRPr="000A5EA5" w:rsidRDefault="000A5EA5" w:rsidP="000A5EA5">
      <w:pPr>
        <w:tabs>
          <w:tab w:val="left" w:pos="1778"/>
        </w:tabs>
        <w:rPr>
          <w:sz w:val="21"/>
          <w:szCs w:val="21"/>
        </w:rPr>
      </w:pPr>
      <w:r w:rsidRPr="000A5EA5">
        <w:rPr>
          <w:sz w:val="21"/>
          <w:szCs w:val="21"/>
        </w:rPr>
        <w:t>6</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31330118" w14:textId="77777777" w:rsidR="000A5EA5" w:rsidRPr="000A5EA5" w:rsidRDefault="000A5EA5" w:rsidP="000A5EA5">
      <w:pPr>
        <w:tabs>
          <w:tab w:val="left" w:pos="1778"/>
        </w:tabs>
        <w:rPr>
          <w:sz w:val="21"/>
          <w:szCs w:val="21"/>
        </w:rPr>
      </w:pPr>
      <w:r w:rsidRPr="000A5EA5">
        <w:rPr>
          <w:sz w:val="21"/>
          <w:szCs w:val="21"/>
        </w:rPr>
        <w:t>7</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0CBDB928" w14:textId="77777777" w:rsidR="000A5EA5" w:rsidRPr="000A5EA5" w:rsidRDefault="000A5EA5" w:rsidP="000A5EA5">
      <w:pPr>
        <w:tabs>
          <w:tab w:val="left" w:pos="1778"/>
        </w:tabs>
        <w:rPr>
          <w:sz w:val="21"/>
          <w:szCs w:val="21"/>
        </w:rPr>
      </w:pPr>
      <w:r w:rsidRPr="000A5EA5">
        <w:rPr>
          <w:sz w:val="21"/>
          <w:szCs w:val="21"/>
        </w:rPr>
        <w:t>8</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then </w:t>
      </w:r>
    </w:p>
    <w:p w14:paraId="6574F94A" w14:textId="77777777" w:rsidR="000A5EA5" w:rsidRPr="000A5EA5" w:rsidRDefault="000A5EA5" w:rsidP="000A5EA5">
      <w:pPr>
        <w:tabs>
          <w:tab w:val="left" w:pos="1778"/>
        </w:tabs>
        <w:rPr>
          <w:sz w:val="21"/>
          <w:szCs w:val="21"/>
        </w:rPr>
      </w:pPr>
      <w:r w:rsidRPr="000A5EA5">
        <w:rPr>
          <w:sz w:val="21"/>
          <w:szCs w:val="21"/>
        </w:rPr>
        <w:t>9</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cr m:val="script"/>
          </m:rPr>
          <w:rPr>
            <w:rFonts w:ascii="Cambria Math" w:hAnsi="Cambria Math"/>
            <w:sz w:val="21"/>
            <w:szCs w:val="21"/>
          </w:rPr>
          <m:t>H∪</m:t>
        </m:r>
        <m:d>
          <m:dPr>
            <m:begChr m:val="{"/>
            <m:endChr m:val="}"/>
            <m:ctrlPr>
              <w:rPr>
                <w:rFonts w:ascii="Cambria Math" w:hAnsi="Cambria Math"/>
                <w:i/>
                <w:sz w:val="21"/>
                <w:szCs w:val="21"/>
              </w:rPr>
            </m:ctrlPr>
          </m:dPr>
          <m:e>
            <m:r>
              <w:rPr>
                <w:rFonts w:ascii="Cambria Math" w:hAnsi="Cambria Math"/>
                <w:sz w:val="21"/>
                <w:szCs w:val="21"/>
              </w:rPr>
              <m:t>f</m:t>
            </m:r>
          </m:e>
        </m:d>
      </m:oMath>
    </w:p>
    <w:p w14:paraId="538C69D8" w14:textId="77777777" w:rsidR="000A5EA5" w:rsidRPr="000A5EA5" w:rsidRDefault="000A5EA5" w:rsidP="000A5EA5">
      <w:pPr>
        <w:tabs>
          <w:tab w:val="left" w:pos="1778"/>
        </w:tabs>
        <w:rPr>
          <w:sz w:val="21"/>
          <w:szCs w:val="21"/>
        </w:rPr>
      </w:pPr>
      <w:r w:rsidRPr="000A5EA5">
        <w:rPr>
          <w:sz w:val="21"/>
          <w:szCs w:val="21"/>
        </w:rPr>
        <w:t>10</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if </w:t>
      </w:r>
      <m:oMath>
        <m:d>
          <m:dPr>
            <m:begChr m:val="|"/>
            <m:endChr m:val="|"/>
            <m:ctrlPr>
              <w:rPr>
                <w:rFonts w:ascii="Cambria Math" w:hAnsi="Cambria Math"/>
                <w:i/>
                <w:sz w:val="21"/>
                <w:szCs w:val="21"/>
              </w:rPr>
            </m:ctrlPr>
          </m:dPr>
          <m:e>
            <m:r>
              <m:rPr>
                <m:scr m:val="script"/>
              </m:rPr>
              <w:rPr>
                <w:rFonts w:ascii="Cambria Math" w:hAnsi="Cambria Math"/>
                <w:sz w:val="21"/>
                <w:szCs w:val="21"/>
              </w:rPr>
              <m:t>H</m:t>
            </m:r>
          </m:e>
        </m:d>
        <m:r>
          <w:rPr>
            <w:rFonts w:ascii="Cambria Math" w:hAnsi="Cambria Math"/>
            <w:sz w:val="21"/>
            <w:szCs w:val="21"/>
          </w:rPr>
          <m:t>=K</m:t>
        </m:r>
      </m:oMath>
      <w:r w:rsidRPr="000A5EA5">
        <w:rPr>
          <w:sz w:val="21"/>
          <w:szCs w:val="21"/>
        </w:rPr>
        <w:t xml:space="preserve"> then return </w:t>
      </w:r>
      <m:oMath>
        <m:r>
          <m:rPr>
            <m:scr m:val="script"/>
          </m:rPr>
          <w:rPr>
            <w:rFonts w:ascii="Cambria Math" w:hAnsi="Cambria Math"/>
            <w:sz w:val="21"/>
            <w:szCs w:val="21"/>
          </w:rPr>
          <m:t>H</m:t>
        </m:r>
      </m:oMath>
    </w:p>
    <w:p w14:paraId="4CC554C4" w14:textId="77777777" w:rsidR="000A5EA5" w:rsidRPr="000A5EA5" w:rsidRDefault="000A5EA5" w:rsidP="000A5EA5">
      <w:pPr>
        <w:tabs>
          <w:tab w:val="left" w:pos="1778"/>
        </w:tabs>
        <w:rPr>
          <w:sz w:val="21"/>
          <w:szCs w:val="21"/>
        </w:rPr>
      </w:pPr>
      <w:r w:rsidRPr="000A5EA5">
        <w:rPr>
          <w:sz w:val="21"/>
          <w:szCs w:val="21"/>
        </w:rPr>
        <w:t>11</w:t>
      </w:r>
      <w:r w:rsidRPr="000A5EA5">
        <w:rPr>
          <w:sz w:val="21"/>
          <w:szCs w:val="21"/>
        </w:rPr>
        <w:t>：</w:t>
      </w:r>
      <w:r w:rsidRPr="000A5EA5">
        <w:rPr>
          <w:sz w:val="21"/>
          <w:szCs w:val="21"/>
        </w:rPr>
        <w:t xml:space="preserve">  end for</w:t>
      </w:r>
    </w:p>
    <w:p w14:paraId="4951C01D" w14:textId="77777777" w:rsidR="000A5EA5" w:rsidRPr="000A5EA5" w:rsidRDefault="000A5EA5" w:rsidP="000A5EA5">
      <w:pPr>
        <w:pBdr>
          <w:bottom w:val="single" w:sz="12" w:space="1" w:color="auto"/>
        </w:pBdr>
        <w:tabs>
          <w:tab w:val="left" w:pos="1778"/>
        </w:tabs>
        <w:rPr>
          <w:iCs/>
          <w:sz w:val="21"/>
          <w:szCs w:val="21"/>
        </w:rPr>
      </w:pPr>
      <w:r w:rsidRPr="000A5EA5">
        <w:rPr>
          <w:sz w:val="21"/>
          <w:szCs w:val="21"/>
        </w:rPr>
        <w:t>12</w:t>
      </w:r>
      <w:r w:rsidRPr="000A5EA5">
        <w:rPr>
          <w:sz w:val="21"/>
          <w:szCs w:val="21"/>
        </w:rPr>
        <w:t>：</w:t>
      </w:r>
      <w:r w:rsidRPr="000A5EA5">
        <w:rPr>
          <w:sz w:val="21"/>
          <w:szCs w:val="21"/>
        </w:rPr>
        <w:t xml:space="preserve">  return </w:t>
      </w:r>
      <m:oMath>
        <m:r>
          <m:rPr>
            <m:scr m:val="script"/>
          </m:rPr>
          <w:rPr>
            <w:rFonts w:ascii="Cambria Math" w:hAnsi="Cambria Math"/>
            <w:sz w:val="21"/>
            <w:szCs w:val="21"/>
          </w:rPr>
          <m:t>H</m:t>
        </m:r>
      </m:oMath>
    </w:p>
    <w:p w14:paraId="7E21C2F5" w14:textId="69BA2BB0" w:rsidR="004A0040" w:rsidRDefault="004A0040" w:rsidP="005D0DFA">
      <w:pPr>
        <w:rPr>
          <w:sz w:val="21"/>
          <w:szCs w:val="21"/>
        </w:rPr>
      </w:pPr>
      <w:r w:rsidRPr="004A0040">
        <w:rPr>
          <w:sz w:val="21"/>
          <w:szCs w:val="21"/>
        </w:rPr>
        <w:t xml:space="preserve">In this study, the practical hardware imposes a physical modulation bandwidth limit of 500 kHz. To evaluate the </w:t>
      </w:r>
      <w:r>
        <w:rPr>
          <w:rFonts w:hint="eastAsia"/>
          <w:sz w:val="21"/>
          <w:szCs w:val="21"/>
        </w:rPr>
        <w:t>o</w:t>
      </w:r>
      <w:r w:rsidRPr="004A0040">
        <w:rPr>
          <w:sz w:val="21"/>
          <w:szCs w:val="21"/>
        </w:rPr>
        <w:t xml:space="preserve">rthogonal </w:t>
      </w:r>
      <w:r>
        <w:rPr>
          <w:rFonts w:hint="eastAsia"/>
          <w:sz w:val="21"/>
          <w:szCs w:val="21"/>
        </w:rPr>
        <w:t>f</w:t>
      </w:r>
      <w:r w:rsidRPr="004A0040">
        <w:rPr>
          <w:sz w:val="21"/>
          <w:szCs w:val="21"/>
        </w:rPr>
        <w:t xml:space="preserve">requency </w:t>
      </w:r>
      <w:r>
        <w:rPr>
          <w:rFonts w:hint="eastAsia"/>
          <w:sz w:val="21"/>
          <w:szCs w:val="21"/>
        </w:rPr>
        <w:t>e</w:t>
      </w:r>
      <w:r w:rsidRPr="004A0040">
        <w:rPr>
          <w:sz w:val="21"/>
          <w:szCs w:val="21"/>
        </w:rPr>
        <w:t>ncoding (OFE) framework under this constraint, we appl</w:t>
      </w:r>
      <w:r w:rsidR="00500618">
        <w:rPr>
          <w:rFonts w:hint="eastAsia"/>
          <w:sz w:val="21"/>
          <w:szCs w:val="21"/>
        </w:rPr>
        <w:t>y</w:t>
      </w:r>
      <w:r w:rsidRPr="004A0040">
        <w:rPr>
          <w:sz w:val="21"/>
          <w:szCs w:val="21"/>
        </w:rPr>
        <w:t xml:space="preserve"> the </w:t>
      </w:r>
      <w:r w:rsidR="00500618">
        <w:rPr>
          <w:rFonts w:hint="eastAsia"/>
          <w:sz w:val="21"/>
          <w:szCs w:val="21"/>
        </w:rPr>
        <w:t>above</w:t>
      </w:r>
      <w:r w:rsidRPr="004A0040">
        <w:rPr>
          <w:sz w:val="21"/>
          <w:szCs w:val="21"/>
        </w:rPr>
        <w:t xml:space="preserve"> frequency selection strategies across our numerical simulations and physical experiments.</w:t>
      </w:r>
    </w:p>
    <w:p w14:paraId="7B7A3DA2" w14:textId="37933347" w:rsidR="001F13C0" w:rsidRDefault="006B51E0" w:rsidP="005D0DFA">
      <w:pPr>
        <w:rPr>
          <w:sz w:val="21"/>
          <w:szCs w:val="21"/>
        </w:rPr>
      </w:pPr>
      <w:r>
        <w:rPr>
          <w:rFonts w:hint="eastAsia"/>
          <w:b/>
          <w:bCs/>
          <w:sz w:val="21"/>
          <w:szCs w:val="21"/>
        </w:rPr>
        <w:t>S</w:t>
      </w:r>
      <w:r w:rsidR="0092726A" w:rsidRPr="0092726A">
        <w:rPr>
          <w:b/>
          <w:bCs/>
          <w:sz w:val="21"/>
          <w:szCs w:val="21"/>
        </w:rPr>
        <w:t xml:space="preserve">imulation </w:t>
      </w:r>
      <w:r w:rsidR="00BB23AB">
        <w:rPr>
          <w:rFonts w:hint="eastAsia"/>
          <w:b/>
          <w:bCs/>
          <w:sz w:val="21"/>
          <w:szCs w:val="21"/>
        </w:rPr>
        <w:t>s</w:t>
      </w:r>
      <w:r w:rsidR="0092726A" w:rsidRPr="0092726A">
        <w:rPr>
          <w:b/>
          <w:bCs/>
          <w:sz w:val="21"/>
          <w:szCs w:val="21"/>
        </w:rPr>
        <w:t>etup (Strategy 1):</w:t>
      </w:r>
      <w:r w:rsidR="0092726A" w:rsidRPr="0092726A">
        <w:rPr>
          <w:sz w:val="21"/>
          <w:szCs w:val="21"/>
        </w:rPr>
        <w:t xml:space="preserve"> </w:t>
      </w:r>
      <w:r w:rsidR="00C9695A" w:rsidRPr="00C9695A">
        <w:rPr>
          <w:sz w:val="21"/>
          <w:szCs w:val="21"/>
        </w:rPr>
        <w:t>The objective of the numerical simulation is</w:t>
      </w:r>
      <w:r w:rsidR="00151D85">
        <w:rPr>
          <w:rFonts w:hint="eastAsia"/>
          <w:sz w:val="21"/>
          <w:szCs w:val="21"/>
        </w:rPr>
        <w:t xml:space="preserve"> </w:t>
      </w:r>
      <w:r w:rsidR="00C9695A" w:rsidRPr="00C9695A">
        <w:rPr>
          <w:sz w:val="21"/>
          <w:szCs w:val="21"/>
        </w:rPr>
        <w:t xml:space="preserve">to demonstrate the advantage of the OFE framework over conventional TDM in terms of noise rejection. </w:t>
      </w:r>
      <w:r w:rsidR="00C9695A">
        <w:rPr>
          <w:rFonts w:hint="eastAsia"/>
          <w:sz w:val="21"/>
          <w:szCs w:val="21"/>
        </w:rPr>
        <w:t>W</w:t>
      </w:r>
      <w:r w:rsidR="00C9695A" w:rsidRPr="00C9695A">
        <w:rPr>
          <w:sz w:val="21"/>
          <w:szCs w:val="21"/>
        </w:rPr>
        <w:t>e appl</w:t>
      </w:r>
      <w:r w:rsidR="00C9695A">
        <w:rPr>
          <w:rFonts w:hint="eastAsia"/>
          <w:sz w:val="21"/>
          <w:szCs w:val="21"/>
        </w:rPr>
        <w:t xml:space="preserve">y </w:t>
      </w:r>
      <w:r w:rsidR="00C9695A" w:rsidRPr="00C9695A">
        <w:rPr>
          <w:sz w:val="21"/>
          <w:szCs w:val="21"/>
        </w:rPr>
        <w:t>Strategy 1 as a representative interference-free configuration.</w:t>
      </w:r>
      <w:r w:rsidR="00C9695A">
        <w:rPr>
          <w:rFonts w:hint="eastAsia"/>
          <w:sz w:val="21"/>
          <w:szCs w:val="21"/>
        </w:rPr>
        <w:t xml:space="preserve"> </w:t>
      </w:r>
      <w:r w:rsidR="0092726A" w:rsidRPr="0092726A">
        <w:rPr>
          <w:sz w:val="21"/>
          <w:szCs w:val="21"/>
        </w:rPr>
        <w:t xml:space="preserve">By setting the lower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=380</m:t>
        </m:r>
      </m:oMath>
      <w:r w:rsidR="00202908">
        <w:rPr>
          <w:rFonts w:hint="eastAsia"/>
          <w:sz w:val="21"/>
          <w:szCs w:val="21"/>
        </w:rPr>
        <w:t xml:space="preserve"> </w:t>
      </w:r>
      <w:r w:rsidR="00056F00">
        <w:rPr>
          <w:rFonts w:hint="eastAsia"/>
          <w:sz w:val="21"/>
          <w:szCs w:val="21"/>
        </w:rPr>
        <w:t>kHz</w:t>
      </w:r>
      <w:r w:rsidR="0092726A" w:rsidRPr="0092726A">
        <w:rPr>
          <w:sz w:val="21"/>
          <w:szCs w:val="21"/>
        </w:rPr>
        <w:t xml:space="preserve"> and the frequency spacing </w:t>
      </w:r>
      <m:oMath>
        <m:r>
          <m:rPr>
            <m:sty m:val="p"/>
          </m:rPr>
          <w:rPr>
            <w:rFonts w:ascii="Cambria Math" w:hAnsi="Cambria Math" w:hint="eastAsia"/>
            <w:sz w:val="21"/>
            <w:szCs w:val="21"/>
          </w:rPr>
          <m:t>Δ</m:t>
        </m:r>
        <m:r>
          <w:rPr>
            <w:rFonts w:ascii="Cambria Math" w:hAnsi="Cambria Math"/>
            <w:sz w:val="21"/>
            <w:szCs w:val="21"/>
          </w:rPr>
          <m:t>f = 10</m:t>
        </m:r>
      </m:oMath>
      <w:r w:rsidR="0092726A" w:rsidRPr="0092726A">
        <w:rPr>
          <w:sz w:val="21"/>
          <w:szCs w:val="21"/>
        </w:rPr>
        <w:t xml:space="preserve"> kHz, we establish the following 12-channel frequency set </w:t>
      </w:r>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oMath>
      <w:r w:rsidR="0092726A" w:rsidRPr="0092726A">
        <w:rPr>
          <w:sz w:val="21"/>
          <w:szCs w:val="21"/>
        </w:rPr>
        <w:t xml:space="preserve"> (in kHz):</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1F13C0" w:rsidRPr="00FA371A" w14:paraId="35932A9E" w14:textId="77777777" w:rsidTr="00FB756F">
        <w:trPr>
          <w:jc w:val="center"/>
        </w:trPr>
        <w:tc>
          <w:tcPr>
            <w:tcW w:w="453" w:type="pct"/>
            <w:vAlign w:val="center"/>
          </w:tcPr>
          <w:p w14:paraId="6B296098" w14:textId="77777777" w:rsidR="001F13C0" w:rsidRPr="00FA371A" w:rsidRDefault="001F13C0" w:rsidP="00BA288E">
            <w:pPr>
              <w:ind w:firstLine="420"/>
              <w:rPr>
                <w:rFonts w:eastAsia="宋体" w:cs="宋体"/>
                <w:sz w:val="21"/>
                <w:szCs w:val="21"/>
              </w:rPr>
            </w:pPr>
          </w:p>
        </w:tc>
        <w:tc>
          <w:tcPr>
            <w:tcW w:w="3954" w:type="pct"/>
            <w:vAlign w:val="center"/>
          </w:tcPr>
          <w:p w14:paraId="2D6B851B" w14:textId="040C528B" w:rsidR="001F13C0"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380,390,400,410,420,430,440,450,460,470,480,490</m:t>
                </m:r>
                <m:r>
                  <m:rPr>
                    <m:lit/>
                  </m:rPr>
                  <w:rPr>
                    <w:rFonts w:ascii="Cambria Math" w:hAnsi="Cambria Math"/>
                    <w:sz w:val="21"/>
                    <w:szCs w:val="21"/>
                  </w:rPr>
                  <m:t>}</m:t>
                </m:r>
              </m:oMath>
            </m:oMathPara>
          </w:p>
        </w:tc>
        <w:tc>
          <w:tcPr>
            <w:tcW w:w="594" w:type="pct"/>
            <w:vAlign w:val="center"/>
          </w:tcPr>
          <w:p w14:paraId="10DE2737" w14:textId="7BE79F5A" w:rsidR="001F13C0" w:rsidRPr="00FA371A" w:rsidRDefault="001F13C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12</w:t>
            </w:r>
            <w:r w:rsidRPr="00FA371A">
              <w:rPr>
                <w:sz w:val="21"/>
                <w:szCs w:val="21"/>
              </w:rPr>
              <w:fldChar w:fldCharType="end"/>
            </w:r>
            <w:r w:rsidRPr="00FA371A">
              <w:rPr>
                <w:rFonts w:eastAsia="宋体" w:cs="宋体" w:hint="eastAsia"/>
                <w:sz w:val="21"/>
                <w:szCs w:val="21"/>
              </w:rPr>
              <w:t>)</w:t>
            </w:r>
          </w:p>
        </w:tc>
      </w:tr>
    </w:tbl>
    <w:p w14:paraId="74FC5DFA" w14:textId="240AAA69" w:rsidR="007F691C" w:rsidRPr="00F5317D" w:rsidRDefault="00FB756F" w:rsidP="00FE5F60">
      <w:pPr>
        <w:pStyle w:val="ae"/>
        <w:rPr>
          <w:rFonts w:ascii="Times New Roman" w:eastAsia="宋体" w:hAnsi="Times New Roman" w:cs="Times New Roman"/>
          <w:b/>
          <w:bCs/>
          <w:sz w:val="21"/>
          <w:szCs w:val="21"/>
        </w:rPr>
      </w:pPr>
      <w:r w:rsidRPr="00FB756F">
        <w:rPr>
          <w:rFonts w:ascii="Times New Roman" w:eastAsia="宋体" w:hAnsi="Times New Roman" w:cs="Times New Roman"/>
          <w:b/>
          <w:bCs/>
          <w:sz w:val="21"/>
          <w:szCs w:val="21"/>
        </w:rPr>
        <w:t xml:space="preserve">Experimental setup (Strategies 1 and 2): </w:t>
      </w:r>
      <w:r w:rsidRPr="00FB756F">
        <w:rPr>
          <w:rFonts w:ascii="Times New Roman" w:eastAsia="宋体" w:hAnsi="Times New Roman" w:cs="Times New Roman"/>
          <w:sz w:val="21"/>
          <w:szCs w:val="21"/>
        </w:rPr>
        <w:t>The deployment of these strategies in hardware is dictated by the environmental constraints. As demonstrated in Figure 3 of the main text, Strategy 2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opt</m:t>
            </m:r>
          </m:sub>
        </m:sSub>
      </m:oMath>
      <w:r w:rsidRPr="00FB756F">
        <w:rPr>
          <w:rFonts w:ascii="Times New Roman" w:eastAsia="宋体" w:hAnsi="Times New Roman" w:cs="Times New Roman"/>
          <w:sz w:val="21"/>
          <w:szCs w:val="21"/>
        </w:rPr>
        <w:t>) is utilized in pristine environments to maximize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=250 </m:t>
        </m:r>
      </m:oMath>
      <w:r w:rsidRPr="00FB756F">
        <w:rPr>
          <w:rFonts w:ascii="Times New Roman" w:eastAsia="宋体" w:hAnsi="Times New Roman" w:cs="Times New Roman"/>
          <w:sz w:val="21"/>
          <w:szCs w:val="21"/>
        </w:rPr>
        <w:t>s). Conversely, as detailed in Figure 4, the system dynamically switches to Strategy 1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sub</m:t>
            </m:r>
          </m:sub>
        </m:sSub>
      </m:oMath>
      <w:r w:rsidRPr="00FB756F">
        <w:rPr>
          <w:rFonts w:ascii="Times New Roman" w:eastAsia="宋体" w:hAnsi="Times New Roman" w:cs="Times New Roman"/>
          <w:sz w:val="21"/>
          <w:szCs w:val="21"/>
        </w:rPr>
        <w:t>) under 50 kHz SMPS interference. This shifts the carriers to a high-frequency safe harbor (380–490 kHz), sacrificing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=1000 </m:t>
        </m:r>
      </m:oMath>
      <w:r w:rsidRPr="00FB756F">
        <w:rPr>
          <w:rFonts w:ascii="Times New Roman" w:eastAsia="宋体" w:hAnsi="Times New Roman" w:cs="Times New Roman"/>
          <w:sz w:val="21"/>
          <w:szCs w:val="21"/>
        </w:rPr>
        <w:t>s) to actively evade deterministic low-frequency harmonics.</w:t>
      </w:r>
      <w:r w:rsidR="00F5317D">
        <w:rPr>
          <w:rFonts w:ascii="Times New Roman" w:eastAsia="宋体" w:hAnsi="Times New Roman" w:cs="Times New Roman" w:hint="eastAsia"/>
          <w:b/>
          <w:bCs/>
          <w:sz w:val="21"/>
          <w:szCs w:val="21"/>
        </w:rPr>
        <w:t xml:space="preserve"> </w:t>
      </w:r>
      <w:r w:rsidR="00FE5F60" w:rsidRPr="00FE5F60">
        <w:rPr>
          <w:rFonts w:ascii="Times New Roman" w:eastAsia="宋体" w:hAnsi="Times New Roman" w:cs="Times New Roman"/>
          <w:sz w:val="21"/>
          <w:szCs w:val="21"/>
        </w:rPr>
        <w:t xml:space="preserve">The optimal 12-channel broadband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oMath>
      <w:r w:rsidR="00FE5F60" w:rsidRPr="00FE5F60">
        <w:rPr>
          <w:rFonts w:ascii="Times New Roman" w:eastAsia="宋体" w:hAnsi="Times New Roman" w:cs="Times New Roman"/>
          <w:sz w:val="21"/>
          <w:szCs w:val="21"/>
        </w:rPr>
        <w:t xml:space="preserve"> (in kHz) generated and experimentally verified is: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7F691C" w:rsidRPr="00FA371A" w14:paraId="3FDD230B" w14:textId="77777777" w:rsidTr="00BA288E">
        <w:trPr>
          <w:jc w:val="center"/>
        </w:trPr>
        <w:tc>
          <w:tcPr>
            <w:tcW w:w="455" w:type="pct"/>
            <w:vAlign w:val="center"/>
          </w:tcPr>
          <w:p w14:paraId="2D02038B" w14:textId="77777777" w:rsidR="007F691C" w:rsidRPr="00FA371A" w:rsidRDefault="007F691C" w:rsidP="00BA288E">
            <w:pPr>
              <w:ind w:firstLine="420"/>
              <w:rPr>
                <w:rFonts w:eastAsia="宋体" w:cs="宋体"/>
                <w:sz w:val="21"/>
                <w:szCs w:val="21"/>
              </w:rPr>
            </w:pPr>
          </w:p>
        </w:tc>
        <w:tc>
          <w:tcPr>
            <w:tcW w:w="3956" w:type="pct"/>
            <w:vAlign w:val="center"/>
          </w:tcPr>
          <w:p w14:paraId="414EACE9" w14:textId="2BCBC1D6" w:rsidR="007F691C"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30,50,70,110,130,170,190,230,290,310,370,410</m:t>
                </m:r>
                <m:r>
                  <m:rPr>
                    <m:lit/>
                  </m:rPr>
                  <w:rPr>
                    <w:rFonts w:ascii="Cambria Math" w:hAnsi="Cambria Math"/>
                    <w:sz w:val="21"/>
                    <w:szCs w:val="21"/>
                  </w:rPr>
                  <m:t>}</m:t>
                </m:r>
              </m:oMath>
            </m:oMathPara>
          </w:p>
        </w:tc>
        <w:tc>
          <w:tcPr>
            <w:tcW w:w="589" w:type="pct"/>
            <w:vAlign w:val="center"/>
          </w:tcPr>
          <w:p w14:paraId="024C3014" w14:textId="3A5CA52E" w:rsidR="007F691C" w:rsidRPr="00FA371A" w:rsidRDefault="007F691C"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13</w:t>
            </w:r>
            <w:r w:rsidRPr="00FA371A">
              <w:rPr>
                <w:sz w:val="21"/>
                <w:szCs w:val="21"/>
              </w:rPr>
              <w:fldChar w:fldCharType="end"/>
            </w:r>
            <w:r w:rsidRPr="00FA371A">
              <w:rPr>
                <w:rFonts w:eastAsia="宋体" w:cs="宋体" w:hint="eastAsia"/>
                <w:sz w:val="21"/>
                <w:szCs w:val="21"/>
              </w:rPr>
              <w:t>)</w:t>
            </w:r>
          </w:p>
        </w:tc>
      </w:tr>
    </w:tbl>
    <w:p w14:paraId="44746D71" w14:textId="54154FA8" w:rsidR="00352A1E" w:rsidRPr="00FE5F60" w:rsidRDefault="00352A1E" w:rsidP="00FE5F60">
      <w:pPr>
        <w:pStyle w:val="ae"/>
        <w:rPr>
          <w:rFonts w:ascii="Times New Roman" w:eastAsia="宋体" w:hAnsi="Times New Roman" w:cs="Times New Roman"/>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E71E2E" w:rsidRPr="00E71E2E">
        <w:rPr>
          <w:rFonts w:ascii="Times New Roman" w:eastAsia="宋体" w:hAnsi="Times New Roman" w:cs="Times New Roman"/>
          <w:b/>
          <w:bCs/>
          <w:sz w:val="21"/>
          <w:szCs w:val="21"/>
        </w:rPr>
        <w:t xml:space="preserve">Additive </w:t>
      </w:r>
      <w:r w:rsidR="00BB23AB">
        <w:rPr>
          <w:rFonts w:ascii="Times New Roman" w:eastAsia="宋体" w:hAnsi="Times New Roman" w:cs="Times New Roman" w:hint="eastAsia"/>
          <w:b/>
          <w:bCs/>
          <w:sz w:val="21"/>
          <w:szCs w:val="21"/>
        </w:rPr>
        <w:t>w</w:t>
      </w:r>
      <w:r w:rsidR="00E71E2E" w:rsidRPr="00E71E2E">
        <w:rPr>
          <w:rFonts w:ascii="Times New Roman" w:eastAsia="宋体" w:hAnsi="Times New Roman" w:cs="Times New Roman"/>
          <w:b/>
          <w:bCs/>
          <w:sz w:val="21"/>
          <w:szCs w:val="21"/>
        </w:rPr>
        <w:t xml:space="preserve">hite </w:t>
      </w:r>
      <w:r w:rsidR="00BB23AB">
        <w:rPr>
          <w:rFonts w:ascii="Times New Roman" w:eastAsia="宋体" w:hAnsi="Times New Roman" w:cs="Times New Roman" w:hint="eastAsia"/>
          <w:b/>
          <w:bCs/>
          <w:sz w:val="21"/>
          <w:szCs w:val="21"/>
        </w:rPr>
        <w:t>g</w:t>
      </w:r>
      <w:r w:rsidR="00E71E2E" w:rsidRPr="00E71E2E">
        <w:rPr>
          <w:rFonts w:ascii="Times New Roman" w:eastAsia="宋体" w:hAnsi="Times New Roman" w:cs="Times New Roman"/>
          <w:b/>
          <w:bCs/>
          <w:sz w:val="21"/>
          <w:szCs w:val="21"/>
        </w:rPr>
        <w:t xml:space="preserve">aussian </w:t>
      </w:r>
      <w:r w:rsidR="00BB23AB">
        <w:rPr>
          <w:rFonts w:ascii="Times New Roman" w:eastAsia="宋体" w:hAnsi="Times New Roman" w:cs="Times New Roman" w:hint="eastAsia"/>
          <w:b/>
          <w:bCs/>
          <w:sz w:val="21"/>
          <w:szCs w:val="21"/>
        </w:rPr>
        <w:t>n</w:t>
      </w:r>
      <w:r w:rsidR="00E71E2E" w:rsidRPr="00E71E2E">
        <w:rPr>
          <w:rFonts w:ascii="Times New Roman" w:eastAsia="宋体" w:hAnsi="Times New Roman" w:cs="Times New Roman"/>
          <w:b/>
          <w:bCs/>
          <w:sz w:val="21"/>
          <w:szCs w:val="21"/>
        </w:rPr>
        <w:t xml:space="preserve">oise (AWGN) </w:t>
      </w:r>
      <w:r w:rsidR="00BB23AB">
        <w:rPr>
          <w:rFonts w:ascii="Times New Roman" w:eastAsia="宋体" w:hAnsi="Times New Roman" w:cs="Times New Roman" w:hint="eastAsia"/>
          <w:b/>
          <w:bCs/>
          <w:sz w:val="21"/>
          <w:szCs w:val="21"/>
        </w:rPr>
        <w:t>m</w:t>
      </w:r>
      <w:r w:rsidR="00E71E2E" w:rsidRPr="00E71E2E">
        <w:rPr>
          <w:rFonts w:ascii="Times New Roman" w:eastAsia="宋体" w:hAnsi="Times New Roman" w:cs="Times New Roman"/>
          <w:b/>
          <w:bCs/>
          <w:sz w:val="21"/>
          <w:szCs w:val="21"/>
        </w:rPr>
        <w:t>odel</w:t>
      </w:r>
    </w:p>
    <w:p w14:paraId="04CFB683" w14:textId="54F1A367" w:rsidR="002632E0" w:rsidRDefault="002632E0" w:rsidP="002632E0">
      <w:pPr>
        <w:widowControl w:val="0"/>
        <w:spacing w:line="278" w:lineRule="auto"/>
        <w:rPr>
          <w:sz w:val="21"/>
          <w:szCs w:val="21"/>
        </w:rPr>
      </w:pPr>
      <w:r w:rsidRPr="00BD6671">
        <w:rPr>
          <w:sz w:val="21"/>
          <w:szCs w:val="21"/>
        </w:rPr>
        <w:t>In this study,</w:t>
      </w:r>
      <w:r w:rsidR="005A3335">
        <w:rPr>
          <w:rFonts w:hint="eastAsia"/>
          <w:sz w:val="21"/>
          <w:szCs w:val="21"/>
        </w:rPr>
        <w:t xml:space="preserve"> noise </w:t>
      </w:r>
      <w:r w:rsidRPr="00BD6671">
        <w:rPr>
          <w:sz w:val="21"/>
          <w:szCs w:val="21"/>
        </w:rPr>
        <w:t xml:space="preserve">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w:t>
      </w:r>
      <w:r w:rsidRPr="00BD6671">
        <w:rPr>
          <w:sz w:val="21"/>
          <w:szCs w:val="21"/>
        </w:rPr>
        <w:lastRenderedPageBreak/>
        <w:t xml:space="preserve">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804E3E" w:rsidRPr="00FA371A" w14:paraId="192A28F1" w14:textId="77777777" w:rsidTr="00BA288E">
        <w:trPr>
          <w:jc w:val="center"/>
        </w:trPr>
        <w:tc>
          <w:tcPr>
            <w:tcW w:w="455" w:type="pct"/>
            <w:vAlign w:val="center"/>
          </w:tcPr>
          <w:p w14:paraId="2AE9EB53" w14:textId="77777777" w:rsidR="00804E3E" w:rsidRPr="00FA371A" w:rsidRDefault="00804E3E" w:rsidP="00BA288E">
            <w:pPr>
              <w:ind w:firstLine="420"/>
              <w:rPr>
                <w:rFonts w:eastAsia="宋体" w:cs="宋体"/>
                <w:sz w:val="21"/>
                <w:szCs w:val="21"/>
              </w:rPr>
            </w:pPr>
          </w:p>
        </w:tc>
        <w:tc>
          <w:tcPr>
            <w:tcW w:w="3956" w:type="pct"/>
            <w:vAlign w:val="center"/>
          </w:tcPr>
          <w:p w14:paraId="6AF58E9D" w14:textId="4E118B0A" w:rsidR="00804E3E" w:rsidRPr="007016CB" w:rsidRDefault="00000000" w:rsidP="00804E3E">
            <w:pPr>
              <w:widowControl w:val="0"/>
              <w:spacing w:line="278" w:lineRule="auto"/>
              <w:rPr>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tc>
        <w:tc>
          <w:tcPr>
            <w:tcW w:w="589" w:type="pct"/>
            <w:vAlign w:val="center"/>
          </w:tcPr>
          <w:p w14:paraId="696D1777" w14:textId="42813BE3" w:rsidR="00804E3E" w:rsidRPr="00FA371A" w:rsidRDefault="00804E3E"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14</w:t>
            </w:r>
            <w:r w:rsidRPr="00FA371A">
              <w:rPr>
                <w:sz w:val="21"/>
                <w:szCs w:val="21"/>
              </w:rPr>
              <w:fldChar w:fldCharType="end"/>
            </w:r>
            <w:r w:rsidRPr="00FA371A">
              <w:rPr>
                <w:rFonts w:eastAsia="宋体" w:cs="宋体" w:hint="eastAsia"/>
                <w:sz w:val="21"/>
                <w:szCs w:val="21"/>
              </w:rPr>
              <w:t>)</w:t>
            </w:r>
          </w:p>
        </w:tc>
      </w:tr>
    </w:tbl>
    <w:p w14:paraId="2449B357" w14:textId="04998A4F" w:rsidR="00355B85" w:rsidRDefault="00EE3A0D" w:rsidP="00355B85">
      <w:pPr>
        <w:widowControl w:val="0"/>
        <w:spacing w:line="278" w:lineRule="auto"/>
        <w:rPr>
          <w:sz w:val="21"/>
          <w:szCs w:val="21"/>
        </w:rPr>
      </w:pPr>
      <w:r>
        <w:rPr>
          <w:rFonts w:hint="eastAsia"/>
          <w:sz w:val="21"/>
          <w:szCs w:val="21"/>
        </w:rPr>
        <w:t>w</w:t>
      </w:r>
      <w:r w:rsidR="00E71E2E" w:rsidRPr="00E71E2E">
        <w:rPr>
          <w:sz w:val="21"/>
          <w:szCs w:val="21"/>
        </w:rPr>
        <w:t>here</w:t>
      </w:r>
      <w:r w:rsidR="00E71E2E">
        <w:rPr>
          <w:rFonts w:hint="eastAsia"/>
          <w:sz w:val="21"/>
          <w:szCs w:val="21"/>
        </w:rPr>
        <w:t xml:space="preserve">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00E71E2E" w:rsidRPr="00E71E2E">
        <w:rPr>
          <w:sz w:val="21"/>
          <w:szCs w:val="21"/>
        </w:rPr>
        <w:t xml:space="preserve"> is the noiseless signal (</w:t>
      </w:r>
      <w:r w:rsidR="00697810">
        <w:rPr>
          <w:rFonts w:hint="eastAsia"/>
          <w:sz w:val="21"/>
          <w:szCs w:val="21"/>
        </w:rPr>
        <w:t>OFE</w:t>
      </w:r>
      <w:r w:rsidR="00697810" w:rsidRPr="00804E3E">
        <w:rPr>
          <w:sz w:val="21"/>
          <w:szCs w:val="21"/>
        </w:rPr>
        <w:t xml:space="preserve"> </w:t>
      </w:r>
      <w:r w:rsidR="00E71E2E" w:rsidRPr="00E71E2E">
        <w:rPr>
          <w:sz w:val="21"/>
          <w:szCs w:val="21"/>
        </w:rPr>
        <w:t xml:space="preserve">or TDM) and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w:r w:rsidR="00355B85">
        <w:rPr>
          <w:rFonts w:hint="eastAsia"/>
          <w:sz w:val="21"/>
          <w:szCs w:val="21"/>
        </w:rPr>
        <w:t xml:space="preserve"> </w:t>
      </w:r>
      <w:r w:rsidR="00355B85" w:rsidRPr="00355B85">
        <w:rPr>
          <w:sz w:val="21"/>
          <w:szCs w:val="21"/>
        </w:rPr>
        <w:t>is independent and identically distributed Gaussian white noise.</w:t>
      </w:r>
      <w:r w:rsidR="00355B85">
        <w:rPr>
          <w:rFonts w:hint="eastAsia"/>
          <w:sz w:val="21"/>
          <w:szCs w:val="21"/>
        </w:rPr>
        <w:t xml:space="preserve"> </w:t>
      </w:r>
      <w:r w:rsidR="00355B85" w:rsidRPr="00355B85">
        <w:rPr>
          <w:sz w:val="21"/>
          <w:szCs w:val="21"/>
        </w:rPr>
        <w:t>The noise variance is determined by a prescribed signal-to-noise ratio (SNR) in decibels:</w:t>
      </w:r>
    </w:p>
    <w:p w14:paraId="07CD6AA8" w14:textId="3BDA6B52" w:rsidR="00804E3E" w:rsidRDefault="00000000" w:rsidP="00355B85">
      <w:pPr>
        <w:widowControl w:val="0"/>
        <w:spacing w:line="278" w:lineRule="auto"/>
        <w:rPr>
          <w:sz w:val="21"/>
          <w:szCs w:val="21"/>
        </w:rPr>
      </w:pPr>
      <m:oMathPara>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num>
            <m:den>
              <m:sSup>
                <m:sSupPr>
                  <m:ctrlPr>
                    <w:rPr>
                      <w:rFonts w:ascii="Cambria Math" w:hAnsi="Cambria Math"/>
                      <w:i/>
                      <w:sz w:val="21"/>
                      <w:szCs w:val="21"/>
                    </w:rPr>
                  </m:ctrlPr>
                </m:sSupPr>
                <m:e>
                  <m:r>
                    <w:rPr>
                      <w:rFonts w:ascii="Cambria Math" w:hAnsi="Cambria Math"/>
                      <w:sz w:val="21"/>
                      <w:szCs w:val="21"/>
                    </w:rPr>
                    <m:t>10</m:t>
                  </m:r>
                </m:e>
                <m:sup>
                  <m:sSub>
                    <m:sSubPr>
                      <m:ctrlPr>
                        <w:rPr>
                          <w:rFonts w:ascii="Cambria Math" w:hAnsi="Cambria Math"/>
                          <w:i/>
                          <w:sz w:val="21"/>
                          <w:szCs w:val="21"/>
                        </w:rPr>
                      </m:ctrlPr>
                    </m:sSubPr>
                    <m:e>
                      <m:r>
                        <w:rPr>
                          <w:rFonts w:ascii="Cambria Math" w:hAnsi="Cambria Math"/>
                          <w:sz w:val="21"/>
                          <w:szCs w:val="21"/>
                        </w:rPr>
                        <m:t>SNR</m:t>
                      </m:r>
                    </m:e>
                    <m:sub>
                      <m:r>
                        <m:rPr>
                          <m:nor/>
                        </m:rPr>
                        <w:rPr>
                          <w:rFonts w:ascii="Cambria Math" w:hAnsi="Cambria Math"/>
                          <w:sz w:val="21"/>
                          <w:szCs w:val="21"/>
                        </w:rPr>
                        <m:t>dB</m:t>
                      </m:r>
                    </m:sub>
                  </m:sSub>
                  <m:r>
                    <m:rPr>
                      <m:lit/>
                    </m:rPr>
                    <w:rPr>
                      <w:rFonts w:ascii="Cambria Math" w:hAnsi="Cambria Math"/>
                      <w:sz w:val="21"/>
                      <w:szCs w:val="21"/>
                    </w:rPr>
                    <m:t>/</m:t>
                  </m:r>
                  <m:r>
                    <w:rPr>
                      <w:rFonts w:ascii="Cambria Math" w:hAnsi="Cambria Math"/>
                      <w:sz w:val="21"/>
                      <w:szCs w:val="21"/>
                    </w:rPr>
                    <m:t>10</m:t>
                  </m:r>
                </m:sup>
              </m:sSup>
            </m:den>
          </m:f>
        </m:oMath>
      </m:oMathPara>
    </w:p>
    <w:p w14:paraId="25A221B0" w14:textId="5F71B561" w:rsidR="00804E3E" w:rsidRPr="00804E3E" w:rsidRDefault="00804E3E" w:rsidP="00804E3E">
      <w:pPr>
        <w:widowControl w:val="0"/>
        <w:spacing w:line="278" w:lineRule="auto"/>
        <w:rPr>
          <w:sz w:val="21"/>
          <w:szCs w:val="21"/>
        </w:rPr>
      </w:pPr>
      <w:r>
        <w:rPr>
          <w:rFonts w:hint="eastAsia"/>
          <w:sz w:val="21"/>
          <w:szCs w:val="21"/>
        </w:rPr>
        <w:t xml:space="preserve">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oMath>
      <w:r>
        <w:rPr>
          <w:rFonts w:hint="eastAsia"/>
          <w:sz w:val="21"/>
          <w:szCs w:val="21"/>
        </w:rPr>
        <w:t xml:space="preserve"> </w:t>
      </w:r>
      <w:r w:rsidRPr="00804E3E">
        <w:rPr>
          <w:sz w:val="21"/>
          <w:szCs w:val="21"/>
        </w:rPr>
        <w:t xml:space="preserve">is the signal power of the noiseless </w:t>
      </w:r>
      <w:r w:rsidR="00697810">
        <w:rPr>
          <w:rFonts w:hint="eastAsia"/>
          <w:sz w:val="21"/>
          <w:szCs w:val="21"/>
        </w:rPr>
        <w:t>OFE</w:t>
      </w:r>
      <w:r w:rsidRPr="00804E3E">
        <w:rPr>
          <w:sz w:val="21"/>
          <w:szCs w:val="21"/>
        </w:rPr>
        <w:t xml:space="preserve"> waveform, computed as the temporal variance of the composite sinusoidal signal. </w:t>
      </w:r>
      <w:r w:rsidR="00164DD3">
        <w:rPr>
          <w:rFonts w:hint="eastAsia"/>
          <w:sz w:val="21"/>
          <w:szCs w:val="21"/>
        </w:rPr>
        <w:t>T</w:t>
      </w:r>
      <w:r w:rsidRPr="00804E3E">
        <w:rPr>
          <w:sz w:val="21"/>
          <w:szCs w:val="21"/>
        </w:rPr>
        <w:t xml:space="preserve">he same noise power </w:t>
      </w:r>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oMath>
      <w:r w:rsidR="008F0CF3">
        <w:rPr>
          <w:rFonts w:hint="eastAsia"/>
          <w:sz w:val="21"/>
          <w:szCs w:val="21"/>
        </w:rPr>
        <w:t xml:space="preserve"> </w:t>
      </w:r>
      <w:r w:rsidR="008F0CF3" w:rsidRPr="008F0CF3">
        <w:rPr>
          <w:sz w:val="21"/>
          <w:szCs w:val="21"/>
        </w:rPr>
        <w:t xml:space="preserve">and the same random realization are applied to both the </w:t>
      </w:r>
      <w:r w:rsidR="00697810">
        <w:rPr>
          <w:rFonts w:hint="eastAsia"/>
          <w:sz w:val="21"/>
          <w:szCs w:val="21"/>
        </w:rPr>
        <w:t>OFE</w:t>
      </w:r>
      <w:r w:rsidR="00697810" w:rsidRPr="00804E3E">
        <w:rPr>
          <w:sz w:val="21"/>
          <w:szCs w:val="21"/>
        </w:rPr>
        <w:t xml:space="preserve"> </w:t>
      </w:r>
      <w:r w:rsidR="008F0CF3" w:rsidRPr="008F0CF3">
        <w:rPr>
          <w:sz w:val="21"/>
          <w:szCs w:val="21"/>
        </w:rPr>
        <w:t>and TDM signals.</w:t>
      </w:r>
    </w:p>
    <w:p w14:paraId="186DCF10" w14:textId="1583AEAE" w:rsidR="003A0765" w:rsidRDefault="00352A1E" w:rsidP="00804E3E">
      <w:pPr>
        <w:widowControl w:val="0"/>
        <w:spacing w:line="278" w:lineRule="auto"/>
        <w:rPr>
          <w:b/>
          <w:bCs/>
          <w:sz w:val="21"/>
          <w:szCs w:val="21"/>
        </w:rPr>
      </w:pPr>
      <w:r w:rsidRPr="00BD6671">
        <w:rPr>
          <w:rFonts w:eastAsia="宋体" w:cs="Times New Roman"/>
          <w:b/>
          <w:bCs/>
          <w:sz w:val="21"/>
          <w:szCs w:val="21"/>
        </w:rPr>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491185">
        <w:rPr>
          <w:rFonts w:eastAsia="宋体" w:cs="Times New Roman"/>
          <w:b/>
          <w:bCs/>
          <w:noProof/>
          <w:sz w:val="21"/>
          <w:szCs w:val="21"/>
        </w:rPr>
        <w:t>5</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4191" w:rsidRPr="00BD6671" w14:paraId="18846DA7" w14:textId="77777777" w:rsidTr="00D96084">
        <w:trPr>
          <w:jc w:val="center"/>
        </w:trPr>
        <w:tc>
          <w:tcPr>
            <w:tcW w:w="8296" w:type="dxa"/>
            <w:vAlign w:val="center"/>
          </w:tcPr>
          <w:p w14:paraId="59367070" w14:textId="77777777" w:rsidR="00214191" w:rsidRPr="00BD6671" w:rsidRDefault="00214191" w:rsidP="00D96084">
            <w:pPr>
              <w:jc w:val="center"/>
              <w:rPr>
                <w:sz w:val="21"/>
                <w:szCs w:val="21"/>
              </w:rPr>
            </w:pPr>
            <w:r w:rsidRPr="00BD6671">
              <w:rPr>
                <w:noProof/>
                <w:sz w:val="21"/>
                <w:szCs w:val="21"/>
              </w:rPr>
              <w:drawing>
                <wp:inline distT="0" distB="0" distL="0" distR="0" wp14:anchorId="346AB9A4" wp14:editId="7D608BA3">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214191" w:rsidRPr="00BD6671" w14:paraId="6BF1C04A" w14:textId="77777777" w:rsidTr="00D96084">
        <w:trPr>
          <w:jc w:val="center"/>
        </w:trPr>
        <w:tc>
          <w:tcPr>
            <w:tcW w:w="8296" w:type="dxa"/>
            <w:vAlign w:val="center"/>
          </w:tcPr>
          <w:p w14:paraId="2B6F67E7" w14:textId="1268D4C2" w:rsidR="00214191" w:rsidRPr="00BD6671" w:rsidRDefault="00214191"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eastAsia="宋体" w:hAnsi="Times New Roman" w:cs="Times New Roman"/>
                <w:kern w:val="0"/>
                <w:sz w:val="21"/>
                <w:szCs w:val="21"/>
                <w14:ligatures w14:val="none"/>
              </w:rPr>
              <w:t xml:space="preserve"> </w:t>
            </w:r>
            <w:r w:rsidRPr="00BD6671">
              <w:rPr>
                <w:rFonts w:ascii="Times New Roman" w:hAnsi="Times New Roman" w:cs="Times New Roman"/>
                <w:sz w:val="21"/>
                <w:szCs w:val="21"/>
              </w:rPr>
              <w:t>Simulation of OTE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w:t>
            </w:r>
          </w:p>
        </w:tc>
      </w:tr>
    </w:tbl>
    <w:p w14:paraId="3D7C5051" w14:textId="32379E43"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 xml:space="preserve">affects </w:t>
      </w:r>
      <w:r w:rsidR="004E7B75">
        <w:rPr>
          <w:sz w:val="21"/>
          <w:szCs w:val="21"/>
        </w:rPr>
        <w:t>OFE</w:t>
      </w:r>
      <w:r w:rsidRPr="00BD6671">
        <w:rPr>
          <w:sz w:val="21"/>
          <w:szCs w:val="21"/>
        </w:rPr>
        <w:t xml:space="preserv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p w14:paraId="49120F46" w14:textId="5B7AF142" w:rsidR="000F79A0" w:rsidRPr="00BD6671" w:rsidRDefault="000F79A0" w:rsidP="000F79A0">
      <w:pPr>
        <w:widowControl w:val="0"/>
        <w:rPr>
          <w:sz w:val="21"/>
          <w:szCs w:val="21"/>
        </w:rPr>
      </w:pPr>
      <w:r w:rsidRPr="00BD6671">
        <w:rPr>
          <w:sz w:val="21"/>
          <w:szCs w:val="21"/>
        </w:rPr>
        <w:tab/>
        <w:t xml:space="preserve">Figure S1 illustrates the system's response to phase noise with standard deviations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the robustness.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66D58209" w14:textId="6C43A95D" w:rsidR="00352A1E" w:rsidRPr="00BD6671" w:rsidDel="007968D1" w:rsidRDefault="00352A1E" w:rsidP="007C634A">
      <w:pPr>
        <w:pStyle w:val="ae"/>
        <w:rPr>
          <w:del w:id="0" w:author="yj zeng" w:date="2026-03-26T16:50:00Z" w16du:dateUtc="2026-03-26T08:50:00Z"/>
          <w:rFonts w:ascii="Times New Roman" w:eastAsia="宋体" w:hAnsi="Times New Roman" w:cs="Times New Roman" w:hint="eastAsia"/>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6</w:t>
      </w:r>
      <w:r w:rsidRPr="00BD6671">
        <w:rPr>
          <w:rFonts w:ascii="Times New Roman" w:eastAsia="宋体" w:hAnsi="Times New Roman"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del w:id="1" w:author="yj zeng" w:date="2026-03-26T16:50:00Z" w16du:dateUtc="2026-03-26T08:50:00Z">
        <w:r w:rsidR="005A0A37" w:rsidRPr="00BD6671" w:rsidDel="007968D1">
          <w:rPr>
            <w:rFonts w:ascii="Times New Roman" w:eastAsia="宋体" w:hAnsi="Times New Roman" w:cs="Times New Roman" w:hint="eastAsia"/>
            <w:b/>
            <w:bCs/>
            <w:sz w:val="21"/>
            <w:szCs w:val="21"/>
          </w:rPr>
          <w:delText>i</w:delText>
        </w:r>
        <w:r w:rsidR="00A40D13" w:rsidRPr="00BD6671" w:rsidDel="007968D1">
          <w:rPr>
            <w:rFonts w:ascii="Times New Roman" w:eastAsia="宋体" w:hAnsi="Times New Roman" w:cs="Times New Roman"/>
            <w:b/>
            <w:bCs/>
            <w:sz w:val="21"/>
            <w:szCs w:val="21"/>
          </w:rPr>
          <w:delText xml:space="preserve">llumination </w:delText>
        </w:r>
        <w:r w:rsidR="005A0A37" w:rsidRPr="00BD6671" w:rsidDel="007968D1">
          <w:rPr>
            <w:rFonts w:ascii="Times New Roman" w:eastAsia="宋体" w:hAnsi="Times New Roman" w:cs="Times New Roman" w:hint="eastAsia"/>
            <w:b/>
            <w:bCs/>
            <w:sz w:val="21"/>
            <w:szCs w:val="21"/>
          </w:rPr>
          <w:delText>s</w:delText>
        </w:r>
        <w:r w:rsidR="00A40D13" w:rsidRPr="00BD6671" w:rsidDel="007968D1">
          <w:rPr>
            <w:rFonts w:ascii="Times New Roman" w:eastAsia="宋体" w:hAnsi="Times New Roman" w:cs="Times New Roman"/>
            <w:b/>
            <w:bCs/>
            <w:sz w:val="21"/>
            <w:szCs w:val="21"/>
          </w:rPr>
          <w:delText>ources</w:delText>
        </w:r>
      </w:del>
      <w:ins w:id="2" w:author="yj zeng" w:date="2026-03-26T16:50:00Z" w16du:dateUtc="2026-03-26T08:50:00Z">
        <w:r w:rsidR="007968D1">
          <w:rPr>
            <w:rFonts w:ascii="Times New Roman" w:eastAsia="宋体" w:hAnsi="Times New Roman" w:cs="Times New Roman" w:hint="eastAsia"/>
            <w:b/>
            <w:bCs/>
            <w:sz w:val="21"/>
            <w:szCs w:val="21"/>
          </w:rPr>
          <w:t>LED array</w:t>
        </w:r>
      </w:ins>
    </w:p>
    <w:p w14:paraId="54DF01A5" w14:textId="10A4A3A4" w:rsidR="00A40D13" w:rsidRPr="00BD6671" w:rsidDel="007968D1" w:rsidRDefault="00A40D13" w:rsidP="00A40D13">
      <w:pPr>
        <w:rPr>
          <w:del w:id="3" w:author="yj zeng" w:date="2026-03-26T16:50:00Z" w16du:dateUtc="2026-03-26T08:50:00Z"/>
          <w:sz w:val="21"/>
          <w:szCs w:val="21"/>
        </w:rPr>
      </w:pPr>
      <w:del w:id="4" w:author="yj zeng" w:date="2026-03-26T16:50:00Z" w16du:dateUtc="2026-03-26T08:50:00Z">
        <w:r w:rsidRPr="00BD6671" w:rsidDel="007968D1">
          <w:rPr>
            <w:sz w:val="21"/>
            <w:szCs w:val="21"/>
          </w:rPr>
          <w:delText xml:space="preserve">The system employs a discrete array of narrowband active illumination sources to span the visible spectrum. The spectral power distribution (SPD) of the </w:delText>
        </w:r>
      </w:del>
      <m:oMath>
        <m:r>
          <w:del w:id="5" w:author="yj zeng" w:date="2026-03-26T16:50:00Z" w16du:dateUtc="2026-03-26T08:50:00Z">
            <w:rPr>
              <w:rFonts w:ascii="Cambria Math" w:hAnsi="Cambria Math"/>
              <w:sz w:val="21"/>
              <w:szCs w:val="21"/>
            </w:rPr>
            <m:t>k</m:t>
          </w:del>
        </m:r>
      </m:oMath>
      <w:del w:id="6" w:author="yj zeng" w:date="2026-03-26T16:50:00Z" w16du:dateUtc="2026-03-26T08:50:00Z">
        <w:r w:rsidRPr="00BD6671" w:rsidDel="007968D1">
          <w:rPr>
            <w:sz w:val="21"/>
            <w:szCs w:val="21"/>
          </w:rPr>
          <w:delText xml:space="preserve">-th source, denoted as </w:delText>
        </w:r>
      </w:del>
      <m:oMath>
        <m:sSub>
          <m:sSubPr>
            <m:ctrlPr>
              <w:del w:id="7" w:author="yj zeng" w:date="2026-03-26T16:50:00Z" w16du:dateUtc="2026-03-26T08:50:00Z">
                <w:rPr>
                  <w:rFonts w:ascii="Cambria Math" w:hAnsi="Cambria Math"/>
                  <w:i/>
                  <w:sz w:val="21"/>
                  <w:szCs w:val="21"/>
                </w:rPr>
              </w:del>
            </m:ctrlPr>
          </m:sSubPr>
          <m:e>
            <m:r>
              <w:del w:id="8" w:author="yj zeng" w:date="2026-03-26T16:50:00Z" w16du:dateUtc="2026-03-26T08:50:00Z">
                <w:rPr>
                  <w:rFonts w:ascii="Cambria Math" w:hAnsi="Cambria Math"/>
                  <w:sz w:val="21"/>
                  <w:szCs w:val="21"/>
                </w:rPr>
                <m:t>P</m:t>
              </w:del>
            </m:r>
          </m:e>
          <m:sub>
            <m:r>
              <w:del w:id="9" w:author="yj zeng" w:date="2026-03-26T16:50:00Z" w16du:dateUtc="2026-03-26T08:50:00Z">
                <w:rPr>
                  <w:rFonts w:ascii="Cambria Math" w:hAnsi="Cambria Math"/>
                  <w:sz w:val="21"/>
                  <w:szCs w:val="21"/>
                </w:rPr>
                <m:t>k</m:t>
              </w:del>
            </m:r>
          </m:sub>
        </m:sSub>
        <m:d>
          <m:dPr>
            <m:ctrlPr>
              <w:del w:id="10" w:author="yj zeng" w:date="2026-03-26T16:50:00Z" w16du:dateUtc="2026-03-26T08:50:00Z">
                <w:rPr>
                  <w:rFonts w:ascii="Cambria Math" w:hAnsi="Cambria Math"/>
                  <w:i/>
                  <w:sz w:val="21"/>
                  <w:szCs w:val="21"/>
                </w:rPr>
              </w:del>
            </m:ctrlPr>
          </m:dPr>
          <m:e>
            <m:r>
              <w:del w:id="11" w:author="yj zeng" w:date="2026-03-26T16:50:00Z" w16du:dateUtc="2026-03-26T08:50:00Z">
                <w:rPr>
                  <w:rFonts w:ascii="Cambria Math" w:hAnsi="Cambria Math"/>
                  <w:sz w:val="21"/>
                  <w:szCs w:val="21"/>
                </w:rPr>
                <m:t>λ</m:t>
              </w:del>
            </m:r>
          </m:e>
        </m:d>
      </m:oMath>
      <w:del w:id="12" w:author="yj zeng" w:date="2026-03-26T16:50:00Z" w16du:dateUtc="2026-03-26T08:50:00Z">
        <w:r w:rsidRPr="00BD6671" w:rsidDel="007968D1">
          <w:rPr>
            <w:sz w:val="21"/>
            <w:szCs w:val="21"/>
          </w:rPr>
          <w:delText>, is modeled using a Gaussian approximation:</w:delText>
        </w:r>
      </w:del>
    </w:p>
    <w:p w14:paraId="0A4EFF18" w14:textId="4D17FDB5" w:rsidR="00A40D13" w:rsidRPr="00BD6671" w:rsidDel="007968D1" w:rsidRDefault="00000000" w:rsidP="00A40D13">
      <w:pPr>
        <w:rPr>
          <w:del w:id="13" w:author="yj zeng" w:date="2026-03-26T16:50:00Z" w16du:dateUtc="2026-03-26T08:50:00Z"/>
          <w:sz w:val="21"/>
          <w:szCs w:val="21"/>
        </w:rPr>
      </w:pPr>
      <m:oMathPara>
        <m:oMath>
          <m:sSub>
            <m:sSubPr>
              <m:ctrlPr>
                <w:del w:id="14" w:author="yj zeng" w:date="2026-03-26T16:50:00Z" w16du:dateUtc="2026-03-26T08:50:00Z">
                  <w:rPr>
                    <w:rFonts w:ascii="Cambria Math" w:hAnsi="Cambria Math"/>
                    <w:i/>
                    <w:sz w:val="21"/>
                    <w:szCs w:val="21"/>
                  </w:rPr>
                </w:del>
              </m:ctrlPr>
            </m:sSubPr>
            <m:e>
              <m:r>
                <w:del w:id="15" w:author="yj zeng" w:date="2026-03-26T16:50:00Z" w16du:dateUtc="2026-03-26T08:50:00Z">
                  <w:rPr>
                    <w:rFonts w:ascii="Cambria Math" w:hAnsi="Cambria Math"/>
                    <w:sz w:val="21"/>
                    <w:szCs w:val="21"/>
                  </w:rPr>
                  <m:t>P</m:t>
                </w:del>
              </m:r>
            </m:e>
            <m:sub>
              <m:r>
                <w:del w:id="16" w:author="yj zeng" w:date="2026-03-26T16:50:00Z" w16du:dateUtc="2026-03-26T08:50:00Z">
                  <w:rPr>
                    <w:rFonts w:ascii="Cambria Math" w:hAnsi="Cambria Math"/>
                    <w:sz w:val="21"/>
                    <w:szCs w:val="21"/>
                  </w:rPr>
                  <m:t>k</m:t>
                </w:del>
              </m:r>
            </m:sub>
          </m:sSub>
          <m:d>
            <m:dPr>
              <m:ctrlPr>
                <w:del w:id="17" w:author="yj zeng" w:date="2026-03-26T16:50:00Z" w16du:dateUtc="2026-03-26T08:50:00Z">
                  <w:rPr>
                    <w:rFonts w:ascii="Cambria Math" w:hAnsi="Cambria Math"/>
                    <w:i/>
                    <w:sz w:val="21"/>
                    <w:szCs w:val="21"/>
                  </w:rPr>
                </w:del>
              </m:ctrlPr>
            </m:dPr>
            <m:e>
              <m:r>
                <w:del w:id="18" w:author="yj zeng" w:date="2026-03-26T16:50:00Z" w16du:dateUtc="2026-03-26T08:50:00Z">
                  <w:rPr>
                    <w:rFonts w:ascii="Cambria Math" w:hAnsi="Cambria Math"/>
                    <w:sz w:val="21"/>
                    <w:szCs w:val="21"/>
                  </w:rPr>
                  <m:t>λ</m:t>
                </w:del>
              </m:r>
            </m:e>
          </m:d>
          <m:r>
            <w:del w:id="19" w:author="yj zeng" w:date="2026-03-26T16:50:00Z" w16du:dateUtc="2026-03-26T08:50:00Z">
              <m:rPr>
                <m:sty m:val="p"/>
              </m:rPr>
              <w:rPr>
                <w:rFonts w:ascii="Cambria Math" w:hAnsi="Cambria Math" w:hint="eastAsia"/>
                <w:sz w:val="21"/>
                <w:szCs w:val="21"/>
              </w:rPr>
              <m:t>≈</m:t>
            </w:del>
          </m:r>
          <m:sSub>
            <m:sSubPr>
              <m:ctrlPr>
                <w:del w:id="20" w:author="yj zeng" w:date="2026-03-26T16:50:00Z" w16du:dateUtc="2026-03-26T08:50:00Z">
                  <w:rPr>
                    <w:rFonts w:ascii="Cambria Math" w:hAnsi="Cambria Math"/>
                    <w:i/>
                    <w:sz w:val="21"/>
                    <w:szCs w:val="21"/>
                  </w:rPr>
                </w:del>
              </m:ctrlPr>
            </m:sSubPr>
            <m:e>
              <m:r>
                <w:del w:id="21" w:author="yj zeng" w:date="2026-03-26T16:50:00Z" w16du:dateUtc="2026-03-26T08:50:00Z">
                  <w:rPr>
                    <w:rFonts w:ascii="Cambria Math" w:hAnsi="Cambria Math"/>
                    <w:sz w:val="21"/>
                    <w:szCs w:val="21"/>
                  </w:rPr>
                  <m:t>P</m:t>
                </w:del>
              </m:r>
              <m:ctrlPr>
                <w:del w:id="22" w:author="yj zeng" w:date="2026-03-26T16:50:00Z" w16du:dateUtc="2026-03-26T08:50:00Z">
                  <w:rPr>
                    <w:rFonts w:ascii="Cambria Math" w:hAnsi="Cambria Math"/>
                    <w:sz w:val="21"/>
                    <w:szCs w:val="21"/>
                  </w:rPr>
                </w:del>
              </m:ctrlPr>
            </m:e>
            <m:sub>
              <m:r>
                <w:del w:id="23" w:author="yj zeng" w:date="2026-03-26T16:50:00Z" w16du:dateUtc="2026-03-26T08:50:00Z">
                  <m:rPr>
                    <m:nor/>
                  </m:rPr>
                  <w:rPr>
                    <w:rFonts w:ascii="Cambria Math" w:hAnsi="Cambria Math"/>
                    <w:sz w:val="21"/>
                    <w:szCs w:val="21"/>
                  </w:rPr>
                  <m:t>peak</m:t>
                </w:del>
              </m:r>
              <m:r>
                <w:del w:id="24" w:author="yj zeng" w:date="2026-03-26T16:50:00Z" w16du:dateUtc="2026-03-26T08:50:00Z">
                  <w:rPr>
                    <w:rFonts w:ascii="Cambria Math" w:hAnsi="Cambria Math"/>
                    <w:sz w:val="21"/>
                    <w:szCs w:val="21"/>
                  </w:rPr>
                  <m:t>,k</m:t>
                </w:del>
              </m:r>
            </m:sub>
          </m:sSub>
          <m:r>
            <w:del w:id="25" w:author="yj zeng" w:date="2026-03-26T16:50:00Z" w16du:dateUtc="2026-03-26T08:50:00Z">
              <m:rPr>
                <m:sty m:val="p"/>
              </m:rPr>
              <w:rPr>
                <w:rFonts w:ascii="Cambria Math" w:hAnsi="Cambria Math"/>
                <w:sz w:val="21"/>
                <w:szCs w:val="21"/>
              </w:rPr>
              <m:t>⋅</m:t>
            </w:del>
          </m:r>
          <m:func>
            <m:funcPr>
              <m:ctrlPr>
                <w:del w:id="26" w:author="yj zeng" w:date="2026-03-26T16:50:00Z" w16du:dateUtc="2026-03-26T08:50:00Z">
                  <w:rPr>
                    <w:rFonts w:ascii="Cambria Math" w:hAnsi="Cambria Math"/>
                    <w:sz w:val="21"/>
                    <w:szCs w:val="21"/>
                  </w:rPr>
                </w:del>
              </m:ctrlPr>
            </m:funcPr>
            <m:fName>
              <m:r>
                <w:del w:id="27" w:author="yj zeng" w:date="2026-03-26T16:50:00Z" w16du:dateUtc="2026-03-26T08:50:00Z">
                  <m:rPr>
                    <m:sty m:val="p"/>
                  </m:rPr>
                  <w:rPr>
                    <w:rFonts w:ascii="Cambria Math" w:hAnsi="Cambria Math"/>
                    <w:sz w:val="21"/>
                    <w:szCs w:val="21"/>
                  </w:rPr>
                  <m:t>exp</m:t>
                </w:del>
              </m:r>
              <m:ctrlPr>
                <w:del w:id="28" w:author="yj zeng" w:date="2026-03-26T16:50:00Z" w16du:dateUtc="2026-03-26T08:50:00Z">
                  <w:rPr>
                    <w:rFonts w:ascii="Cambria Math" w:hAnsi="Cambria Math"/>
                    <w:i/>
                    <w:sz w:val="21"/>
                    <w:szCs w:val="21"/>
                  </w:rPr>
                </w:del>
              </m:ctrlPr>
            </m:fName>
            <m:e>
              <m:d>
                <m:dPr>
                  <m:ctrlPr>
                    <w:del w:id="29" w:author="yj zeng" w:date="2026-03-26T16:50:00Z" w16du:dateUtc="2026-03-26T08:50:00Z">
                      <w:rPr>
                        <w:rFonts w:ascii="Cambria Math" w:hAnsi="Cambria Math"/>
                        <w:sz w:val="21"/>
                        <w:szCs w:val="21"/>
                      </w:rPr>
                    </w:del>
                  </m:ctrlPr>
                </m:dPr>
                <m:e>
                  <m:r>
                    <w:del w:id="30" w:author="yj zeng" w:date="2026-03-26T16:50:00Z" w16du:dateUtc="2026-03-26T08:50:00Z">
                      <w:rPr>
                        <w:rFonts w:ascii="Cambria Math" w:hAnsi="Cambria Math"/>
                        <w:sz w:val="21"/>
                        <w:szCs w:val="21"/>
                      </w:rPr>
                      <m:t>-</m:t>
                    </w:del>
                  </m:r>
                  <m:f>
                    <m:fPr>
                      <m:ctrlPr>
                        <w:del w:id="31" w:author="yj zeng" w:date="2026-03-26T16:50:00Z" w16du:dateUtc="2026-03-26T08:50:00Z">
                          <w:rPr>
                            <w:rFonts w:ascii="Cambria Math" w:hAnsi="Cambria Math"/>
                            <w:sz w:val="21"/>
                            <w:szCs w:val="21"/>
                          </w:rPr>
                        </w:del>
                      </m:ctrlPr>
                    </m:fPr>
                    <m:num>
                      <m:sSup>
                        <m:sSupPr>
                          <m:ctrlPr>
                            <w:del w:id="32" w:author="yj zeng" w:date="2026-03-26T16:50:00Z" w16du:dateUtc="2026-03-26T08:50:00Z">
                              <w:rPr>
                                <w:rFonts w:ascii="Cambria Math" w:hAnsi="Cambria Math"/>
                                <w:i/>
                                <w:sz w:val="21"/>
                                <w:szCs w:val="21"/>
                              </w:rPr>
                            </w:del>
                          </m:ctrlPr>
                        </m:sSupPr>
                        <m:e>
                          <m:d>
                            <m:dPr>
                              <m:ctrlPr>
                                <w:del w:id="33" w:author="yj zeng" w:date="2026-03-26T16:50:00Z" w16du:dateUtc="2026-03-26T08:50:00Z">
                                  <w:rPr>
                                    <w:rFonts w:ascii="Cambria Math" w:hAnsi="Cambria Math"/>
                                    <w:i/>
                                    <w:sz w:val="21"/>
                                    <w:szCs w:val="21"/>
                                  </w:rPr>
                                </w:del>
                              </m:ctrlPr>
                            </m:dPr>
                            <m:e>
                              <m:r>
                                <w:del w:id="34" w:author="yj zeng" w:date="2026-03-26T16:50:00Z" w16du:dateUtc="2026-03-26T08:50:00Z">
                                  <w:rPr>
                                    <w:rFonts w:ascii="Cambria Math" w:hAnsi="Cambria Math"/>
                                    <w:sz w:val="21"/>
                                    <w:szCs w:val="21"/>
                                  </w:rPr>
                                  <m:t>λ-</m:t>
                                </w:del>
                              </m:r>
                              <m:sSub>
                                <m:sSubPr>
                                  <m:ctrlPr>
                                    <w:del w:id="35" w:author="yj zeng" w:date="2026-03-26T16:50:00Z" w16du:dateUtc="2026-03-26T08:50:00Z">
                                      <w:rPr>
                                        <w:rFonts w:ascii="Cambria Math" w:hAnsi="Cambria Math"/>
                                        <w:i/>
                                        <w:sz w:val="21"/>
                                        <w:szCs w:val="21"/>
                                      </w:rPr>
                                    </w:del>
                                  </m:ctrlPr>
                                </m:sSubPr>
                                <m:e>
                                  <m:r>
                                    <w:del w:id="36" w:author="yj zeng" w:date="2026-03-26T16:50:00Z" w16du:dateUtc="2026-03-26T08:50:00Z">
                                      <w:rPr>
                                        <w:rFonts w:ascii="Cambria Math" w:hAnsi="Cambria Math"/>
                                        <w:sz w:val="21"/>
                                        <w:szCs w:val="21"/>
                                      </w:rPr>
                                      <m:t>λ</m:t>
                                    </w:del>
                                  </m:r>
                                </m:e>
                                <m:sub>
                                  <m:r>
                                    <w:del w:id="37" w:author="yj zeng" w:date="2026-03-26T16:50:00Z" w16du:dateUtc="2026-03-26T08:50:00Z">
                                      <w:rPr>
                                        <w:rFonts w:ascii="Cambria Math" w:hAnsi="Cambria Math"/>
                                        <w:sz w:val="21"/>
                                        <w:szCs w:val="21"/>
                                      </w:rPr>
                                      <m:t>c,k</m:t>
                                    </w:del>
                                  </m:r>
                                </m:sub>
                              </m:sSub>
                            </m:e>
                          </m:d>
                        </m:e>
                        <m:sup>
                          <m:r>
                            <w:del w:id="38" w:author="yj zeng" w:date="2026-03-26T16:50:00Z" w16du:dateUtc="2026-03-26T08:50:00Z">
                              <w:rPr>
                                <w:rFonts w:ascii="Cambria Math" w:hAnsi="Cambria Math"/>
                                <w:sz w:val="21"/>
                                <w:szCs w:val="21"/>
                              </w:rPr>
                              <m:t>2</m:t>
                            </w:del>
                          </m:r>
                        </m:sup>
                      </m:sSup>
                      <m:ctrlPr>
                        <w:del w:id="39" w:author="yj zeng" w:date="2026-03-26T16:50:00Z" w16du:dateUtc="2026-03-26T08:50:00Z">
                          <w:rPr>
                            <w:rFonts w:ascii="Cambria Math" w:hAnsi="Cambria Math"/>
                            <w:i/>
                            <w:sz w:val="21"/>
                            <w:szCs w:val="21"/>
                          </w:rPr>
                        </w:del>
                      </m:ctrlPr>
                    </m:num>
                    <m:den>
                      <m:r>
                        <w:del w:id="40" w:author="yj zeng" w:date="2026-03-26T16:50:00Z" w16du:dateUtc="2026-03-26T08:50:00Z">
                          <w:rPr>
                            <w:rFonts w:ascii="Cambria Math" w:hAnsi="Cambria Math"/>
                            <w:sz w:val="21"/>
                            <w:szCs w:val="21"/>
                          </w:rPr>
                          <m:t>2</m:t>
                        </w:del>
                      </m:r>
                      <m:sSubSup>
                        <m:sSubSupPr>
                          <m:ctrlPr>
                            <w:del w:id="41" w:author="yj zeng" w:date="2026-03-26T16:50:00Z" w16du:dateUtc="2026-03-26T08:50:00Z">
                              <w:rPr>
                                <w:rFonts w:ascii="Cambria Math" w:hAnsi="Cambria Math"/>
                                <w:i/>
                                <w:sz w:val="21"/>
                                <w:szCs w:val="21"/>
                              </w:rPr>
                            </w:del>
                          </m:ctrlPr>
                        </m:sSubSupPr>
                        <m:e>
                          <m:r>
                            <w:del w:id="42" w:author="yj zeng" w:date="2026-03-26T16:50:00Z" w16du:dateUtc="2026-03-26T08:50:00Z">
                              <w:rPr>
                                <w:rFonts w:ascii="Cambria Math" w:hAnsi="Cambria Math"/>
                                <w:sz w:val="21"/>
                                <w:szCs w:val="21"/>
                              </w:rPr>
                              <m:t>σ</m:t>
                            </w:del>
                          </m:r>
                          <m:ctrlPr>
                            <w:del w:id="43" w:author="yj zeng" w:date="2026-03-26T16:50:00Z" w16du:dateUtc="2026-03-26T08:50:00Z">
                              <w:rPr>
                                <w:rFonts w:ascii="Cambria Math" w:hAnsi="Cambria Math"/>
                                <w:sz w:val="21"/>
                                <w:szCs w:val="21"/>
                              </w:rPr>
                            </w:del>
                          </m:ctrlPr>
                        </m:e>
                        <m:sub>
                          <m:r>
                            <w:del w:id="44" w:author="yj zeng" w:date="2026-03-26T16:50:00Z" w16du:dateUtc="2026-03-26T08:50:00Z">
                              <w:rPr>
                                <w:rFonts w:ascii="Cambria Math" w:hAnsi="Cambria Math"/>
                                <w:sz w:val="21"/>
                                <w:szCs w:val="21"/>
                              </w:rPr>
                              <m:t>k</m:t>
                            </w:del>
                          </m:r>
                        </m:sub>
                        <m:sup>
                          <m:r>
                            <w:del w:id="45" w:author="yj zeng" w:date="2026-03-26T16:50:00Z" w16du:dateUtc="2026-03-26T08:50:00Z">
                              <w:rPr>
                                <w:rFonts w:ascii="Cambria Math" w:hAnsi="Cambria Math"/>
                                <w:sz w:val="21"/>
                                <w:szCs w:val="21"/>
                              </w:rPr>
                              <m:t>2</m:t>
                            </w:del>
                          </m:r>
                        </m:sup>
                      </m:sSubSup>
                      <m:ctrlPr>
                        <w:del w:id="46" w:author="yj zeng" w:date="2026-03-26T16:50:00Z" w16du:dateUtc="2026-03-26T08:50:00Z">
                          <w:rPr>
                            <w:rFonts w:ascii="Cambria Math" w:hAnsi="Cambria Math"/>
                            <w:i/>
                            <w:sz w:val="21"/>
                            <w:szCs w:val="21"/>
                          </w:rPr>
                        </w:del>
                      </m:ctrlPr>
                    </m:den>
                  </m:f>
                  <m:ctrlPr>
                    <w:del w:id="47" w:author="yj zeng" w:date="2026-03-26T16:50:00Z" w16du:dateUtc="2026-03-26T08:50:00Z">
                      <w:rPr>
                        <w:rFonts w:ascii="Cambria Math" w:hAnsi="Cambria Math"/>
                        <w:i/>
                        <w:sz w:val="21"/>
                        <w:szCs w:val="21"/>
                      </w:rPr>
                    </w:del>
                  </m:ctrlPr>
                </m:e>
              </m:d>
            </m:e>
          </m:func>
        </m:oMath>
      </m:oMathPara>
    </w:p>
    <w:p w14:paraId="09C8526A" w14:textId="7A8CBD33" w:rsidR="005A0A37" w:rsidRDefault="00E56E08" w:rsidP="007968D1">
      <w:pPr>
        <w:pStyle w:val="ae"/>
        <w:pPrChange w:id="48" w:author="yj zeng" w:date="2026-03-26T16:50:00Z" w16du:dateUtc="2026-03-26T08:50:00Z">
          <w:pPr/>
        </w:pPrChange>
      </w:pPr>
      <w:del w:id="49" w:author="yj zeng" w:date="2026-03-26T16:50:00Z" w16du:dateUtc="2026-03-26T08:50:00Z">
        <w:r w:rsidRPr="00BD6671" w:rsidDel="007968D1">
          <w:rPr>
            <w:rFonts w:hint="eastAsia"/>
          </w:rPr>
          <w:delText>w</w:delText>
        </w:r>
        <w:r w:rsidR="00A40D13" w:rsidRPr="00BD6671" w:rsidDel="007968D1">
          <w:delText xml:space="preserve">here </w:delText>
        </w:r>
      </w:del>
      <m:oMath>
        <m:sSub>
          <m:sSubPr>
            <m:ctrlPr>
              <w:del w:id="50" w:author="yj zeng" w:date="2026-03-26T16:50:00Z" w16du:dateUtc="2026-03-26T08:50:00Z">
                <w:rPr>
                  <w:rFonts w:ascii="Cambria Math" w:hAnsi="Cambria Math"/>
                  <w:i/>
                </w:rPr>
              </w:del>
            </m:ctrlPr>
          </m:sSubPr>
          <m:e>
            <m:r>
              <w:del w:id="51" w:author="yj zeng" w:date="2026-03-26T16:50:00Z" w16du:dateUtc="2026-03-26T08:50:00Z">
                <w:rPr>
                  <w:rFonts w:ascii="Cambria Math" w:hAnsi="Cambria Math"/>
                </w:rPr>
                <m:t>λ</m:t>
              </w:del>
            </m:r>
            <m:ctrlPr>
              <w:del w:id="52" w:author="yj zeng" w:date="2026-03-26T16:50:00Z" w16du:dateUtc="2026-03-26T08:50:00Z">
                <w:rPr>
                  <w:rFonts w:ascii="Cambria Math" w:hAnsi="Cambria Math"/>
                </w:rPr>
              </w:del>
            </m:ctrlPr>
          </m:e>
          <m:sub>
            <m:r>
              <w:del w:id="53" w:author="yj zeng" w:date="2026-03-26T16:50:00Z" w16du:dateUtc="2026-03-26T08:50:00Z">
                <w:rPr>
                  <w:rFonts w:ascii="Cambria Math" w:hAnsi="Cambria Math"/>
                </w:rPr>
                <m:t>c,k</m:t>
              </w:del>
            </m:r>
          </m:sub>
        </m:sSub>
      </m:oMath>
      <w:del w:id="54" w:author="yj zeng" w:date="2026-03-26T16:50:00Z" w16du:dateUtc="2026-03-26T08:50:00Z">
        <w:r w:rsidR="00A40D13" w:rsidRPr="00BD6671" w:rsidDel="007968D1">
          <w:delText xml:space="preserve"> represents the center wavelength, </w:delText>
        </w:r>
      </w:del>
      <m:oMath>
        <m:sSub>
          <m:sSubPr>
            <m:ctrlPr>
              <w:del w:id="55" w:author="yj zeng" w:date="2026-03-26T16:50:00Z" w16du:dateUtc="2026-03-26T08:50:00Z">
                <w:rPr>
                  <w:rFonts w:ascii="Cambria Math" w:hAnsi="Cambria Math"/>
                  <w:i/>
                </w:rPr>
              </w:del>
            </m:ctrlPr>
          </m:sSubPr>
          <m:e>
            <m:r>
              <w:del w:id="56" w:author="yj zeng" w:date="2026-03-26T16:50:00Z" w16du:dateUtc="2026-03-26T08:50:00Z">
                <w:rPr>
                  <w:rFonts w:ascii="Cambria Math" w:hAnsi="Cambria Math"/>
                </w:rPr>
                <m:t>σ</m:t>
              </w:del>
            </m:r>
            <m:ctrlPr>
              <w:del w:id="57" w:author="yj zeng" w:date="2026-03-26T16:50:00Z" w16du:dateUtc="2026-03-26T08:50:00Z">
                <w:rPr>
                  <w:rFonts w:ascii="Cambria Math" w:hAnsi="Cambria Math"/>
                </w:rPr>
              </w:del>
            </m:ctrlPr>
          </m:e>
          <m:sub>
            <m:r>
              <w:del w:id="58" w:author="yj zeng" w:date="2026-03-26T16:50:00Z" w16du:dateUtc="2026-03-26T08:50:00Z">
                <w:rPr>
                  <w:rFonts w:ascii="Cambria Math" w:hAnsi="Cambria Math"/>
                </w:rPr>
                <m:t>k</m:t>
              </w:del>
            </m:r>
          </m:sub>
        </m:sSub>
      </m:oMath>
      <w:del w:id="59" w:author="yj zeng" w:date="2026-03-26T16:50:00Z" w16du:dateUtc="2026-03-26T08:50:00Z">
        <w:r w:rsidR="00A40D13" w:rsidRPr="00BD6671" w:rsidDel="007968D1">
          <w:delText xml:space="preserve"> determines the spectral bandwidth, and </w:delText>
        </w:r>
      </w:del>
      <m:oMath>
        <m:sSub>
          <m:sSubPr>
            <m:ctrlPr>
              <w:del w:id="60" w:author="yj zeng" w:date="2026-03-26T16:50:00Z" w16du:dateUtc="2026-03-26T08:50:00Z">
                <w:rPr>
                  <w:rFonts w:ascii="Cambria Math" w:hAnsi="Cambria Math"/>
                  <w:i/>
                </w:rPr>
              </w:del>
            </m:ctrlPr>
          </m:sSubPr>
          <m:e>
            <m:r>
              <w:del w:id="61" w:author="yj zeng" w:date="2026-03-26T16:50:00Z" w16du:dateUtc="2026-03-26T08:50:00Z">
                <w:rPr>
                  <w:rFonts w:ascii="Cambria Math" w:hAnsi="Cambria Math"/>
                </w:rPr>
                <m:t>P</m:t>
              </w:del>
            </m:r>
          </m:e>
          <m:sub>
            <m:r>
              <w:del w:id="62" w:author="yj zeng" w:date="2026-03-26T16:50:00Z" w16du:dateUtc="2026-03-26T08:50:00Z">
                <m:rPr>
                  <m:nor/>
                </m:rPr>
                <w:rPr>
                  <w:rFonts w:ascii="Cambria Math" w:hAnsi="Cambria Math"/>
                  <w:iCs/>
                </w:rPr>
                <m:t>peak</m:t>
              </w:del>
            </m:r>
            <m:r>
              <w:del w:id="63" w:author="yj zeng" w:date="2026-03-26T16:50:00Z" w16du:dateUtc="2026-03-26T08:50:00Z">
                <w:rPr>
                  <w:rFonts w:ascii="Cambria Math" w:hAnsi="Cambria Math"/>
                </w:rPr>
                <m:t>,k</m:t>
              </w:del>
            </m:r>
          </m:sub>
        </m:sSub>
      </m:oMath>
      <w:del w:id="64" w:author="yj zeng" w:date="2026-03-26T16:50:00Z" w16du:dateUtc="2026-03-26T08:50:00Z">
        <w:r w:rsidR="00A40D13" w:rsidRPr="00BD6671" w:rsidDel="007968D1">
          <w:delText xml:space="preserve"> denotes the peak radiant intensity. These profiles form the basis vectors of the system matrix </w:delText>
        </w:r>
      </w:del>
      <m:oMath>
        <m:r>
          <w:del w:id="65" w:author="yj zeng" w:date="2026-03-26T16:50:00Z" w16du:dateUtc="2026-03-26T08:50:00Z">
            <m:rPr>
              <m:sty m:val="bi"/>
            </m:rPr>
            <w:rPr>
              <w:rFonts w:ascii="Cambria Math" w:hAnsi="Cambria Math"/>
            </w:rPr>
            <m:t>W</m:t>
          </w:del>
        </m:r>
      </m:oMath>
      <w:del w:id="66" w:author="yj zeng" w:date="2026-03-26T16:50:00Z" w16du:dateUtc="2026-03-26T08:50:00Z">
        <w:r w:rsidR="00A40D13" w:rsidRPr="00BD6671" w:rsidDel="007968D1">
          <w:delText xml:space="preserve"> used in the forward model (Equation 7 in the main text).</w:delText>
        </w:r>
      </w:del>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36E2C" w:rsidRPr="00BD6671" w14:paraId="28838CE2" w14:textId="77777777" w:rsidTr="00D96084">
        <w:trPr>
          <w:jc w:val="center"/>
        </w:trPr>
        <w:tc>
          <w:tcPr>
            <w:tcW w:w="8306" w:type="dxa"/>
            <w:vAlign w:val="center"/>
          </w:tcPr>
          <w:p w14:paraId="5E2ABC38" w14:textId="77777777" w:rsidR="00D36E2C" w:rsidRPr="00BD6671" w:rsidRDefault="00D36E2C" w:rsidP="00D96084">
            <w:pPr>
              <w:jc w:val="center"/>
              <w:rPr>
                <w:sz w:val="21"/>
                <w:szCs w:val="21"/>
              </w:rPr>
            </w:pPr>
            <w:r w:rsidRPr="00BD6671">
              <w:rPr>
                <w:rFonts w:eastAsia="宋体" w:cs="Times New Roman"/>
                <w:noProof/>
                <w:sz w:val="21"/>
                <w:szCs w:val="21"/>
              </w:rPr>
              <w:drawing>
                <wp:inline distT="0" distB="0" distL="0" distR="0" wp14:anchorId="742BEDD1" wp14:editId="544F515A">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D36E2C" w:rsidRPr="00BD6671" w14:paraId="4818A2D7" w14:textId="77777777" w:rsidTr="00D96084">
        <w:trPr>
          <w:jc w:val="center"/>
        </w:trPr>
        <w:tc>
          <w:tcPr>
            <w:tcW w:w="8306" w:type="dxa"/>
            <w:vAlign w:val="center"/>
          </w:tcPr>
          <w:p w14:paraId="59C07A17" w14:textId="04862B1E" w:rsidR="00D36E2C" w:rsidRPr="00BD6671" w:rsidRDefault="00D36E2C"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2AF1D21A" w14:textId="17B24ACC" w:rsidR="00013839" w:rsidRPr="00013839" w:rsidRDefault="00013839" w:rsidP="00491185">
      <w:pPr>
        <w:ind w:firstLine="420"/>
        <w:rPr>
          <w:sz w:val="21"/>
          <w:szCs w:val="21"/>
        </w:rPr>
      </w:pPr>
      <w:r w:rsidRPr="00BD6671">
        <w:rPr>
          <w:sz w:val="21"/>
          <w:szCs w:val="21"/>
        </w:rPr>
        <w:t xml:space="preserve">Figure S2 characterizes the spectral properties of the 12 discrete </w:t>
      </w:r>
      <w:r w:rsidR="00CE6F1A">
        <w:rPr>
          <w:rFonts w:hint="eastAsia"/>
          <w:sz w:val="21"/>
          <w:szCs w:val="21"/>
        </w:rPr>
        <w:t xml:space="preserve">LEDs </w:t>
      </w:r>
      <w:r w:rsidRPr="00BD6671">
        <w:rPr>
          <w:sz w:val="21"/>
          <w:szCs w:val="21"/>
        </w:rPr>
        <w:t>utilized in the prototype</w:t>
      </w:r>
      <w:r w:rsidRPr="00BD6671">
        <w:rPr>
          <w:rFonts w:hint="eastAsia"/>
          <w:sz w:val="21"/>
          <w:szCs w:val="21"/>
        </w:rPr>
        <w:t xml:space="preserve">. </w:t>
      </w:r>
      <w:r w:rsidRPr="00BD6671">
        <w:rPr>
          <w:sz w:val="21"/>
          <w:szCs w:val="21"/>
        </w:rPr>
        <w:t xml:space="preserve">The left panel illustrates the normalized spectral profiles (amplitude scaled to [0, 1]). 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sz w:val="21"/>
            <w:szCs w:val="21"/>
          </w:rPr>
          <m:t>W</m:t>
        </m:r>
      </m:oMath>
      <w:r w:rsidRPr="00BD6671">
        <w:rPr>
          <w:sz w:val="21"/>
          <w:szCs w:val="21"/>
        </w:rPr>
        <w:t>.</w:t>
      </w:r>
    </w:p>
    <w:p w14:paraId="4D430BD4" w14:textId="77777777" w:rsidR="00D9149E" w:rsidRDefault="00773F0C" w:rsidP="00773F0C">
      <w:pPr>
        <w:rPr>
          <w:ins w:id="67" w:author="yj zeng" w:date="2026-03-26T16:57:00Z" w16du:dateUtc="2026-03-26T08:57:00Z"/>
          <w:b/>
          <w:bCs/>
          <w:sz w:val="21"/>
          <w:szCs w:val="21"/>
        </w:rPr>
      </w:pPr>
      <w:r w:rsidRPr="00773F0C">
        <w:rPr>
          <w:b/>
          <w:bCs/>
          <w:sz w:val="21"/>
          <w:szCs w:val="21"/>
        </w:rPr>
        <w:t xml:space="preserve">Section </w:t>
      </w:r>
      <w:r w:rsidR="00491185" w:rsidRPr="007E1880">
        <w:rPr>
          <w:rFonts w:eastAsia="宋体" w:cs="Times New Roman"/>
          <w:b/>
          <w:bCs/>
          <w:sz w:val="21"/>
          <w:szCs w:val="21"/>
        </w:rPr>
        <w:fldChar w:fldCharType="begin"/>
      </w:r>
      <w:r w:rsidR="00491185" w:rsidRPr="007E1880">
        <w:rPr>
          <w:rFonts w:eastAsia="宋体" w:cs="Times New Roman"/>
          <w:b/>
          <w:bCs/>
          <w:sz w:val="21"/>
          <w:szCs w:val="21"/>
        </w:rPr>
        <w:instrText xml:space="preserve"> SEQ Section \* ARABIC </w:instrText>
      </w:r>
      <w:r w:rsidR="00491185" w:rsidRPr="007E1880">
        <w:rPr>
          <w:rFonts w:eastAsia="宋体" w:cs="Times New Roman"/>
          <w:b/>
          <w:bCs/>
          <w:sz w:val="21"/>
          <w:szCs w:val="21"/>
        </w:rPr>
        <w:fldChar w:fldCharType="separate"/>
      </w:r>
      <w:r w:rsidR="00491185">
        <w:rPr>
          <w:rFonts w:eastAsia="宋体" w:cs="Times New Roman"/>
          <w:b/>
          <w:bCs/>
          <w:noProof/>
          <w:sz w:val="21"/>
          <w:szCs w:val="21"/>
        </w:rPr>
        <w:t>7</w:t>
      </w:r>
      <w:r w:rsidR="00491185" w:rsidRPr="007E1880">
        <w:rPr>
          <w:rFonts w:eastAsia="宋体" w:cs="Times New Roman"/>
          <w:b/>
          <w:bCs/>
          <w:sz w:val="21"/>
          <w:szCs w:val="21"/>
        </w:rPr>
        <w:fldChar w:fldCharType="end"/>
      </w:r>
      <w:r w:rsidRPr="00773F0C">
        <w:rPr>
          <w:b/>
          <w:bCs/>
          <w:sz w:val="21"/>
          <w:szCs w:val="21"/>
        </w:rPr>
        <w:t>: Photograph of the physical experimental setup</w:t>
      </w:r>
    </w:p>
    <w:p w14:paraId="1F3EB7EB" w14:textId="398DD2F5" w:rsidR="00AC38C1" w:rsidRPr="00762C45" w:rsidRDefault="00AC38C1" w:rsidP="00773F0C">
      <w:pPr>
        <w:rPr>
          <w:rFonts w:hint="eastAsia"/>
          <w:sz w:val="21"/>
          <w:szCs w:val="21"/>
          <w:rPrChange w:id="68" w:author="yj zeng" w:date="2026-03-26T16:59:00Z" w16du:dateUtc="2026-03-26T08:59:00Z">
            <w:rPr>
              <w:sz w:val="21"/>
              <w:szCs w:val="21"/>
            </w:rPr>
          </w:rPrChange>
        </w:rPr>
      </w:pPr>
      <w:ins w:id="69" w:author="yj zeng" w:date="2026-03-26T16:57:00Z">
        <w:r w:rsidRPr="00AC38C1">
          <w:rPr>
            <w:sz w:val="21"/>
            <w:szCs w:val="21"/>
          </w:rPr>
          <w:t xml:space="preserve">The optical receiver employs a </w:t>
        </w:r>
      </w:ins>
      <w:ins w:id="70" w:author="yj zeng" w:date="2026-03-26T16:57:00Z" w16du:dateUtc="2026-03-26T08:57:00Z">
        <w:r w:rsidR="00D9149E">
          <w:rPr>
            <w:rFonts w:hint="eastAsia"/>
            <w:sz w:val="21"/>
            <w:szCs w:val="21"/>
          </w:rPr>
          <w:t xml:space="preserve">photodiode </w:t>
        </w:r>
      </w:ins>
      <w:ins w:id="71" w:author="yj zeng" w:date="2026-03-26T16:57:00Z">
        <w:r w:rsidRPr="00AC38C1">
          <w:rPr>
            <w:sz w:val="21"/>
            <w:szCs w:val="21"/>
          </w:rPr>
          <w:t>(PDA100A2, Thorlabs) with an 11 MHz bandwidt</w:t>
        </w:r>
      </w:ins>
      <w:ins w:id="72" w:author="yj zeng" w:date="2026-03-26T17:00:00Z" w16du:dateUtc="2026-03-26T09:00:00Z">
        <w:r w:rsidR="00967F6E">
          <w:rPr>
            <w:rFonts w:hint="eastAsia"/>
            <w:sz w:val="21"/>
            <w:szCs w:val="21"/>
          </w:rPr>
          <w:t>h</w:t>
        </w:r>
      </w:ins>
      <w:ins w:id="73" w:author="yj zeng" w:date="2026-03-26T16:57:00Z">
        <w:r w:rsidRPr="00AC38C1">
          <w:rPr>
            <w:sz w:val="21"/>
            <w:szCs w:val="21"/>
          </w:rPr>
          <w:t>. The time-domain composite waveforms are digitized utilizing a high-speed oscilloscope (DS1202Z-E, RIGOL) featuring a 200 MHz analog bandwidth and a 1 GSa/s real-time sampling rate</w:t>
        </w:r>
      </w:ins>
      <w:ins w:id="74" w:author="yj zeng" w:date="2026-03-26T16:58:00Z" w16du:dateUtc="2026-03-26T08:58:00Z">
        <w:r w:rsidR="00E33D19">
          <w:rPr>
            <w:rFonts w:hint="eastAsia"/>
            <w:sz w:val="21"/>
            <w:szCs w:val="21"/>
          </w:rPr>
          <w:t>. T</w:t>
        </w:r>
      </w:ins>
      <w:ins w:id="75" w:author="yj zeng" w:date="2026-03-26T16:58:00Z">
        <w:r w:rsidR="00E33D19" w:rsidRPr="00E33D19">
          <w:rPr>
            <w:sz w:val="21"/>
            <w:szCs w:val="21"/>
          </w:rPr>
          <w:t xml:space="preserve">he baseband modulation sequences are synthesized by a microcontroller unit (MCU, </w:t>
        </w:r>
        <w:r w:rsidR="00E33D19" w:rsidRPr="00E33D19">
          <w:rPr>
            <w:sz w:val="21"/>
            <w:szCs w:val="21"/>
          </w:rPr>
          <w:lastRenderedPageBreak/>
          <w:t>STM32F103C8T6, 72 MHz core clock). However, the ultimate system modulation bandwidth is strictly bottlenecked by the switching characteristics of the constant-current LED driver ICs (PT4115). Consequently, the maximum operational modulation frequency is physically bounded at 500 kHz. This hardware limitation dictates the frequency selection upper bounds</w:t>
        </w:r>
      </w:ins>
      <w:ins w:id="76" w:author="yj zeng" w:date="2026-03-26T17:05:00Z" w16du:dateUtc="2026-03-26T09:05:00Z">
        <w:r w:rsidR="00E7601B">
          <w:rPr>
            <w:rFonts w:hint="eastAsia"/>
            <w:sz w:val="21"/>
            <w:szCs w:val="21"/>
          </w:rPr>
          <w:t xml:space="preserve"> (</w:t>
        </w:r>
      </w:ins>
      <m:oMath>
        <m:r>
          <w:ins w:id="77" w:author="yj zeng" w:date="2026-03-26T17:05:00Z" w16du:dateUtc="2026-03-26T09:05:00Z">
            <w:rPr>
              <w:rFonts w:ascii="Cambria Math" w:hAnsi="Cambria Math" w:hint="eastAsia"/>
              <w:sz w:val="21"/>
              <w:szCs w:val="21"/>
            </w:rPr>
            <m:t>B=500</m:t>
          </w:ins>
        </m:r>
        <m:r>
          <w:ins w:id="78" w:author="yj zeng" w:date="2026-03-26T17:05:00Z" w16du:dateUtc="2026-03-26T09:05:00Z">
            <w:rPr>
              <w:rFonts w:ascii="Cambria Math" w:hAnsi="Cambria Math"/>
              <w:sz w:val="21"/>
              <w:szCs w:val="21"/>
            </w:rPr>
            <m:t xml:space="preserve"> </m:t>
          </w:ins>
        </m:r>
        <m:r>
          <w:ins w:id="79" w:author="yj zeng" w:date="2026-03-26T17:05:00Z" w16du:dateUtc="2026-03-26T09:05:00Z">
            <m:rPr>
              <m:sty m:val="p"/>
            </m:rPr>
            <w:rPr>
              <w:rFonts w:ascii="Cambria Math" w:hAnsi="Cambria Math"/>
              <w:sz w:val="21"/>
              <w:szCs w:val="21"/>
            </w:rPr>
            <m:t>kHz</m:t>
          </w:ins>
        </m:r>
      </m:oMath>
      <w:ins w:id="80" w:author="yj zeng" w:date="2026-03-26T17:05:00Z" w16du:dateUtc="2026-03-26T09:05:00Z">
        <w:r w:rsidR="00E7601B">
          <w:rPr>
            <w:rFonts w:hint="eastAsia"/>
            <w:sz w:val="21"/>
            <w:szCs w:val="21"/>
          </w:rPr>
          <w:t>)</w:t>
        </w:r>
      </w:ins>
      <w:ins w:id="81" w:author="yj zeng" w:date="2026-03-26T16:58:00Z">
        <w:r w:rsidR="00E33D19" w:rsidRPr="00E33D19">
          <w:rPr>
            <w:sz w:val="21"/>
            <w:szCs w:val="21"/>
          </w:rPr>
          <w:t xml:space="preserve"> discussed in Section </w:t>
        </w:r>
      </w:ins>
      <w:ins w:id="82" w:author="yj zeng" w:date="2026-03-26T16:59:00Z" w16du:dateUtc="2026-03-26T08:59:00Z">
        <w:r w:rsidR="00004698">
          <w:rPr>
            <w:rFonts w:hint="eastAsia"/>
            <w:sz w:val="21"/>
            <w:szCs w:val="21"/>
          </w:rPr>
          <w:t>3</w:t>
        </w:r>
      </w:ins>
      <w:ins w:id="83" w:author="yj zeng" w:date="2026-03-26T16:58:00Z">
        <w:r w:rsidR="00E33D19" w:rsidRPr="00E33D19">
          <w:rPr>
            <w:sz w:val="21"/>
            <w:szCs w:val="21"/>
          </w:rPr>
          <w:t>.</w:t>
        </w:r>
      </w:ins>
    </w:p>
    <w:p w14:paraId="55944005" w14:textId="6B3D548F" w:rsidR="00E15A43" w:rsidRPr="00773F0C" w:rsidRDefault="00827900" w:rsidP="00A40D13">
      <w:pPr>
        <w:rPr>
          <w:sz w:val="21"/>
          <w:szCs w:val="21"/>
        </w:rPr>
      </w:pPr>
      <w:r>
        <w:rPr>
          <w:noProof/>
          <w:sz w:val="21"/>
          <w:szCs w:val="21"/>
        </w:rPr>
        <w:drawing>
          <wp:inline distT="0" distB="0" distL="0" distR="0" wp14:anchorId="2B35A69A" wp14:editId="44452887">
            <wp:extent cx="5154295" cy="2136556"/>
            <wp:effectExtent l="0" t="0" r="8255" b="0"/>
            <wp:docPr id="12705478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7801" name="图片 1270547801"/>
                    <pic:cNvPicPr/>
                  </pic:nvPicPr>
                  <pic:blipFill>
                    <a:blip r:embed="rId11"/>
                    <a:stretch>
                      <a:fillRect/>
                    </a:stretch>
                  </pic:blipFill>
                  <pic:spPr>
                    <a:xfrm>
                      <a:off x="0" y="0"/>
                      <a:ext cx="5156303" cy="2137388"/>
                    </a:xfrm>
                    <a:prstGeom prst="rect">
                      <a:avLst/>
                    </a:prstGeom>
                  </pic:spPr>
                </pic:pic>
              </a:graphicData>
            </a:graphic>
          </wp:inline>
        </w:drawing>
      </w:r>
      <w:r w:rsidRPr="00BD6671">
        <w:rPr>
          <w:rFonts w:cs="Times New Roman"/>
          <w:b/>
          <w:bCs/>
          <w:sz w:val="21"/>
          <w:szCs w:val="21"/>
        </w:rPr>
        <w:t>Figure S</w:t>
      </w:r>
      <w:r w:rsidRPr="00BD6671">
        <w:rPr>
          <w:rFonts w:cs="Times New Roman"/>
          <w:b/>
          <w:bCs/>
          <w:sz w:val="21"/>
          <w:szCs w:val="21"/>
        </w:rPr>
        <w:fldChar w:fldCharType="begin"/>
      </w:r>
      <w:r w:rsidRPr="00BD6671">
        <w:rPr>
          <w:rFonts w:cs="Times New Roman"/>
          <w:b/>
          <w:bCs/>
          <w:sz w:val="21"/>
          <w:szCs w:val="21"/>
        </w:rPr>
        <w:instrText xml:space="preserve"> SEQ Figure \* ARABIC </w:instrText>
      </w:r>
      <w:r w:rsidRPr="00BD6671">
        <w:rPr>
          <w:rFonts w:cs="Times New Roman"/>
          <w:b/>
          <w:bCs/>
          <w:sz w:val="21"/>
          <w:szCs w:val="21"/>
        </w:rPr>
        <w:fldChar w:fldCharType="separate"/>
      </w:r>
      <w:r w:rsidR="00491185">
        <w:rPr>
          <w:rFonts w:cs="Times New Roman"/>
          <w:b/>
          <w:bCs/>
          <w:noProof/>
          <w:sz w:val="21"/>
          <w:szCs w:val="21"/>
        </w:rPr>
        <w:t>3</w:t>
      </w:r>
      <w:r w:rsidRPr="00BD6671">
        <w:rPr>
          <w:rFonts w:cs="Times New Roman"/>
          <w:b/>
          <w:bCs/>
          <w:sz w:val="21"/>
          <w:szCs w:val="21"/>
        </w:rPr>
        <w:fldChar w:fldCharType="end"/>
      </w:r>
      <w:r w:rsidRPr="00BD6671">
        <w:rPr>
          <w:rFonts w:cs="Times New Roman"/>
          <w:b/>
          <w:bCs/>
          <w:sz w:val="21"/>
          <w:szCs w:val="21"/>
        </w:rPr>
        <w:t>.</w:t>
      </w:r>
      <w:r w:rsidRPr="00BD6671">
        <w:rPr>
          <w:rFonts w:cs="Times New Roman" w:hint="eastAsia"/>
          <w:b/>
          <w:bCs/>
          <w:sz w:val="21"/>
          <w:szCs w:val="21"/>
        </w:rPr>
        <w:t xml:space="preserve"> </w:t>
      </w:r>
      <w:r w:rsidR="00CF2387" w:rsidRPr="00CF2387">
        <w:rPr>
          <w:b/>
          <w:bCs/>
          <w:sz w:val="21"/>
          <w:szCs w:val="21"/>
        </w:rPr>
        <w:t xml:space="preserve">Photographs of the reconfigurable physical optoelectronic prototype. </w:t>
      </w:r>
      <w:r w:rsidR="00CF2387" w:rsidRPr="00CF2387">
        <w:rPr>
          <w:sz w:val="21"/>
          <w:szCs w:val="21"/>
        </w:rPr>
        <w:t xml:space="preserve">(a) The reflective modality configured for macroscopic broadband targets (as evaluated in Main Text Fig. 3b), depicting the customized LED array illuminating a standard 24-patch reflective </w:t>
      </w:r>
      <w:r w:rsidR="002115E6">
        <w:rPr>
          <w:rFonts w:hint="eastAsia"/>
          <w:sz w:val="21"/>
          <w:szCs w:val="21"/>
        </w:rPr>
        <w:t>c</w:t>
      </w:r>
      <w:r w:rsidR="00CF2387" w:rsidRPr="00CF2387">
        <w:rPr>
          <w:sz w:val="21"/>
          <w:szCs w:val="21"/>
        </w:rPr>
        <w:t>olor</w:t>
      </w:r>
      <w:r w:rsidR="002115E6">
        <w:rPr>
          <w:rFonts w:hint="eastAsia"/>
          <w:sz w:val="21"/>
          <w:szCs w:val="21"/>
        </w:rPr>
        <w:t>cc</w:t>
      </w:r>
      <w:r w:rsidR="00CF2387" w:rsidRPr="00CF2387">
        <w:rPr>
          <w:sz w:val="21"/>
          <w:szCs w:val="21"/>
        </w:rPr>
        <w:t xml:space="preserve">hecker, with the reflected photons captured by the photodiode (PD). (b) The transmissive modality configured for edge-case stress testing (as evaluated in Main Text Fig. 4), incorporating a transmissive </w:t>
      </w:r>
      <w:r w:rsidR="002115E6">
        <w:rPr>
          <w:rFonts w:hint="eastAsia"/>
          <w:sz w:val="21"/>
          <w:szCs w:val="21"/>
        </w:rPr>
        <w:t>c</w:t>
      </w:r>
      <w:r w:rsidR="00CF2387" w:rsidRPr="00CF2387">
        <w:rPr>
          <w:sz w:val="21"/>
          <w:szCs w:val="21"/>
        </w:rPr>
        <w:t>olor</w:t>
      </w:r>
      <w:r w:rsidR="002115E6">
        <w:rPr>
          <w:rFonts w:hint="eastAsia"/>
          <w:sz w:val="21"/>
          <w:szCs w:val="21"/>
        </w:rPr>
        <w:t>c</w:t>
      </w:r>
      <w:r w:rsidR="00CF2387" w:rsidRPr="00CF2387">
        <w:rPr>
          <w:sz w:val="21"/>
          <w:szCs w:val="21"/>
        </w:rPr>
        <w:t>hecker. Both optical paths are governed by a customized driver circuit, with the time-domain composite signals acquired via a high-speed oscilloscope.</w:t>
      </w:r>
    </w:p>
    <w:p w14:paraId="67DB97AB" w14:textId="2659DE67"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Definition of </w:t>
      </w:r>
      <w:r w:rsidR="00E64EE4">
        <w:rPr>
          <w:rFonts w:eastAsia="宋体" w:cs="Times New Roman" w:hint="eastAsia"/>
          <w:b/>
          <w:bCs/>
          <w:sz w:val="21"/>
          <w:szCs w:val="21"/>
        </w:rPr>
        <w:t>s</w:t>
      </w:r>
      <w:r w:rsidR="00EC0314" w:rsidRPr="007E1880">
        <w:rPr>
          <w:rFonts w:eastAsia="宋体" w:cs="Times New Roman"/>
          <w:b/>
          <w:bCs/>
          <w:sz w:val="21"/>
          <w:szCs w:val="21"/>
        </w:rPr>
        <w:t>ignal-to-</w:t>
      </w:r>
      <w:r w:rsidR="00E64EE4">
        <w:rPr>
          <w:rFonts w:eastAsia="宋体" w:cs="Times New Roman" w:hint="eastAsia"/>
          <w:b/>
          <w:bCs/>
          <w:sz w:val="21"/>
          <w:szCs w:val="21"/>
        </w:rPr>
        <w:t>n</w:t>
      </w:r>
      <w:r w:rsidR="00EC0314" w:rsidRPr="007E1880">
        <w:rPr>
          <w:rFonts w:eastAsia="宋体" w:cs="Times New Roman"/>
          <w:b/>
          <w:bCs/>
          <w:sz w:val="21"/>
          <w:szCs w:val="21"/>
        </w:rPr>
        <w:t xml:space="preserve">oise </w:t>
      </w:r>
      <w:r w:rsidR="00E64EE4">
        <w:rPr>
          <w:rFonts w:eastAsia="宋体" w:cs="Times New Roman" w:hint="eastAsia"/>
          <w:b/>
          <w:bCs/>
          <w:sz w:val="21"/>
          <w:szCs w:val="21"/>
        </w:rPr>
        <w:t>r</w:t>
      </w:r>
      <w:r w:rsidR="00EC0314" w:rsidRPr="007E1880">
        <w:rPr>
          <w:rFonts w:eastAsia="宋体" w:cs="Times New Roman"/>
          <w:b/>
          <w:bCs/>
          <w:sz w:val="21"/>
          <w:szCs w:val="21"/>
        </w:rPr>
        <w:t>atio</w:t>
      </w:r>
      <w:r w:rsidR="00E64EE4">
        <w:rPr>
          <w:rFonts w:eastAsia="宋体" w:cs="Times New Roman" w:hint="eastAsia"/>
          <w:b/>
          <w:bCs/>
          <w:sz w:val="21"/>
          <w:szCs w:val="21"/>
        </w:rPr>
        <w:t xml:space="preserve"> (SNR)</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in the </w:t>
      </w:r>
      <w:r w:rsidR="00261AB6">
        <w:rPr>
          <w:rFonts w:eastAsia="宋体" w:cs="Times New Roman" w:hint="eastAsia"/>
          <w:b/>
          <w:bCs/>
          <w:sz w:val="21"/>
          <w:szCs w:val="21"/>
        </w:rPr>
        <w:t>f</w:t>
      </w:r>
      <w:r w:rsidR="00EC0314" w:rsidRPr="007E1880">
        <w:rPr>
          <w:rFonts w:eastAsia="宋体" w:cs="Times New Roman"/>
          <w:b/>
          <w:bCs/>
          <w:sz w:val="21"/>
          <w:szCs w:val="21"/>
        </w:rPr>
        <w:t xml:space="preserve">requency </w:t>
      </w:r>
      <w:r w:rsidR="00261AB6">
        <w:rPr>
          <w:rFonts w:eastAsia="宋体" w:cs="Times New Roman" w:hint="eastAsia"/>
          <w:b/>
          <w:bCs/>
          <w:sz w:val="21"/>
          <w:szCs w:val="21"/>
        </w:rPr>
        <w:t>d</w:t>
      </w:r>
      <w:r w:rsidR="00EC0314" w:rsidRPr="007E1880">
        <w:rPr>
          <w:rFonts w:eastAsia="宋体" w:cs="Times New Roman"/>
          <w:b/>
          <w:bCs/>
          <w:sz w:val="21"/>
          <w:szCs w:val="21"/>
        </w:rPr>
        <w:t>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000000"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sz w:val="21"/>
          <w:szCs w:val="21"/>
        </w:rPr>
      </w:pPr>
      <w:r w:rsidRPr="00EC0314">
        <w:rPr>
          <w:sz w:val="21"/>
          <w:szCs w:val="21"/>
        </w:rPr>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lastRenderedPageBreak/>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000000"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n=2,3,…</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401DF8BA" w14:textId="48929AAC" w:rsidR="00EA65A7" w:rsidRPr="007E1880" w:rsidRDefault="00EA65A7" w:rsidP="00EA65A7">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9</w:t>
      </w:r>
      <w:r w:rsidRPr="007E1880">
        <w:rPr>
          <w:rFonts w:eastAsia="宋体" w:cs="Times New Roman"/>
          <w:b/>
          <w:bCs/>
          <w:sz w:val="21"/>
          <w:szCs w:val="21"/>
        </w:rPr>
        <w:fldChar w:fldCharType="end"/>
      </w:r>
      <w:r w:rsidRPr="007E1880">
        <w:rPr>
          <w:rFonts w:eastAsia="宋体" w:cs="Times New Roman" w:hint="eastAsia"/>
          <w:b/>
          <w:bCs/>
          <w:sz w:val="21"/>
          <w:szCs w:val="21"/>
        </w:rPr>
        <w:t xml:space="preserve">: </w:t>
      </w:r>
      <w:r w:rsidRPr="00EA65A7">
        <w:rPr>
          <w:rFonts w:eastAsia="宋体" w:cs="Times New Roman"/>
          <w:b/>
          <w:bCs/>
          <w:sz w:val="21"/>
          <w:szCs w:val="21"/>
        </w:rPr>
        <w:t>Empirical benchmarking of acquisition time and frequency strategies</w:t>
      </w:r>
    </w:p>
    <w:p w14:paraId="7341BDA4" w14:textId="0C6D4632" w:rsidR="004622F3" w:rsidRPr="004622F3" w:rsidRDefault="004622F3" w:rsidP="004622F3">
      <w:pPr>
        <w:rPr>
          <w:ins w:id="84" w:author="yj zeng" w:date="2026-03-26T17:42:00Z"/>
          <w:rFonts w:eastAsia="宋体"/>
          <w:sz w:val="21"/>
          <w:szCs w:val="21"/>
        </w:rPr>
      </w:pPr>
      <w:ins w:id="85" w:author="yj zeng" w:date="2026-03-26T17:42:00Z">
        <w:r w:rsidRPr="004622F3">
          <w:rPr>
            <w:rFonts w:eastAsia="宋体"/>
            <w:sz w:val="21"/>
            <w:szCs w:val="21"/>
          </w:rPr>
          <w:t>To rigorously map the theoretical integration time (</w:t>
        </w:r>
      </w:ins>
      <m:oMath>
        <m:r>
          <w:ins w:id="86" w:author="yj zeng" w:date="2026-03-26T17:42:00Z">
            <w:rPr>
              <w:rFonts w:ascii="Cambria Math" w:eastAsia="宋体" w:hAnsi="Cambria Math"/>
              <w:sz w:val="21"/>
              <w:szCs w:val="21"/>
            </w:rPr>
            <m:t>T = 1</m:t>
          </w:ins>
        </m:r>
        <m:r>
          <w:ins w:id="87" w:author="yj zeng" w:date="2026-03-26T17:42:00Z">
            <m:rPr>
              <m:lit/>
            </m:rPr>
            <w:rPr>
              <w:rFonts w:ascii="Cambria Math" w:eastAsia="宋体" w:hAnsi="Cambria Math"/>
              <w:sz w:val="21"/>
              <w:szCs w:val="21"/>
            </w:rPr>
            <m:t>/</m:t>
          </w:ins>
        </m:r>
        <m:r>
          <m:rPr>
            <m:sty m:val="p"/>
          </m:rPr>
          <w:rPr>
            <w:rFonts w:ascii="Cambria Math" w:eastAsia="宋体" w:hAnsi="Cambria Math"/>
            <w:sz w:val="21"/>
            <w:szCs w:val="21"/>
            <w:rPrChange w:id="88" w:author="yj zeng" w:date="2026-03-26T17:42:00Z" w16du:dateUtc="2026-03-26T09:42:00Z">
              <w:rPr>
                <w:rFonts w:ascii="Cambria Math" w:eastAsia="宋体" w:hAnsi="Cambria Math" w:hint="eastAsia"/>
                <w:sz w:val="21"/>
                <w:szCs w:val="21"/>
              </w:rPr>
            </w:rPrChange>
          </w:rPr>
          <m:t>Δ</m:t>
        </m:r>
        <m:r>
          <w:ins w:id="89" w:author="yj zeng" w:date="2026-03-26T17:42:00Z">
            <w:rPr>
              <w:rFonts w:ascii="Cambria Math" w:eastAsia="宋体" w:hAnsi="Cambria Math"/>
              <w:sz w:val="21"/>
              <w:szCs w:val="21"/>
            </w:rPr>
            <m:t>f</m:t>
          </w:ins>
        </m:r>
      </m:oMath>
      <w:ins w:id="90" w:author="yj zeng" w:date="2026-03-26T17:42:00Z">
        <w:r w:rsidRPr="004622F3">
          <w:rPr>
            <w:rFonts w:eastAsia="宋体"/>
            <w:sz w:val="21"/>
            <w:szCs w:val="21"/>
          </w:rPr>
          <w:t>) to the physical hardware performance, we empirically benchmark the reconstruction error against varying sampling times. To ensure statistical robustness and generalization across diverse spectral profiles, the reported root-mean-square error (RMSE) represents the global average evaluated over 48 physical targets—encompassing all 24 patches from both the reflective and transmissive standard</w:t>
        </w:r>
      </w:ins>
      <w:ins w:id="91" w:author="yj zeng" w:date="2026-03-26T17:42:00Z" w16du:dateUtc="2026-03-26T09:42:00Z">
        <w:r w:rsidR="003E4C0A">
          <w:rPr>
            <w:rFonts w:eastAsia="宋体" w:hint="eastAsia"/>
            <w:sz w:val="21"/>
            <w:szCs w:val="21"/>
          </w:rPr>
          <w:t xml:space="preserve"> c</w:t>
        </w:r>
      </w:ins>
      <w:ins w:id="92" w:author="yj zeng" w:date="2026-03-26T17:42:00Z">
        <w:r w:rsidRPr="004622F3">
          <w:rPr>
            <w:rFonts w:eastAsia="宋体"/>
            <w:sz w:val="21"/>
            <w:szCs w:val="21"/>
          </w:rPr>
          <w:t>olor</w:t>
        </w:r>
      </w:ins>
      <w:ins w:id="93" w:author="yj zeng" w:date="2026-03-26T17:42:00Z" w16du:dateUtc="2026-03-26T09:42:00Z">
        <w:r w:rsidR="003E4C0A">
          <w:rPr>
            <w:rFonts w:eastAsia="宋体" w:hint="eastAsia"/>
            <w:sz w:val="21"/>
            <w:szCs w:val="21"/>
          </w:rPr>
          <w:t>c</w:t>
        </w:r>
      </w:ins>
      <w:ins w:id="94" w:author="yj zeng" w:date="2026-03-26T17:42:00Z">
        <w:r w:rsidRPr="004622F3">
          <w:rPr>
            <w:rFonts w:eastAsia="宋体"/>
            <w:sz w:val="21"/>
            <w:szCs w:val="21"/>
          </w:rPr>
          <w:t xml:space="preserve">heckers—for both Strategy 1 (sub-octave) and Strategy 2 (broadband greedy). </w:t>
        </w:r>
        <w:r w:rsidRPr="007F55A0">
          <w:rPr>
            <w:rFonts w:eastAsia="宋体"/>
            <w:sz w:val="21"/>
            <w:szCs w:val="21"/>
            <w:rPrChange w:id="95" w:author="yj zeng" w:date="2026-03-26T17:42:00Z" w16du:dateUtc="2026-03-26T09:42:00Z">
              <w:rPr>
                <w:rFonts w:eastAsia="宋体"/>
                <w:b/>
                <w:bCs/>
                <w:sz w:val="21"/>
                <w:szCs w:val="21"/>
              </w:rPr>
            </w:rPrChange>
          </w:rPr>
          <w:t>The corresponding physical optoelectronic configurations utilized for these exhaustive measurements are photographically detailed in Section 7, Fig. S3.</w:t>
        </w:r>
      </w:ins>
    </w:p>
    <w:p w14:paraId="134B9D0E" w14:textId="263C52D0" w:rsidR="00EA65A7" w:rsidRPr="00EA65A7" w:rsidDel="004622F3" w:rsidRDefault="00EA65A7" w:rsidP="00EA65A7">
      <w:pPr>
        <w:rPr>
          <w:del w:id="96" w:author="yj zeng" w:date="2026-03-26T17:42:00Z" w16du:dateUtc="2026-03-26T09:42:00Z"/>
          <w:rFonts w:eastAsia="宋体"/>
          <w:sz w:val="21"/>
          <w:szCs w:val="21"/>
        </w:rPr>
      </w:pPr>
      <w:del w:id="97" w:author="yj zeng" w:date="2026-03-26T17:42:00Z" w16du:dateUtc="2026-03-26T09:42:00Z">
        <w:r w:rsidRPr="00EA65A7" w:rsidDel="004622F3">
          <w:rPr>
            <w:rFonts w:eastAsia="宋体"/>
            <w:sz w:val="21"/>
            <w:szCs w:val="21"/>
          </w:rPr>
          <w:lastRenderedPageBreak/>
          <w:delText>To map the theoretical integration time (</w:delText>
        </w:r>
      </w:del>
      <m:oMath>
        <m:r>
          <w:del w:id="98" w:author="yj zeng" w:date="2026-03-26T17:42:00Z" w16du:dateUtc="2026-03-26T09:42:00Z">
            <w:rPr>
              <w:rFonts w:ascii="Cambria Math" w:eastAsia="宋体" w:hAnsi="Cambria Math"/>
              <w:sz w:val="21"/>
              <w:szCs w:val="21"/>
            </w:rPr>
            <m:t>T = 1</m:t>
          </w:del>
        </m:r>
        <m:r>
          <w:del w:id="99" w:author="yj zeng" w:date="2026-03-26T17:42:00Z" w16du:dateUtc="2026-03-26T09:42:00Z">
            <m:rPr>
              <m:lit/>
            </m:rPr>
            <w:rPr>
              <w:rFonts w:ascii="Cambria Math" w:eastAsia="宋体" w:hAnsi="Cambria Math"/>
              <w:sz w:val="21"/>
              <w:szCs w:val="21"/>
            </w:rPr>
            <m:t>/</m:t>
          </w:del>
        </m:r>
        <m:r>
          <w:del w:id="100" w:author="yj zeng" w:date="2026-03-26T17:42:00Z" w16du:dateUtc="2026-03-26T09:42:00Z">
            <m:rPr>
              <m:sty m:val="p"/>
            </m:rPr>
            <w:rPr>
              <w:rFonts w:ascii="Cambria Math" w:eastAsia="宋体" w:hAnsi="Cambria Math"/>
              <w:sz w:val="21"/>
              <w:szCs w:val="21"/>
            </w:rPr>
            <m:t>Δ</m:t>
          </w:del>
        </m:r>
        <m:r>
          <w:del w:id="101" w:author="yj zeng" w:date="2026-03-26T17:42:00Z" w16du:dateUtc="2026-03-26T09:42:00Z">
            <w:rPr>
              <w:rFonts w:ascii="Cambria Math" w:eastAsia="宋体" w:hAnsi="Cambria Math"/>
              <w:sz w:val="21"/>
              <w:szCs w:val="21"/>
            </w:rPr>
            <m:t>f</m:t>
          </w:del>
        </m:r>
      </m:oMath>
      <w:del w:id="102" w:author="yj zeng" w:date="2026-03-26T17:42:00Z" w16du:dateUtc="2026-03-26T09:42:00Z">
        <w:r w:rsidRPr="00EA65A7" w:rsidDel="004622F3">
          <w:rPr>
            <w:rFonts w:eastAsia="宋体"/>
            <w:sz w:val="21"/>
            <w:szCs w:val="21"/>
          </w:rPr>
          <w:delText>) to the physical hardware performance, we empirically benchmarked the reconstruction RMSE against varying sampling times for both Strategy 1 (sub-octave) and Strategy 2 (broadband greedy).</w:delText>
        </w:r>
      </w:del>
    </w:p>
    <w:p w14:paraId="3CB8B179" w14:textId="5E42A7B0" w:rsidR="00352A1E" w:rsidRDefault="00EA65A7" w:rsidP="00EA65A7">
      <w:pPr>
        <w:jc w:val="center"/>
        <w:rPr>
          <w:rFonts w:eastAsia="宋体"/>
          <w:sz w:val="21"/>
          <w:szCs w:val="21"/>
        </w:rPr>
      </w:pPr>
      <w:r>
        <w:rPr>
          <w:noProof/>
        </w:rPr>
        <w:drawing>
          <wp:inline distT="0" distB="0" distL="0" distR="0" wp14:anchorId="02C665BF" wp14:editId="75D71F43">
            <wp:extent cx="2862441" cy="2057400"/>
            <wp:effectExtent l="0" t="0" r="0" b="0"/>
            <wp:docPr id="83768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8624" cy="2076219"/>
                    </a:xfrm>
                    <a:prstGeom prst="rect">
                      <a:avLst/>
                    </a:prstGeom>
                    <a:noFill/>
                    <a:ln>
                      <a:noFill/>
                    </a:ln>
                  </pic:spPr>
                </pic:pic>
              </a:graphicData>
            </a:graphic>
          </wp:inline>
        </w:drawing>
      </w:r>
    </w:p>
    <w:p w14:paraId="4F4128E2" w14:textId="4015688E" w:rsidR="00EA65A7" w:rsidRPr="00EA65A7" w:rsidRDefault="00EA65A7" w:rsidP="00EA65A7">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4</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EA65A7">
        <w:rPr>
          <w:rFonts w:ascii="Times New Roman" w:eastAsia="宋体" w:hAnsi="Times New Roman" w:cs="Times New Roman"/>
          <w:b/>
          <w:bCs/>
          <w:kern w:val="0"/>
          <w:sz w:val="21"/>
          <w:szCs w:val="21"/>
          <w14:ligatures w14:val="none"/>
        </w:rPr>
        <w:t>Empirical integration time benchmark</w:t>
      </w:r>
      <w:ins w:id="103" w:author="yj zeng" w:date="2026-03-26T17:43:00Z">
        <w:r w:rsidR="007F55A0" w:rsidRPr="007F55A0">
          <w:rPr>
            <w:rFonts w:ascii="Times New Roman" w:eastAsia="宋体" w:hAnsi="Times New Roman" w:cs="Times New Roman"/>
            <w:b/>
            <w:bCs/>
            <w:kern w:val="0"/>
            <w:sz w:val="21"/>
            <w:szCs w:val="21"/>
            <w14:ligatures w14:val="none"/>
          </w:rPr>
          <w:t>.</w:t>
        </w:r>
      </w:ins>
      <w:del w:id="104" w:author="yj zeng" w:date="2026-03-26T17:43:00Z" w16du:dateUtc="2026-03-26T09:43:00Z">
        <w:r w:rsidRPr="00EA65A7" w:rsidDel="007F55A0">
          <w:rPr>
            <w:rFonts w:ascii="Times New Roman" w:eastAsia="宋体" w:hAnsi="Times New Roman" w:cs="Times New Roman"/>
            <w:b/>
            <w:bCs/>
            <w:kern w:val="0"/>
            <w:sz w:val="21"/>
            <w:szCs w:val="21"/>
            <w14:ligatures w14:val="none"/>
          </w:rPr>
          <w:delText>.</w:delText>
        </w:r>
      </w:del>
      <w:r w:rsidRPr="00EA65A7">
        <w:rPr>
          <w:rFonts w:ascii="Times New Roman" w:eastAsia="宋体" w:hAnsi="Times New Roman" w:cs="Times New Roman"/>
          <w:b/>
          <w:bCs/>
          <w:kern w:val="0"/>
          <w:sz w:val="21"/>
          <w:szCs w:val="21"/>
          <w14:ligatures w14:val="none"/>
        </w:rPr>
        <w:t xml:space="preserve"> </w:t>
      </w:r>
      <w:r w:rsidRPr="00EA65A7">
        <w:rPr>
          <w:rFonts w:ascii="Times New Roman" w:eastAsia="宋体" w:hAnsi="Times New Roman" w:cs="Times New Roman"/>
          <w:kern w:val="0"/>
          <w:sz w:val="21"/>
          <w:szCs w:val="21"/>
          <w14:ligatures w14:val="none"/>
        </w:rPr>
        <w:t xml:space="preserve">The broadband greedy configuration (Strategy 2) leverages a wider spectral spacing, enabling rapid stabilization and convergence to the noise floor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=250 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 xml:space="preserve">s. Conversely, the dense, sub-octave configuration (Strategy 1) requires extended temporal integration to maintain mathematical orthogonality against hardware transients, converging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=1000 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s. This physical constraint dictates the specific parameter configurations utilized in the main text for pristine and harsh environments.</w:t>
      </w:r>
    </w:p>
    <w:p w14:paraId="33BC842B" w14:textId="77777777" w:rsidR="00EA65A7" w:rsidRPr="00BD6671" w:rsidRDefault="00EA65A7" w:rsidP="007C634A">
      <w:pPr>
        <w:rPr>
          <w:rFonts w:eastAsia="宋体"/>
          <w:sz w:val="21"/>
          <w:szCs w:val="21"/>
        </w:rPr>
      </w:pPr>
    </w:p>
    <w:sectPr w:rsidR="00EA65A7"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FEA3" w14:textId="77777777" w:rsidR="009477CD" w:rsidRDefault="009477CD" w:rsidP="00755F3C">
      <w:pPr>
        <w:spacing w:after="0"/>
      </w:pPr>
      <w:r>
        <w:separator/>
      </w:r>
    </w:p>
  </w:endnote>
  <w:endnote w:type="continuationSeparator" w:id="0">
    <w:p w14:paraId="19451D71" w14:textId="77777777" w:rsidR="009477CD" w:rsidRDefault="009477CD"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6C0D" w14:textId="77777777" w:rsidR="009477CD" w:rsidRDefault="009477CD" w:rsidP="00755F3C">
      <w:pPr>
        <w:spacing w:after="0"/>
      </w:pPr>
      <w:r>
        <w:separator/>
      </w:r>
    </w:p>
  </w:footnote>
  <w:footnote w:type="continuationSeparator" w:id="0">
    <w:p w14:paraId="5F7BBBC4" w14:textId="77777777" w:rsidR="009477CD" w:rsidRDefault="009477CD"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ED"/>
    <w:multiLevelType w:val="hybridMultilevel"/>
    <w:tmpl w:val="A4F26210"/>
    <w:lvl w:ilvl="0" w:tplc="80E43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10"/>
  </w:num>
  <w:num w:numId="2" w16cid:durableId="1325085529">
    <w:abstractNumId w:val="8"/>
  </w:num>
  <w:num w:numId="3" w16cid:durableId="1962304701">
    <w:abstractNumId w:val="1"/>
  </w:num>
  <w:num w:numId="4" w16cid:durableId="2127313072">
    <w:abstractNumId w:val="7"/>
  </w:num>
  <w:num w:numId="5" w16cid:durableId="935286444">
    <w:abstractNumId w:val="9"/>
  </w:num>
  <w:num w:numId="6" w16cid:durableId="2105614532">
    <w:abstractNumId w:val="5"/>
  </w:num>
  <w:num w:numId="7" w16cid:durableId="1902860660">
    <w:abstractNumId w:val="6"/>
  </w:num>
  <w:num w:numId="8" w16cid:durableId="1959801670">
    <w:abstractNumId w:val="2"/>
  </w:num>
  <w:num w:numId="9" w16cid:durableId="1714841040">
    <w:abstractNumId w:val="3"/>
  </w:num>
  <w:num w:numId="10" w16cid:durableId="1924217981">
    <w:abstractNumId w:val="4"/>
  </w:num>
  <w:num w:numId="11" w16cid:durableId="3860744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00B26"/>
    <w:rsid w:val="00004698"/>
    <w:rsid w:val="00013839"/>
    <w:rsid w:val="00026976"/>
    <w:rsid w:val="0003293E"/>
    <w:rsid w:val="00032A4F"/>
    <w:rsid w:val="00044708"/>
    <w:rsid w:val="000550C0"/>
    <w:rsid w:val="00056F00"/>
    <w:rsid w:val="000732F0"/>
    <w:rsid w:val="0007461A"/>
    <w:rsid w:val="000759D1"/>
    <w:rsid w:val="00080D59"/>
    <w:rsid w:val="00084229"/>
    <w:rsid w:val="00090A58"/>
    <w:rsid w:val="00090AA3"/>
    <w:rsid w:val="00091E3E"/>
    <w:rsid w:val="000926BF"/>
    <w:rsid w:val="0009658C"/>
    <w:rsid w:val="000A1DD3"/>
    <w:rsid w:val="000A5EA5"/>
    <w:rsid w:val="000A723D"/>
    <w:rsid w:val="000D1CDB"/>
    <w:rsid w:val="000D2100"/>
    <w:rsid w:val="000E6CB3"/>
    <w:rsid w:val="000F79A0"/>
    <w:rsid w:val="00101BD7"/>
    <w:rsid w:val="00130B57"/>
    <w:rsid w:val="00135AFA"/>
    <w:rsid w:val="00143487"/>
    <w:rsid w:val="0014360B"/>
    <w:rsid w:val="00151D85"/>
    <w:rsid w:val="00151E02"/>
    <w:rsid w:val="00164DD3"/>
    <w:rsid w:val="001739EC"/>
    <w:rsid w:val="00175727"/>
    <w:rsid w:val="001808DF"/>
    <w:rsid w:val="00187A58"/>
    <w:rsid w:val="001922B7"/>
    <w:rsid w:val="001A3C49"/>
    <w:rsid w:val="001A61A7"/>
    <w:rsid w:val="001B0A83"/>
    <w:rsid w:val="001D0705"/>
    <w:rsid w:val="001F13C0"/>
    <w:rsid w:val="00202908"/>
    <w:rsid w:val="00202A02"/>
    <w:rsid w:val="002115E6"/>
    <w:rsid w:val="00214191"/>
    <w:rsid w:val="002142B2"/>
    <w:rsid w:val="002338D1"/>
    <w:rsid w:val="002350C7"/>
    <w:rsid w:val="00236AEA"/>
    <w:rsid w:val="00237AD7"/>
    <w:rsid w:val="00246CDE"/>
    <w:rsid w:val="00247B51"/>
    <w:rsid w:val="0026113D"/>
    <w:rsid w:val="00261AB6"/>
    <w:rsid w:val="002632E0"/>
    <w:rsid w:val="00267F6A"/>
    <w:rsid w:val="002714D2"/>
    <w:rsid w:val="00283E63"/>
    <w:rsid w:val="00292D0F"/>
    <w:rsid w:val="002A0635"/>
    <w:rsid w:val="002B2CBE"/>
    <w:rsid w:val="002B638F"/>
    <w:rsid w:val="002C4F34"/>
    <w:rsid w:val="002E7AF4"/>
    <w:rsid w:val="0032095C"/>
    <w:rsid w:val="00324F4B"/>
    <w:rsid w:val="00326660"/>
    <w:rsid w:val="00326C93"/>
    <w:rsid w:val="0035144F"/>
    <w:rsid w:val="00352A1E"/>
    <w:rsid w:val="00355B85"/>
    <w:rsid w:val="00365701"/>
    <w:rsid w:val="00372189"/>
    <w:rsid w:val="00375AAD"/>
    <w:rsid w:val="003761ED"/>
    <w:rsid w:val="003804EF"/>
    <w:rsid w:val="003816C2"/>
    <w:rsid w:val="003A04E6"/>
    <w:rsid w:val="003A0765"/>
    <w:rsid w:val="003A2BAA"/>
    <w:rsid w:val="003A46B3"/>
    <w:rsid w:val="003B44D5"/>
    <w:rsid w:val="003B5665"/>
    <w:rsid w:val="003B5FC9"/>
    <w:rsid w:val="003C25B0"/>
    <w:rsid w:val="003D6CB1"/>
    <w:rsid w:val="003E4C0A"/>
    <w:rsid w:val="00427F63"/>
    <w:rsid w:val="00440EA1"/>
    <w:rsid w:val="004501A6"/>
    <w:rsid w:val="004622F3"/>
    <w:rsid w:val="00464B5E"/>
    <w:rsid w:val="00466D05"/>
    <w:rsid w:val="0048275E"/>
    <w:rsid w:val="00486CCF"/>
    <w:rsid w:val="00491185"/>
    <w:rsid w:val="00491BBD"/>
    <w:rsid w:val="00496022"/>
    <w:rsid w:val="00496D21"/>
    <w:rsid w:val="004A0040"/>
    <w:rsid w:val="004B5598"/>
    <w:rsid w:val="004B67F2"/>
    <w:rsid w:val="004C04E9"/>
    <w:rsid w:val="004C57BD"/>
    <w:rsid w:val="004C6D86"/>
    <w:rsid w:val="004D7780"/>
    <w:rsid w:val="004E2932"/>
    <w:rsid w:val="004E41DE"/>
    <w:rsid w:val="004E7B75"/>
    <w:rsid w:val="00500618"/>
    <w:rsid w:val="00513DE8"/>
    <w:rsid w:val="00532C1D"/>
    <w:rsid w:val="00544C21"/>
    <w:rsid w:val="005612DA"/>
    <w:rsid w:val="005727BB"/>
    <w:rsid w:val="00586D05"/>
    <w:rsid w:val="005912B9"/>
    <w:rsid w:val="00594F62"/>
    <w:rsid w:val="005A0A37"/>
    <w:rsid w:val="005A250F"/>
    <w:rsid w:val="005A3335"/>
    <w:rsid w:val="005C2A20"/>
    <w:rsid w:val="005D0DFA"/>
    <w:rsid w:val="005D1CE9"/>
    <w:rsid w:val="005E3DB2"/>
    <w:rsid w:val="00603EA5"/>
    <w:rsid w:val="00611384"/>
    <w:rsid w:val="0061188B"/>
    <w:rsid w:val="00673C69"/>
    <w:rsid w:val="0067506E"/>
    <w:rsid w:val="006762DD"/>
    <w:rsid w:val="00697810"/>
    <w:rsid w:val="006A74FF"/>
    <w:rsid w:val="006B51E0"/>
    <w:rsid w:val="006D0A7E"/>
    <w:rsid w:val="006D65C8"/>
    <w:rsid w:val="006F7FD7"/>
    <w:rsid w:val="007016CB"/>
    <w:rsid w:val="00720895"/>
    <w:rsid w:val="00733E64"/>
    <w:rsid w:val="007465CC"/>
    <w:rsid w:val="007551FC"/>
    <w:rsid w:val="00755F3C"/>
    <w:rsid w:val="00762C45"/>
    <w:rsid w:val="00766E6D"/>
    <w:rsid w:val="00771781"/>
    <w:rsid w:val="00773F0C"/>
    <w:rsid w:val="00776DD4"/>
    <w:rsid w:val="007935AB"/>
    <w:rsid w:val="00793D56"/>
    <w:rsid w:val="0079640D"/>
    <w:rsid w:val="007968D1"/>
    <w:rsid w:val="007C417B"/>
    <w:rsid w:val="007C5535"/>
    <w:rsid w:val="007C634A"/>
    <w:rsid w:val="007E1880"/>
    <w:rsid w:val="007E5AC0"/>
    <w:rsid w:val="007F250F"/>
    <w:rsid w:val="007F55A0"/>
    <w:rsid w:val="007F691C"/>
    <w:rsid w:val="00802B85"/>
    <w:rsid w:val="00804E3E"/>
    <w:rsid w:val="008167A4"/>
    <w:rsid w:val="00817B1C"/>
    <w:rsid w:val="00827900"/>
    <w:rsid w:val="00831EEF"/>
    <w:rsid w:val="0084199D"/>
    <w:rsid w:val="00850036"/>
    <w:rsid w:val="0085452A"/>
    <w:rsid w:val="00861EE9"/>
    <w:rsid w:val="00894FB1"/>
    <w:rsid w:val="008C114C"/>
    <w:rsid w:val="008C1751"/>
    <w:rsid w:val="008E1102"/>
    <w:rsid w:val="008E21AC"/>
    <w:rsid w:val="008E764E"/>
    <w:rsid w:val="008F0CF3"/>
    <w:rsid w:val="00903749"/>
    <w:rsid w:val="00916B37"/>
    <w:rsid w:val="00921D90"/>
    <w:rsid w:val="00922413"/>
    <w:rsid w:val="009226B4"/>
    <w:rsid w:val="0092726A"/>
    <w:rsid w:val="009477CD"/>
    <w:rsid w:val="00967F6E"/>
    <w:rsid w:val="00974E6F"/>
    <w:rsid w:val="00977C03"/>
    <w:rsid w:val="009929E9"/>
    <w:rsid w:val="009A3BAD"/>
    <w:rsid w:val="009B0867"/>
    <w:rsid w:val="009B2125"/>
    <w:rsid w:val="009C6EC3"/>
    <w:rsid w:val="009E33BA"/>
    <w:rsid w:val="00A16DC6"/>
    <w:rsid w:val="00A16F89"/>
    <w:rsid w:val="00A30288"/>
    <w:rsid w:val="00A40D13"/>
    <w:rsid w:val="00A44A12"/>
    <w:rsid w:val="00A45067"/>
    <w:rsid w:val="00A454A6"/>
    <w:rsid w:val="00A65612"/>
    <w:rsid w:val="00A82317"/>
    <w:rsid w:val="00AB1BB7"/>
    <w:rsid w:val="00AC38C1"/>
    <w:rsid w:val="00AD4220"/>
    <w:rsid w:val="00AD58F8"/>
    <w:rsid w:val="00AD6739"/>
    <w:rsid w:val="00AE61C3"/>
    <w:rsid w:val="00B05211"/>
    <w:rsid w:val="00B1069C"/>
    <w:rsid w:val="00B21E93"/>
    <w:rsid w:val="00B517BE"/>
    <w:rsid w:val="00B67305"/>
    <w:rsid w:val="00B84415"/>
    <w:rsid w:val="00B84814"/>
    <w:rsid w:val="00B94453"/>
    <w:rsid w:val="00B95E12"/>
    <w:rsid w:val="00BA12ED"/>
    <w:rsid w:val="00BB0475"/>
    <w:rsid w:val="00BB23AB"/>
    <w:rsid w:val="00BB5125"/>
    <w:rsid w:val="00BB6C3B"/>
    <w:rsid w:val="00BC069F"/>
    <w:rsid w:val="00BC2C49"/>
    <w:rsid w:val="00BD15DC"/>
    <w:rsid w:val="00BD6671"/>
    <w:rsid w:val="00BE1CA2"/>
    <w:rsid w:val="00C265D3"/>
    <w:rsid w:val="00C4070D"/>
    <w:rsid w:val="00C44504"/>
    <w:rsid w:val="00C45AAE"/>
    <w:rsid w:val="00C50651"/>
    <w:rsid w:val="00C531CA"/>
    <w:rsid w:val="00C91AB9"/>
    <w:rsid w:val="00C93A02"/>
    <w:rsid w:val="00C95482"/>
    <w:rsid w:val="00C9695A"/>
    <w:rsid w:val="00CA2323"/>
    <w:rsid w:val="00CB37C9"/>
    <w:rsid w:val="00CC728B"/>
    <w:rsid w:val="00CD2AF6"/>
    <w:rsid w:val="00CE6F1A"/>
    <w:rsid w:val="00CF2387"/>
    <w:rsid w:val="00CF549B"/>
    <w:rsid w:val="00CF7A47"/>
    <w:rsid w:val="00D005FA"/>
    <w:rsid w:val="00D1212D"/>
    <w:rsid w:val="00D17E2A"/>
    <w:rsid w:val="00D21DBD"/>
    <w:rsid w:val="00D302E1"/>
    <w:rsid w:val="00D335F7"/>
    <w:rsid w:val="00D34F11"/>
    <w:rsid w:val="00D351DB"/>
    <w:rsid w:val="00D36E2C"/>
    <w:rsid w:val="00D46EA9"/>
    <w:rsid w:val="00D51A26"/>
    <w:rsid w:val="00D67AD3"/>
    <w:rsid w:val="00D72EF8"/>
    <w:rsid w:val="00D87EDC"/>
    <w:rsid w:val="00D90E62"/>
    <w:rsid w:val="00D9149E"/>
    <w:rsid w:val="00DA58A4"/>
    <w:rsid w:val="00DB44A8"/>
    <w:rsid w:val="00DB5911"/>
    <w:rsid w:val="00DD589C"/>
    <w:rsid w:val="00DE1F33"/>
    <w:rsid w:val="00DE1FC9"/>
    <w:rsid w:val="00DF25AB"/>
    <w:rsid w:val="00E00C29"/>
    <w:rsid w:val="00E0236A"/>
    <w:rsid w:val="00E13044"/>
    <w:rsid w:val="00E15A43"/>
    <w:rsid w:val="00E33D19"/>
    <w:rsid w:val="00E56E08"/>
    <w:rsid w:val="00E6061C"/>
    <w:rsid w:val="00E61016"/>
    <w:rsid w:val="00E64EE4"/>
    <w:rsid w:val="00E67ECB"/>
    <w:rsid w:val="00E71E2E"/>
    <w:rsid w:val="00E729F8"/>
    <w:rsid w:val="00E7601B"/>
    <w:rsid w:val="00E81F45"/>
    <w:rsid w:val="00E96336"/>
    <w:rsid w:val="00EA65A7"/>
    <w:rsid w:val="00EA7C22"/>
    <w:rsid w:val="00EB003E"/>
    <w:rsid w:val="00EB3FF4"/>
    <w:rsid w:val="00EB71A3"/>
    <w:rsid w:val="00EC0314"/>
    <w:rsid w:val="00EE197E"/>
    <w:rsid w:val="00EE3A0D"/>
    <w:rsid w:val="00EE4B18"/>
    <w:rsid w:val="00EF71CE"/>
    <w:rsid w:val="00F078B3"/>
    <w:rsid w:val="00F0796B"/>
    <w:rsid w:val="00F11080"/>
    <w:rsid w:val="00F279B8"/>
    <w:rsid w:val="00F411F5"/>
    <w:rsid w:val="00F44DB0"/>
    <w:rsid w:val="00F5317D"/>
    <w:rsid w:val="00F7468A"/>
    <w:rsid w:val="00F772DC"/>
    <w:rsid w:val="00F80F4B"/>
    <w:rsid w:val="00F84B67"/>
    <w:rsid w:val="00F85446"/>
    <w:rsid w:val="00F87846"/>
    <w:rsid w:val="00F9697F"/>
    <w:rsid w:val="00FB13AE"/>
    <w:rsid w:val="00FB756F"/>
    <w:rsid w:val="00FE5F60"/>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 w:type="paragraph" w:styleId="af6">
    <w:name w:val="Revision"/>
    <w:hidden/>
    <w:uiPriority w:val="99"/>
    <w:semiHidden/>
    <w:rsid w:val="00894FB1"/>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2774</TotalTime>
  <Pages>9</Pages>
  <Words>8278</Words>
  <Characters>12418</Characters>
  <Application>Microsoft Office Word</Application>
  <DocSecurity>0</DocSecurity>
  <Lines>539</Lines>
  <Paragraphs>504</Paragraphs>
  <ScaleCrop>false</ScaleCrop>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197</cp:revision>
  <dcterms:created xsi:type="dcterms:W3CDTF">2026-01-30T13:26:00Z</dcterms:created>
  <dcterms:modified xsi:type="dcterms:W3CDTF">2026-03-26T09:45:00Z</dcterms:modified>
</cp:coreProperties>
</file>