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B567ADA" w:rsidR="004D0289" w:rsidRPr="00FA371A" w:rsidRDefault="00646EEE" w:rsidP="00AA1D08">
      <w:pPr>
        <w:jc w:val="center"/>
        <w:rPr>
          <w:rFonts w:eastAsia="宋体" w:cs="宋体"/>
          <w:spacing w:val="0"/>
          <w:sz w:val="21"/>
          <w:szCs w:val="21"/>
          <w:lang w:eastAsia="zh-CN"/>
        </w:rPr>
      </w:pPr>
      <w:r>
        <w:rPr>
          <w:rFonts w:eastAsia="宋体" w:cs="宋体" w:hint="eastAsia"/>
          <w:spacing w:val="0"/>
          <w:sz w:val="21"/>
          <w:szCs w:val="21"/>
          <w:lang w:eastAsia="zh-CN"/>
        </w:rPr>
        <w:t>F</w:t>
      </w:r>
      <w:r w:rsidR="00283578" w:rsidRPr="00FA371A">
        <w:rPr>
          <w:rFonts w:eastAsia="宋体" w:cs="宋体"/>
          <w:spacing w:val="0"/>
          <w:sz w:val="21"/>
          <w:szCs w:val="21"/>
          <w:lang w:eastAsia="zh-CN"/>
        </w:rPr>
        <w:t>requency</w:t>
      </w:r>
      <w:r w:rsidRPr="00646EEE">
        <w:rPr>
          <w:rFonts w:eastAsia="宋体" w:cs="宋体" w:hint="eastAsia"/>
          <w:spacing w:val="0"/>
          <w:sz w:val="21"/>
          <w:szCs w:val="21"/>
          <w:lang w:eastAsia="zh-CN"/>
        </w:rPr>
        <w:t xml:space="preserve"> </w:t>
      </w:r>
      <w:r>
        <w:rPr>
          <w:rFonts w:eastAsia="宋体" w:cs="宋体" w:hint="eastAsia"/>
          <w:spacing w:val="0"/>
          <w:sz w:val="21"/>
          <w:szCs w:val="21"/>
          <w:lang w:eastAsia="zh-CN"/>
        </w:rPr>
        <w:t>e</w:t>
      </w:r>
      <w:r w:rsidRPr="00FA371A">
        <w:rPr>
          <w:rFonts w:eastAsia="宋体" w:cs="宋体"/>
          <w:spacing w:val="0"/>
          <w:sz w:val="21"/>
          <w:szCs w:val="21"/>
          <w:lang w:eastAsia="zh-CN"/>
        </w:rPr>
        <w:t>ncod</w:t>
      </w:r>
      <w:r>
        <w:rPr>
          <w:rFonts w:eastAsia="宋体" w:cs="宋体" w:hint="eastAsia"/>
          <w:spacing w:val="0"/>
          <w:sz w:val="21"/>
          <w:szCs w:val="21"/>
          <w:lang w:eastAsia="zh-CN"/>
        </w:rPr>
        <w:t>ed computational spectral sensing</w:t>
      </w:r>
    </w:p>
    <w:p w14:paraId="398FFB4D" w14:textId="77777777" w:rsidR="00FA371A" w:rsidRPr="00FA371A" w:rsidRDefault="00FA371A" w:rsidP="00FA371A">
      <w:pPr>
        <w:spacing w:line="360" w:lineRule="auto"/>
        <w:jc w:val="center"/>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Pr="00FA371A">
        <w:rPr>
          <w:rFonts w:hint="eastAsia"/>
          <w:sz w:val="22"/>
          <w:szCs w:val="22"/>
        </w:rPr>
        <w:t>Tingbiao</w:t>
      </w:r>
      <w:commentRangeStart w:id="0"/>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Pr="00FA371A">
        <w:rPr>
          <w:rFonts w:hint="eastAsia"/>
          <w:sz w:val="22"/>
          <w:szCs w:val="22"/>
        </w:rPr>
        <w:t>*, Sailing He</w:t>
      </w:r>
      <w:r w:rsidRPr="00FA371A">
        <w:rPr>
          <w:rFonts w:eastAsiaTheme="minorEastAsia" w:hint="eastAsia"/>
          <w:sz w:val="22"/>
          <w:szCs w:val="22"/>
          <w:vertAlign w:val="superscript"/>
          <w:lang w:eastAsia="zh-CN"/>
        </w:rPr>
        <w:t>1</w:t>
      </w:r>
      <w:commentRangeEnd w:id="0"/>
      <w:r w:rsidRPr="00FA371A">
        <w:rPr>
          <w:rStyle w:val="ab"/>
          <w:rFonts w:eastAsiaTheme="minorEastAsia" w:hint="eastAsia"/>
          <w:sz w:val="22"/>
          <w:szCs w:val="22"/>
          <w:vertAlign w:val="superscript"/>
          <w:lang w:eastAsia="zh-CN"/>
        </w:rPr>
        <w:commentReference w:id="0"/>
      </w:r>
      <w:r w:rsidRPr="00FA371A">
        <w:rPr>
          <w:rFonts w:eastAsiaTheme="minorEastAsia" w:hint="eastAsia"/>
          <w:sz w:val="22"/>
          <w:szCs w:val="22"/>
          <w:vertAlign w:val="superscript"/>
          <w:lang w:eastAsia="zh-CN"/>
        </w:rPr>
        <w:t>,</w:t>
      </w:r>
      <w:r w:rsidRPr="00FA371A">
        <w:rPr>
          <w:rFonts w:hint="eastAsia"/>
          <w:sz w:val="22"/>
          <w:szCs w:val="22"/>
        </w:rPr>
        <w:t>*</w:t>
      </w:r>
    </w:p>
    <w:p w14:paraId="63A8943C" w14:textId="77777777" w:rsidR="00FA371A" w:rsidRP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554BA4C7" w14:textId="77777777" w:rsidR="00FA371A" w:rsidRPr="00FA371A" w:rsidRDefault="00FA371A" w:rsidP="00FA371A">
      <w:pPr>
        <w:pStyle w:val="AuthorsFull"/>
        <w:spacing w:line="360" w:lineRule="auto"/>
        <w:jc w:val="both"/>
        <w:rPr>
          <w:sz w:val="22"/>
          <w:szCs w:val="22"/>
        </w:rPr>
      </w:pPr>
      <w:r w:rsidRPr="00FA371A">
        <w:rPr>
          <w:rFonts w:eastAsiaTheme="minorEastAsia" w:cstheme="minorBidi" w:hint="eastAsia"/>
          <w:i w:val="0"/>
          <w:kern w:val="2"/>
          <w:sz w:val="22"/>
          <w:szCs w:val="22"/>
          <w:lang w:eastAsia="zh-CN"/>
        </w:rPr>
        <w:t xml:space="preserve">2 </w:t>
      </w:r>
      <w:r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786EBE6D" w:rsidR="0053371F" w:rsidRPr="00FA371A"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multiplexing (TDM) 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(OFE),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strategically allocates carriers to spectral 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effectively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exceptional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even under an extreme SNR of -11.77 dB. This work establishes a fast, low-cost paradigm for spectral sensing in challenging electromagnetic environments.</w:t>
      </w: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432F9751"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 finding critical utility in precision agriculture, environmental monitoring, and clinical diagnostics.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 primarily 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severely limits optical throughput.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2241ABC4"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 However, existing paradigms 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Pr="00FA371A">
        <w:rPr>
          <w:rFonts w:eastAsia="宋体" w:cs="宋体"/>
          <w:spacing w:val="0"/>
          <w:sz w:val="21"/>
          <w:szCs w:val="21"/>
          <w:lang w:eastAsia="zh-CN"/>
        </w:rPr>
        <w:t xml:space="preserve"> acquisition speed, and spectral resolution. Snapshot approaches, such as filter arrays, achieve acquisition speed but inherently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that limits their spectral resolution.</w:t>
      </w:r>
      <w:r w:rsidRPr="00FA371A">
        <w:rPr>
          <w:rFonts w:eastAsia="宋体" w:cs="宋体"/>
          <w:spacing w:val="0"/>
          <w:sz w:val="21"/>
          <w:szCs w:val="21"/>
          <w:lang w:eastAsia="zh-CN"/>
        </w:rPr>
        <w:t xml:space="preserve"> Conversely, </w:t>
      </w:r>
      <w:r w:rsidR="00634C49" w:rsidRPr="00FA371A">
        <w:rPr>
          <w:rFonts w:eastAsia="宋体" w:cs="宋体"/>
          <w:spacing w:val="0"/>
          <w:sz w:val="21"/>
          <w:szCs w:val="21"/>
          <w:lang w:eastAsia="zh-CN"/>
        </w:rPr>
        <w:t>time-division multiplexing (TDM) approaches</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ranging from tunable spectral filters to sequential active illumination</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offer high spectral fidelity but rely on serial acquisition</w:t>
      </w:r>
      <w:r w:rsidRPr="00FA371A">
        <w:rPr>
          <w:rFonts w:eastAsia="宋体" w:cs="宋体"/>
          <w:spacing w:val="0"/>
          <w:sz w:val="21"/>
          <w:szCs w:val="21"/>
          <w:lang w:eastAsia="zh-CN"/>
        </w:rPr>
        <w:t xml:space="preserve">. This temporal </w:t>
      </w:r>
      <w:r w:rsidR="00634C49" w:rsidRPr="00FA371A">
        <w:rPr>
          <w:rFonts w:eastAsia="宋体" w:cs="宋体"/>
          <w:spacing w:val="0"/>
          <w:sz w:val="21"/>
          <w:szCs w:val="21"/>
          <w:lang w:eastAsia="zh-CN"/>
        </w:rPr>
        <w:t xml:space="preserve">sequentiality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transient </w:t>
      </w:r>
      <w:r w:rsidR="00634C49" w:rsidRPr="00FA371A">
        <w:rPr>
          <w:rFonts w:eastAsia="宋体" w:cs="宋体"/>
          <w:spacing w:val="0"/>
          <w:sz w:val="21"/>
          <w:szCs w:val="21"/>
          <w:lang w:eastAsia="zh-CN"/>
        </w:rPr>
        <w:lastRenderedPageBreak/>
        <w:t>dynamics.</w:t>
      </w:r>
      <w:r w:rsidR="00FB7D74" w:rsidRPr="00FA371A">
        <w:rPr>
          <w:rFonts w:eastAsia="宋体" w:cs="宋体" w:hint="eastAsia"/>
          <w:spacing w:val="0"/>
          <w:sz w:val="21"/>
          <w:szCs w:val="21"/>
          <w:lang w:eastAsia="zh-CN"/>
        </w:rPr>
        <w:t xml:space="preserve"> </w:t>
      </w:r>
      <w:r w:rsidR="00A25F4A" w:rsidRPr="00FA371A">
        <w:rPr>
          <w:rFonts w:eastAsia="宋体" w:cs="宋体"/>
          <w:spacing w:val="0"/>
          <w:sz w:val="21"/>
          <w:szCs w:val="21"/>
          <w:lang w:eastAsia="zh-CN"/>
        </w:rPr>
        <w:t>Ultimately</w:t>
      </w:r>
      <w:r w:rsidR="004A0FF1" w:rsidRPr="00FA371A">
        <w:rPr>
          <w:rFonts w:eastAsia="宋体" w:cs="宋体"/>
          <w:spacing w:val="0"/>
          <w:sz w:val="21"/>
          <w:szCs w:val="21"/>
          <w:lang w:eastAsia="zh-CN"/>
        </w:rPr>
        <w:t xml:space="preserve">, </w:t>
      </w:r>
      <w:ins w:id="1" w:author="yj zeng" w:date="2026-02-01T14:21:00Z" w16du:dateUtc="2026-02-01T06:21:00Z">
        <w:r w:rsidR="007C2DF3">
          <w:rPr>
            <w:rFonts w:eastAsia="宋体" w:cs="宋体" w:hint="eastAsia"/>
            <w:spacing w:val="0"/>
            <w:sz w:val="21"/>
            <w:szCs w:val="21"/>
            <w:lang w:eastAsia="zh-CN"/>
          </w:rPr>
          <w:t>t</w:t>
        </w:r>
      </w:ins>
      <w:ins w:id="2" w:author="yj zeng" w:date="2026-02-01T14:21:00Z">
        <w:r w:rsidR="007C2DF3" w:rsidRPr="007C2DF3">
          <w:rPr>
            <w:rFonts w:eastAsia="宋体" w:cs="宋体"/>
            <w:spacing w:val="0"/>
            <w:sz w:val="21"/>
            <w:szCs w:val="21"/>
            <w:lang w:eastAsia="zh-CN"/>
          </w:rPr>
          <w:t xml:space="preserve">hese computational frameworks remain strictly bound to controlled lighting environments </w:t>
        </w:r>
        <w:r w:rsidR="007C2DF3" w:rsidRPr="007C2DF3">
          <w:rPr>
            <w:rFonts w:eastAsia="宋体" w:cs="宋体"/>
            <w:spacing w:val="0"/>
            <w:sz w:val="21"/>
            <w:szCs w:val="21"/>
            <w:lang w:eastAsia="zh-CN"/>
            <w:rPrChange w:id="3" w:author="yj zeng" w:date="2026-02-01T14:21:00Z" w16du:dateUtc="2026-02-01T06:21:00Z">
              <w:rPr>
                <w:rFonts w:eastAsia="宋体" w:cs="宋体"/>
                <w:b/>
                <w:bCs/>
                <w:spacing w:val="0"/>
                <w:sz w:val="21"/>
                <w:szCs w:val="21"/>
                <w:lang w:eastAsia="zh-CN"/>
              </w:rPr>
            </w:rPrChange>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ins>
      <w:del w:id="4" w:author="yj zeng" w:date="2026-02-01T14:21:00Z" w16du:dateUtc="2026-02-01T06:21:00Z">
        <w:r w:rsidR="004A0FF1" w:rsidRPr="00FA371A" w:rsidDel="007C2DF3">
          <w:rPr>
            <w:rFonts w:eastAsia="宋体" w:cs="宋体"/>
            <w:spacing w:val="0"/>
            <w:sz w:val="21"/>
            <w:szCs w:val="21"/>
            <w:lang w:eastAsia="zh-CN"/>
          </w:rPr>
          <w:delText xml:space="preserve">these computational frameworks lack an intrinsic </w:delText>
        </w:r>
        <w:r w:rsidR="00FB7D74" w:rsidRPr="00FA371A" w:rsidDel="007C2DF3">
          <w:rPr>
            <w:rFonts w:eastAsia="宋体" w:cs="宋体" w:hint="eastAsia"/>
            <w:spacing w:val="0"/>
            <w:sz w:val="21"/>
            <w:szCs w:val="21"/>
            <w:lang w:eastAsia="zh-CN"/>
          </w:rPr>
          <w:delText>en</w:delText>
        </w:r>
        <w:r w:rsidR="004A0FF1" w:rsidRPr="00FA371A" w:rsidDel="007C2DF3">
          <w:rPr>
            <w:rFonts w:eastAsia="宋体" w:cs="宋体"/>
            <w:spacing w:val="0"/>
            <w:sz w:val="21"/>
            <w:szCs w:val="21"/>
            <w:lang w:eastAsia="zh-CN"/>
          </w:rPr>
          <w:delText>coding mechanism to effectively decouple the active signal from ambient interference. Consequently, they remain strictly bound to controlled lighting environments</w:delText>
        </w:r>
        <w:r w:rsidR="00B4673E" w:rsidRPr="00FA371A" w:rsidDel="007C2DF3">
          <w:rPr>
            <w:rFonts w:eastAsia="宋体" w:cs="宋体" w:hint="eastAsia"/>
            <w:spacing w:val="0"/>
            <w:sz w:val="21"/>
            <w:szCs w:val="21"/>
            <w:lang w:eastAsia="zh-CN"/>
          </w:rPr>
          <w:delText>.</w:delText>
        </w:r>
      </w:del>
    </w:p>
    <w:p w14:paraId="653A2310" w14:textId="15FC7BF8"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 xml:space="preserve">post-detection unmixing strategies,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rigorous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single-pixel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demonstrate that this strategy enables accurate spectral reconstruction even under a SNR as low as</w:t>
      </w:r>
      <w:r w:rsidR="00751B04">
        <w:rPr>
          <w:rFonts w:eastAsia="宋体" w:cs="宋体" w:hint="eastAsia"/>
          <w:spacing w:val="0"/>
          <w:sz w:val="21"/>
          <w:szCs w:val="21"/>
          <w:lang w:eastAsia="zh-CN"/>
        </w:rPr>
        <w:t xml:space="preserve"> -</w:t>
      </w:r>
      <w:r w:rsidR="00B857EF" w:rsidRPr="00FA371A">
        <w:rPr>
          <w:rFonts w:eastAsia="宋体" w:cs="宋体"/>
          <w:spacing w:val="0"/>
          <w:sz w:val="21"/>
          <w:szCs w:val="21"/>
          <w:lang w:eastAsia="zh-CN"/>
        </w:rPr>
        <w:t>11.77 dB</w:t>
      </w:r>
      <w:r w:rsidR="00751B04">
        <w:rPr>
          <w:rFonts w:eastAsia="宋体" w:cs="宋体" w:hint="eastAsia"/>
          <w:spacing w:val="0"/>
          <w:sz w:val="21"/>
          <w:szCs w:val="21"/>
          <w:lang w:eastAsia="zh-CN"/>
        </w:rPr>
        <w:t xml:space="preserve">, </w:t>
      </w:r>
      <w:r w:rsidR="006045E6" w:rsidRPr="00FA371A">
        <w:rPr>
          <w:rFonts w:eastAsia="宋体" w:cs="宋体"/>
          <w:spacing w:val="0"/>
          <w:sz w:val="21"/>
          <w:szCs w:val="21"/>
          <w:lang w:eastAsia="zh-CN"/>
        </w:rPr>
        <w:t>a regime where conventional approaches fail</w:t>
      </w:r>
      <w:r w:rsidR="00B857EF" w:rsidRPr="00FA371A">
        <w:rPr>
          <w:rFonts w:eastAsia="宋体" w:cs="宋体"/>
          <w:spacing w:val="0"/>
          <w:sz w:val="21"/>
          <w:szCs w:val="21"/>
          <w:lang w:eastAsia="zh-CN"/>
        </w:rPr>
        <w:t xml:space="preserve">. Furthermore, it achieves </w:t>
      </w:r>
      <w:r w:rsidR="00751B04">
        <w:rPr>
          <w:rFonts w:eastAsia="宋体" w:cs="宋体" w:hint="eastAsia"/>
          <w:spacing w:val="0"/>
          <w:sz w:val="21"/>
          <w:szCs w:val="21"/>
          <w:lang w:eastAsia="zh-CN"/>
        </w:rPr>
        <w:t>ultrafast</w:t>
      </w:r>
      <w:r w:rsidR="00B857EF" w:rsidRPr="00FA371A">
        <w:rPr>
          <w:rFonts w:eastAsia="宋体" w:cs="宋体"/>
          <w:spacing w:val="0"/>
          <w:sz w:val="21"/>
          <w:szCs w:val="21"/>
          <w:lang w:eastAsia="zh-CN"/>
        </w:rPr>
        <w:t xml:space="preserve"> 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53C6EA38"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the </w:t>
      </w:r>
      <w:r w:rsidRPr="00FA371A">
        <w:rPr>
          <w:rFonts w:eastAsia="宋体" w:cs="宋体" w:hint="eastAsia"/>
          <w:spacing w:val="0"/>
          <w:sz w:val="21"/>
          <w:szCs w:val="21"/>
          <w:lang w:eastAsia="zh-CN"/>
        </w:rPr>
        <w:t>TDM</w:t>
      </w:r>
      <w:r w:rsidRPr="00FA371A">
        <w:rPr>
          <w:rFonts w:eastAsia="宋体" w:cs="宋体"/>
          <w:spacing w:val="0"/>
          <w:sz w:val="21"/>
          <w:szCs w:val="21"/>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0147F00B"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d>
                          <m:dPr>
                            <m:begChr m:val="["/>
                            <m:endChr m:val="]"/>
                            <m:ctrlPr>
                              <w:rPr>
                                <w:rFonts w:ascii="Cambria Math" w:eastAsia="宋体" w:hAnsi="Cambria Math" w:cs="宋体"/>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559B5570"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1DCEDB05" w14:textId="77777777">
        <w:tc>
          <w:tcPr>
            <w:tcW w:w="8306" w:type="dxa"/>
          </w:tcPr>
          <w:p w14:paraId="15489D7F" w14:textId="40D57517" w:rsidR="00D13B3D" w:rsidRPr="00FA371A" w:rsidRDefault="00D13B3D" w:rsidP="00D13B3D">
            <w:pPr>
              <w:jc w:val="center"/>
              <w:rPr>
                <w:rFonts w:eastAsia="宋体" w:cs="宋体"/>
                <w:spacing w:val="0"/>
                <w:sz w:val="21"/>
                <w:szCs w:val="21"/>
                <w:lang w:eastAsia="zh-CN"/>
              </w:rPr>
            </w:pPr>
            <w:commentRangeStart w:id="5"/>
            <w:commentRangeStart w:id="6"/>
            <w:commentRangeStart w:id="7"/>
            <w:r w:rsidRPr="00FA371A">
              <w:rPr>
                <w:noProof/>
                <w:sz w:val="21"/>
                <w:szCs w:val="21"/>
              </w:rPr>
              <w:drawing>
                <wp:inline distT="0" distB="0" distL="0" distR="0" wp14:anchorId="57F9BDFC" wp14:editId="53E3969B">
                  <wp:extent cx="3596185" cy="2483892"/>
                  <wp:effectExtent l="0" t="0" r="4445" b="0"/>
                  <wp:docPr id="36" name="图片 3"/>
                  <wp:cNvGraphicFramePr/>
                  <a:graphic xmlns:a="http://schemas.openxmlformats.org/drawingml/2006/main">
                    <a:graphicData uri="http://schemas.openxmlformats.org/drawingml/2006/picture">
                      <pic:pic xmlns:pic="http://schemas.openxmlformats.org/drawingml/2006/picture">
                        <pic:nvPicPr>
                          <pic:cNvPr id="36" name="图片 3"/>
                          <pic:cNvPicPr/>
                        </pic:nvPicPr>
                        <pic:blipFill>
                          <a:blip r:embed="rId11">
                            <a:extLst>
                              <a:ext uri="{28A0092B-C50C-407E-A947-70E740481C1C}">
                                <a14:useLocalDpi xmlns:a14="http://schemas.microsoft.com/office/drawing/2010/main" val="0"/>
                              </a:ext>
                            </a:extLst>
                          </a:blip>
                          <a:srcRect l="3391" t="12509" r="32873" b="4599"/>
                          <a:stretch>
                            <a:fillRect/>
                          </a:stretch>
                        </pic:blipFill>
                        <pic:spPr>
                          <a:xfrm>
                            <a:off x="0" y="0"/>
                            <a:ext cx="3597607" cy="2484874"/>
                          </a:xfrm>
                          <a:prstGeom prst="rect">
                            <a:avLst/>
                          </a:prstGeom>
                          <a:noFill/>
                          <a:ln>
                            <a:noFill/>
                          </a:ln>
                        </pic:spPr>
                      </pic:pic>
                    </a:graphicData>
                  </a:graphic>
                </wp:inline>
              </w:drawing>
            </w:r>
            <w:commentRangeEnd w:id="5"/>
            <w:r w:rsidR="00FA371A" w:rsidRPr="00FA371A">
              <w:rPr>
                <w:rStyle w:val="ab"/>
                <w:rFonts w:eastAsia="宋体" w:cs="宋体"/>
                <w:spacing w:val="0"/>
                <w:lang w:eastAsia="zh-CN"/>
              </w:rPr>
              <w:commentReference w:id="5"/>
            </w:r>
            <w:commentRangeEnd w:id="6"/>
            <w:r w:rsidR="00D8752D" w:rsidRPr="00FA371A">
              <w:rPr>
                <w:rStyle w:val="ab"/>
                <w:rFonts w:eastAsia="宋体" w:cs="宋体"/>
                <w:spacing w:val="0"/>
                <w:lang w:eastAsia="zh-CN"/>
              </w:rPr>
              <w:commentReference w:id="6"/>
            </w:r>
            <w:commentRangeEnd w:id="7"/>
            <w:r w:rsidR="006258D5" w:rsidRPr="00FA371A">
              <w:rPr>
                <w:rStyle w:val="ab"/>
                <w:rFonts w:eastAsia="宋体" w:cs="宋体"/>
                <w:spacing w:val="0"/>
                <w:lang w:eastAsia="zh-CN"/>
              </w:rPr>
              <w:commentReference w:id="7"/>
            </w:r>
          </w:p>
        </w:tc>
      </w:tr>
      <w:tr w:rsidR="00D13B3D" w:rsidRPr="00FA371A" w14:paraId="72B58273" w14:textId="77777777">
        <w:tc>
          <w:tcPr>
            <w:tcW w:w="8306" w:type="dxa"/>
          </w:tcPr>
          <w:p w14:paraId="23B5060A" w14:textId="143F318B" w:rsidR="00D13B3D" w:rsidRPr="00FA371A" w:rsidRDefault="00D13B3D" w:rsidP="00D13B3D">
            <w:pPr>
              <w:pStyle w:val="a8"/>
              <w:jc w:val="center"/>
              <w:rPr>
                <w:rFonts w:ascii="Times New Roman" w:hAnsi="Times New Roman" w:cs="Times New Roman"/>
                <w:sz w:val="21"/>
                <w:szCs w:val="21"/>
                <w:lang w:eastAsia="zh-CN"/>
              </w:rPr>
            </w:pPr>
            <w:r w:rsidRPr="00FA371A">
              <w:rPr>
                <w:rFonts w:ascii="Times New Roman" w:hAnsi="Times New Roman" w:cs="Times New Roman"/>
                <w:sz w:val="21"/>
                <w:szCs w:val="21"/>
              </w:rPr>
              <w:t xml:space="preserve">Figure </w:t>
            </w:r>
            <w:r w:rsidRPr="00FA371A">
              <w:rPr>
                <w:rFonts w:ascii="Times New Roman" w:hAnsi="Times New Roman" w:cs="Times New Roman"/>
                <w:sz w:val="21"/>
                <w:szCs w:val="21"/>
              </w:rPr>
              <w:fldChar w:fldCharType="begin"/>
            </w:r>
            <w:r w:rsidRPr="00FA371A">
              <w:rPr>
                <w:rFonts w:ascii="Times New Roman" w:hAnsi="Times New Roman" w:cs="Times New Roman"/>
                <w:sz w:val="21"/>
                <w:szCs w:val="21"/>
              </w:rPr>
              <w:instrText xml:space="preserve"> SEQ Figure \* ARABIC </w:instrText>
            </w:r>
            <w:r w:rsidRPr="00FA371A">
              <w:rPr>
                <w:rFonts w:ascii="Times New Roman" w:hAnsi="Times New Roman" w:cs="Times New Roman"/>
                <w:sz w:val="21"/>
                <w:szCs w:val="21"/>
              </w:rPr>
              <w:fldChar w:fldCharType="separate"/>
            </w:r>
            <w:r w:rsidR="00672EAB" w:rsidRPr="00FA371A">
              <w:rPr>
                <w:rFonts w:ascii="Times New Roman" w:hAnsi="Times New Roman" w:cs="Times New Roman"/>
                <w:noProof/>
                <w:sz w:val="21"/>
                <w:szCs w:val="21"/>
              </w:rPr>
              <w:t>1</w:t>
            </w:r>
            <w:r w:rsidRPr="00FA371A">
              <w:rPr>
                <w:rFonts w:ascii="Times New Roman" w:hAnsi="Times New Roman" w:cs="Times New Roman"/>
                <w:sz w:val="21"/>
                <w:szCs w:val="21"/>
              </w:rPr>
              <w:fldChar w:fldCharType="end"/>
            </w:r>
            <w:r w:rsidRPr="00FA371A">
              <w:rPr>
                <w:rFonts w:ascii="Times New Roman" w:hAnsi="Times New Roman" w:cs="Times New Roman" w:hint="eastAsia"/>
                <w:sz w:val="21"/>
                <w:szCs w:val="21"/>
                <w:lang w:eastAsia="zh-CN"/>
              </w:rPr>
              <w:t>.</w:t>
            </w:r>
            <w:r w:rsidRPr="00FA371A">
              <w:rPr>
                <w:rFonts w:ascii="Times New Roman" w:hAnsi="Times New Roman" w:cs="Times New Roman"/>
                <w:sz w:val="21"/>
                <w:szCs w:val="21"/>
                <w:lang w:eastAsia="zh-CN"/>
              </w:rPr>
              <w:t xml:space="preserve"> </w:t>
            </w:r>
            <w:r w:rsidRPr="00FA371A">
              <w:rPr>
                <w:rFonts w:ascii="Times New Roman" w:hAnsi="Times New Roman" w:cs="Times New Roman" w:hint="eastAsia"/>
                <w:sz w:val="21"/>
                <w:szCs w:val="21"/>
                <w:lang w:eastAsia="zh-CN"/>
              </w:rPr>
              <w:t>O</w:t>
            </w:r>
            <w:del w:id="8" w:author="yj zeng" w:date="2026-02-01T14:22:00Z" w16du:dateUtc="2026-02-01T06:22:00Z">
              <w:r w:rsidRPr="00FA371A" w:rsidDel="007C2DF3">
                <w:rPr>
                  <w:rFonts w:ascii="Times New Roman" w:hAnsi="Times New Roman" w:cs="Times New Roman" w:hint="eastAsia"/>
                  <w:sz w:val="21"/>
                  <w:szCs w:val="21"/>
                  <w:lang w:eastAsia="zh-CN"/>
                </w:rPr>
                <w:delText>T</w:delText>
              </w:r>
            </w:del>
            <w:r w:rsidRPr="00FA371A">
              <w:rPr>
                <w:rFonts w:ascii="Times New Roman" w:hAnsi="Times New Roman" w:cs="Times New Roman" w:hint="eastAsia"/>
                <w:sz w:val="21"/>
                <w:szCs w:val="21"/>
                <w:lang w:eastAsia="zh-CN"/>
              </w:rPr>
              <w:t xml:space="preserve">FE </w:t>
            </w:r>
            <w:r w:rsidRPr="00FA371A">
              <w:rPr>
                <w:rFonts w:ascii="Times New Roman" w:hAnsi="Times New Roman" w:cs="Times New Roman"/>
                <w:sz w:val="21"/>
                <w:szCs w:val="21"/>
                <w:lang w:eastAsia="zh-CN"/>
              </w:rPr>
              <w:t>schematic diagram</w:t>
            </w:r>
            <w:r w:rsidRPr="00FA371A">
              <w:rPr>
                <w:rFonts w:ascii="Times New Roman" w:hAnsi="Times New Roman" w:cs="Times New Roman" w:hint="eastAsia"/>
                <w:sz w:val="21"/>
                <w:szCs w:val="21"/>
                <w:lang w:eastAsia="zh-CN"/>
              </w:rPr>
              <w:t>.</w:t>
            </w:r>
          </w:p>
        </w:tc>
      </w:tr>
    </w:tbl>
    <w:p w14:paraId="38B866B2" w14:textId="77777777" w:rsidR="00D13B3D" w:rsidRPr="00FA371A" w:rsidRDefault="00D13B3D" w:rsidP="00512A7C">
      <w:pPr>
        <w:jc w:val="both"/>
        <w:rPr>
          <w:rFonts w:eastAsia="宋体" w:cs="宋体"/>
          <w:spacing w:val="0"/>
          <w:sz w:val="21"/>
          <w:szCs w:val="21"/>
          <w:lang w:eastAsia="zh-CN"/>
        </w:rPr>
      </w:pPr>
    </w:p>
    <w:p w14:paraId="53498E34" w14:textId="6B3CA7E8" w:rsidR="00474982" w:rsidRPr="00FA371A" w:rsidRDefault="006258D5" w:rsidP="00512A7C">
      <w:pPr>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w:t>
      </w:r>
      <w:r w:rsidR="00474982" w:rsidRPr="00FA371A">
        <w:rPr>
          <w:rFonts w:eastAsia="宋体" w:cs="宋体"/>
          <w:spacing w:val="0"/>
          <w:sz w:val="21"/>
          <w:szCs w:val="21"/>
          <w:lang w:eastAsia="zh-CN"/>
        </w:rPr>
        <w:lastRenderedPageBreak/>
        <w:t xml:space="preserve">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F3F808E"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28E73B1D"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474982" w:rsidRPr="00FA371A">
        <w:rPr>
          <w:rFonts w:eastAsia="宋体" w:cs="宋体"/>
          <w:spacing w:val="0"/>
          <w:sz w:val="21"/>
          <w:szCs w:val="21"/>
          <w:lang w:eastAsia="zh-CN"/>
        </w:rPr>
        <w:t>DC 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5D21B5FB"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m:oMath>
        <m:r>
          <w:rPr>
            <w:rFonts w:ascii="Cambria Math" w:eastAsia="宋体" w:hAnsi="Cambria Math" w:cs="宋体"/>
            <w:spacing w:val="0"/>
            <w:sz w:val="21"/>
            <w:szCs w:val="21"/>
            <w:lang w:eastAsia="zh-CN"/>
          </w:rPr>
          <m:t xml:space="preserve"> 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882BDB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2BD99CB7" w:rsidR="00E60073" w:rsidRPr="00FA371A" w:rsidRDefault="00C676F4" w:rsidP="00512A7C">
      <w:pPr>
        <w:ind w:firstLine="420"/>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m:t>
            </m:r>
            <m:r>
              <w:del w:id="9" w:author="yj zeng" w:date="2026-02-01T14:09:00Z" w16du:dateUtc="2026-02-01T06:09:00Z">
                <m:rPr>
                  <m:nor/>
                </m:rPr>
                <w:rPr>
                  <w:rFonts w:ascii="Cambria Math" w:eastAsia="宋体" w:hAnsi="Cambria Math" w:cs="宋体"/>
                  <w:spacing w:val="0"/>
                  <w:sz w:val="21"/>
                  <w:szCs w:val="21"/>
                  <w:lang w:eastAsia="zh-CN"/>
                </w:rPr>
                <m:t>T</m:t>
              </w:del>
            </m:r>
            <m:r>
              <m:rPr>
                <m:nor/>
              </m:rPr>
              <w:rPr>
                <w:rFonts w:ascii="Cambria Math" w:eastAsia="宋体" w:hAnsi="Cambria Math" w:cs="宋体"/>
                <w:spacing w:val="0"/>
                <w:sz w:val="21"/>
                <w:szCs w:val="21"/>
                <w:lang w:eastAsia="zh-CN"/>
              </w:rPr>
              <m:t>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65B34B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m:t>
                    </m:r>
                    <m:r>
                      <w:del w:id="10" w:author="yj zeng" w:date="2026-02-01T14:09:00Z" w16du:dateUtc="2026-02-01T06:09:00Z">
                        <m:rPr>
                          <m:nor/>
                        </m:rPr>
                        <w:rPr>
                          <w:rFonts w:ascii="Cambria Math" w:eastAsia="宋体" w:hAnsi="Cambria Math" w:cs="宋体"/>
                          <w:spacing w:val="0"/>
                          <w:sz w:val="21"/>
                          <w:szCs w:val="21"/>
                          <w:lang w:eastAsia="zh-CN"/>
                        </w:rPr>
                        <m:t>T</m:t>
                      </w:del>
                    </m:r>
                    <m:r>
                      <m:rPr>
                        <m:nor/>
                      </m:rPr>
                      <w:rPr>
                        <w:rFonts w:ascii="Cambria Math" w:eastAsia="宋体" w:hAnsi="Cambria Math" w:cs="宋体"/>
                        <w:spacing w:val="0"/>
                        <w:sz w:val="21"/>
                        <w:szCs w:val="21"/>
                        <w:lang w:eastAsia="zh-CN"/>
                      </w:rPr>
                      <m:t>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4807C68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17B10586"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7746CAE1"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del w:id="11" w:author="yj zeng" w:date="2026-01-31T21:18:00Z" w16du:dateUtc="2026-01-31T13:18:00Z">
                        <w:rPr>
                          <w:rFonts w:ascii="Cambria Math" w:eastAsia="宋体" w:hAnsi="Cambria Math" w:cs="宋体"/>
                          <w:i/>
                          <w:spacing w:val="0"/>
                          <w:sz w:val="21"/>
                          <w:szCs w:val="21"/>
                          <w:lang w:eastAsia="zh-CN"/>
                        </w:rPr>
                      </w:del>
                    </m:ctrlPr>
                  </m:sSubPr>
                  <m:e>
                    <m:r>
                      <w:del w:id="12" w:author="yj zeng" w:date="2026-01-31T21:18:00Z" w16du:dateUtc="2026-01-31T13:18:00Z">
                        <w:rPr>
                          <w:rFonts w:ascii="Cambria Math" w:eastAsia="宋体" w:hAnsi="Cambria Math" w:cs="宋体"/>
                          <w:spacing w:val="0"/>
                          <w:sz w:val="21"/>
                          <w:szCs w:val="21"/>
                          <w:lang w:eastAsia="zh-CN"/>
                        </w:rPr>
                        <m:t>y</m:t>
                      </w:del>
                    </m:r>
                  </m:e>
                  <m:sub>
                    <m:r>
                      <w:del w:id="13" w:author="yj zeng" w:date="2026-01-31T21:18:00Z" w16du:dateUtc="2026-01-31T13:18:00Z">
                        <m:rPr>
                          <m:nor/>
                        </m:rPr>
                        <w:rPr>
                          <w:rFonts w:ascii="Cambria Math" w:eastAsia="宋体" w:hAnsi="Cambria Math" w:cs="宋体"/>
                          <w:spacing w:val="0"/>
                          <w:sz w:val="21"/>
                          <w:szCs w:val="21"/>
                          <w:lang w:eastAsia="zh-CN"/>
                        </w:rPr>
                        <m:t>OTFE</m:t>
                      </w:del>
                    </m:r>
                  </m:sub>
                </m:sSub>
                <m:sSub>
                  <m:sSubPr>
                    <m:ctrlPr>
                      <w:ins w:id="14" w:author="yj zeng" w:date="2026-01-31T21:18:00Z" w16du:dateUtc="2026-01-31T13:18:00Z">
                        <w:rPr>
                          <w:rFonts w:ascii="Cambria Math" w:eastAsia="宋体" w:hAnsi="Cambria Math" w:cs="宋体"/>
                          <w:i/>
                          <w:spacing w:val="0"/>
                          <w:sz w:val="21"/>
                          <w:szCs w:val="21"/>
                          <w:lang w:eastAsia="zh-CN"/>
                        </w:rPr>
                      </w:ins>
                    </m:ctrlPr>
                  </m:sSubPr>
                  <m:e>
                    <m:r>
                      <w:ins w:id="15" w:author="yj zeng" w:date="2026-01-31T21:18:00Z" w16du:dateUtc="2026-01-31T13:18:00Z">
                        <w:rPr>
                          <w:rFonts w:ascii="Cambria Math" w:eastAsia="宋体" w:hAnsi="Cambria Math" w:cs="宋体"/>
                          <w:spacing w:val="0"/>
                          <w:sz w:val="21"/>
                          <w:szCs w:val="21"/>
                          <w:lang w:eastAsia="zh-CN"/>
                          <w:rPrChange w:id="16" w:author="yj zeng" w:date="2026-01-31T21:18:00Z" w16du:dateUtc="2026-01-31T13:18:00Z">
                            <w:rPr>
                              <w:rFonts w:ascii="Cambria Math" w:eastAsia="宋体" w:hAnsi="Cambria Math" w:cs="宋体"/>
                              <w:spacing w:val="0"/>
                              <w:sz w:val="21"/>
                              <w:szCs w:val="21"/>
                              <w:highlight w:val="yellow"/>
                              <w:lang w:eastAsia="zh-CN"/>
                            </w:rPr>
                          </w:rPrChange>
                        </w:rPr>
                        <m:t>I</m:t>
                      </w:ins>
                    </m:r>
                  </m:e>
                  <m:sub>
                    <m:r>
                      <w:ins w:id="17" w:author="yj zeng" w:date="2026-01-31T21:18:00Z" w16du:dateUtc="2026-01-31T13:18:00Z">
                        <m:rPr>
                          <m:nor/>
                        </m:rPr>
                        <w:rPr>
                          <w:rFonts w:ascii="Cambria Math" w:eastAsia="宋体" w:hAnsi="Cambria Math" w:cs="宋体"/>
                          <w:spacing w:val="0"/>
                          <w:sz w:val="21"/>
                          <w:szCs w:val="21"/>
                          <w:lang w:eastAsia="zh-CN"/>
                          <w:rPrChange w:id="18" w:author="yj zeng" w:date="2026-01-31T21:19:00Z" w16du:dateUtc="2026-01-31T13:19:00Z">
                            <w:rPr>
                              <w:rFonts w:ascii="Cambria Math" w:eastAsia="宋体" w:hAnsi="Cambria Math" w:cs="宋体"/>
                              <w:i/>
                              <w:spacing w:val="0"/>
                              <w:sz w:val="21"/>
                              <w:szCs w:val="21"/>
                              <w:lang w:eastAsia="zh-CN"/>
                            </w:rPr>
                          </w:rPrChange>
                        </w:rPr>
                        <m:t>noise</m:t>
                      </w:ins>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12EAEFA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60BCFE14"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as long as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and are mutually non-interfering,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can </w:t>
      </w:r>
      <w:r w:rsidR="0073403F" w:rsidRPr="00FA371A">
        <w:rPr>
          <w:rFonts w:eastAsia="宋体" w:cs="宋体"/>
          <w:spacing w:val="0"/>
          <w:sz w:val="21"/>
          <w:szCs w:val="21"/>
          <w:lang w:eastAsia="zh-CN"/>
        </w:rPr>
        <w:t>be retrieved precisely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C572A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675342C4" w14:textId="06F5A240"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w:rPr>
                <w:rFonts w:ascii="Cambria Math" w:eastAsia="宋体" w:hAnsi="Cambria Math" w:cs="宋体"/>
                <w:spacing w:val="0"/>
                <w:sz w:val="21"/>
                <w:szCs w:val="21"/>
                <w:lang w:eastAsia="zh-CN"/>
              </w:rPr>
              <m:t>T</m:t>
            </m:r>
          </m:sup>
        </m:sSup>
      </m:oMath>
      <w:r w:rsidRPr="00FA371A">
        <w:rPr>
          <w:rFonts w:eastAsia="宋体" w:cs="宋体" w:hint="eastAsia"/>
          <w:spacing w:val="0"/>
          <w:sz w:val="21"/>
          <w:szCs w:val="21"/>
          <w:lang w:eastAsia="zh-CN"/>
        </w:rPr>
        <w:t>.</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11A65A1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2DABA296" w14:textId="4D3A016C" w:rsidR="003B24E6" w:rsidRPr="00FA371A" w:rsidRDefault="0012450A"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3B24E6" w:rsidRPr="00FA371A">
        <w:rPr>
          <w:rFonts w:eastAsia="宋体" w:cs="宋体"/>
          <w:spacing w:val="0"/>
          <w:sz w:val="21"/>
          <w:szCs w:val="21"/>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oMath>
      <w:r w:rsidR="003B24E6" w:rsidRPr="00FA371A">
        <w:rPr>
          <w:rFonts w:eastAsia="宋体" w:cs="宋体"/>
          <w:spacing w:val="0"/>
          <w:sz w:val="21"/>
          <w:szCs w:val="21"/>
          <w:lang w:eastAsia="zh-CN"/>
        </w:rPr>
        <w:t xml:space="preserve"> is obtained by finding the solution that minimizes the reconstruction error</w:t>
      </w:r>
      <w:r w:rsidR="003B24E6" w:rsidRPr="00FA371A">
        <w:rPr>
          <w:rFonts w:eastAsia="宋体" w:cs="宋体" w:hint="eastAsia"/>
          <w:spacing w:val="0"/>
          <w:sz w:val="21"/>
          <w:szCs w:val="21"/>
          <w:lang w:eastAsia="zh-CN"/>
        </w:rPr>
        <w:t>:</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5A6B05E1"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eastAsia="宋体" w:hAnsi="Cambria Math" w:cs="宋体"/>
                        <w:b/>
                        <w:bCs/>
                        <w:i/>
                        <w:spacing w:val="0"/>
                        <w:sz w:val="21"/>
                        <w:szCs w:val="21"/>
                        <w:lang w:eastAsia="zh-CN"/>
                      </w:rPr>
                    </m:ctrlPr>
                  </m:funcPr>
                  <m:fName>
                    <m:limLow>
                      <m:limLowPr>
                        <m:ctrlPr>
                          <w:rPr>
                            <w:rFonts w:ascii="Cambria Math" w:eastAsia="宋体" w:hAnsi="Cambria Math" w:cs="宋体"/>
                            <w:b/>
                            <w:bCs/>
                            <w:i/>
                            <w:spacing w:val="0"/>
                            <w:sz w:val="21"/>
                            <w:szCs w:val="21"/>
                            <w:lang w:eastAsia="zh-CN"/>
                          </w:rPr>
                        </m:ctrlPr>
                      </m:limLowPr>
                      <m:e>
                        <m:r>
                          <m:rPr>
                            <m:sty m:val="p"/>
                          </m:rPr>
                          <w:rPr>
                            <w:rFonts w:ascii="Cambria Math" w:eastAsia="宋体" w:hAnsi="Cambria Math" w:cs="宋体"/>
                            <w:sz w:val="21"/>
                            <w:szCs w:val="21"/>
                          </w:rPr>
                          <m:t>arg min</m:t>
                        </m:r>
                      </m:e>
                      <m:lim>
                        <m:r>
                          <m:rPr>
                            <m:sty m:val="bi"/>
                          </m:rPr>
                          <w:rPr>
                            <w:rFonts w:ascii="Cambria Math" w:eastAsia="宋体" w:hAnsi="Cambria Math" w:cs="宋体"/>
                            <w:spacing w:val="0"/>
                            <w:sz w:val="21"/>
                            <w:szCs w:val="21"/>
                            <w:lang w:eastAsia="zh-CN"/>
                          </w:rPr>
                          <m:t>r</m:t>
                        </m:r>
                      </m:lim>
                    </m:limLow>
                  </m:fName>
                  <m:e>
                    <m:sSubSup>
                      <m:sSubSupPr>
                        <m:ctrlPr>
                          <w:rPr>
                            <w:rFonts w:ascii="Cambria Math" w:eastAsia="宋体" w:hAnsi="Cambria Math" w:cs="宋体"/>
                            <w:b/>
                            <w:bCs/>
                            <w:i/>
                            <w:spacing w:val="0"/>
                            <w:sz w:val="21"/>
                            <w:szCs w:val="21"/>
                            <w:lang w:eastAsia="zh-CN"/>
                          </w:rPr>
                        </m:ctrlPr>
                      </m:sSubSupPr>
                      <m:e>
                        <m:d>
                          <m:dPr>
                            <m:begChr m:val="‖"/>
                            <m:endChr m:val="‖"/>
                            <m:ctrlPr>
                              <w:rPr>
                                <w:rFonts w:ascii="Cambria Math" w:eastAsia="宋体" w:hAnsi="Cambria Math" w:cs="宋体"/>
                                <w:b/>
                                <w:bCs/>
                                <w:i/>
                                <w:spacing w:val="0"/>
                                <w:sz w:val="21"/>
                                <w:szCs w:val="21"/>
                                <w:lang w:eastAsia="zh-CN"/>
                              </w:rPr>
                            </m:ctrlPr>
                          </m:dPr>
                          <m:e>
                            <m:r>
                              <m:rPr>
                                <m:sty m:val="bi"/>
                              </m:rPr>
                              <w:rPr>
                                <w:rFonts w:ascii="Cambria Math" w:eastAsia="宋体" w:hAnsi="Cambria Math" w:cs="宋体"/>
                                <w:spacing w:val="0"/>
                                <w:sz w:val="21"/>
                                <w:szCs w:val="21"/>
                                <w:lang w:eastAsia="zh-CN"/>
                              </w:rPr>
                              <m:t>z-Wr</m:t>
                            </m:r>
                          </m:e>
                        </m:d>
                      </m:e>
                      <m:sub>
                        <m:r>
                          <w:rPr>
                            <w:rFonts w:ascii="Cambria Math" w:eastAsia="宋体" w:hAnsi="Cambria Math" w:cs="宋体"/>
                            <w:spacing w:val="0"/>
                            <w:sz w:val="21"/>
                            <w:szCs w:val="21"/>
                            <w:lang w:eastAsia="zh-CN"/>
                          </w:rPr>
                          <m:t>2</m:t>
                        </m:r>
                      </m:sub>
                      <m:sup>
                        <m:r>
                          <w:rPr>
                            <w:rFonts w:ascii="Cambria Math" w:eastAsia="宋体" w:hAnsi="Cambria Math" w:cs="宋体"/>
                            <w:spacing w:val="0"/>
                            <w:sz w:val="21"/>
                            <w:szCs w:val="21"/>
                            <w:lang w:eastAsia="zh-CN"/>
                          </w:rPr>
                          <m:t>2</m:t>
                        </m:r>
                      </m:sup>
                    </m:sSubSup>
                  </m:e>
                </m:func>
              </m:oMath>
            </m:oMathPara>
          </w:p>
        </w:tc>
        <w:tc>
          <w:tcPr>
            <w:tcW w:w="500" w:type="pct"/>
            <w:tcBorders>
              <w:top w:val="nil"/>
              <w:left w:val="nil"/>
              <w:bottom w:val="nil"/>
              <w:right w:val="nil"/>
            </w:tcBorders>
            <w:vAlign w:val="center"/>
          </w:tcPr>
          <w:p w14:paraId="71034FC6" w14:textId="54FEEE50"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04A50063" w14:textId="54227AB8" w:rsidR="00950E2F" w:rsidRPr="00FA371A" w:rsidRDefault="00E40642"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 </w:t>
      </w:r>
      <w:r w:rsidR="008442C0" w:rsidRPr="00FA371A">
        <w:rPr>
          <w:rFonts w:eastAsia="宋体" w:cs="宋体"/>
          <w:b/>
          <w:bCs/>
          <w:spacing w:val="0"/>
          <w:sz w:val="21"/>
          <w:szCs w:val="21"/>
          <w:lang w:eastAsia="zh-CN"/>
        </w:rPr>
        <w:t xml:space="preserve">Experiment </w:t>
      </w:r>
      <w:bookmarkStart w:id="19" w:name="_Hlk203490557"/>
    </w:p>
    <w:p w14:paraId="1289A308" w14:textId="50FA66CA" w:rsidR="00D72278" w:rsidRPr="00FA371A" w:rsidRDefault="000C4078" w:rsidP="00512A7C">
      <w:pPr>
        <w:ind w:firstLine="420"/>
        <w:jc w:val="both"/>
        <w:rPr>
          <w:rFonts w:eastAsia="宋体" w:cs="宋体"/>
          <w:spacing w:val="0"/>
          <w:sz w:val="21"/>
          <w:szCs w:val="21"/>
          <w:lang w:eastAsia="zh-CN"/>
        </w:rPr>
      </w:pPr>
      <w:commentRangeStart w:id="20"/>
      <w:r w:rsidRPr="00FA371A">
        <w:rPr>
          <w:rFonts w:eastAsia="宋体" w:cs="宋体"/>
          <w:spacing w:val="0"/>
          <w:sz w:val="21"/>
          <w:szCs w:val="21"/>
          <w:lang w:eastAsia="zh-CN"/>
        </w:rPr>
        <w:lastRenderedPageBreak/>
        <w:t xml:space="preserve">To systematically evaluate the system's noise rejection capabilities, three distinct noise models </w:t>
      </w:r>
      <w:r w:rsidRPr="00FA371A">
        <w:rPr>
          <w:rFonts w:eastAsia="宋体" w:cs="宋体" w:hint="eastAsia"/>
          <w:spacing w:val="0"/>
          <w:sz w:val="21"/>
          <w:szCs w:val="21"/>
          <w:lang w:eastAsia="zh-CN"/>
        </w:rPr>
        <w:t>are</w:t>
      </w:r>
      <w:r w:rsidRPr="00FA371A">
        <w:rPr>
          <w:rFonts w:eastAsia="宋体" w:cs="宋体"/>
          <w:spacing w:val="0"/>
          <w:sz w:val="21"/>
          <w:szCs w:val="21"/>
          <w:lang w:eastAsia="zh-CN"/>
        </w:rPr>
        <w:t xml:space="preserve"> synthesized to simulate typical experimental scenarios: (i) </w:t>
      </w:r>
      <w:r w:rsidRPr="00FA371A">
        <w:rPr>
          <w:rFonts w:eastAsia="宋体" w:cs="宋体" w:hint="eastAsia"/>
          <w:spacing w:val="0"/>
          <w:sz w:val="21"/>
          <w:szCs w:val="21"/>
          <w:lang w:eastAsia="zh-CN"/>
        </w:rPr>
        <w:t>a</w:t>
      </w:r>
      <w:r w:rsidRPr="00FA371A">
        <w:rPr>
          <w:rFonts w:eastAsia="宋体" w:cs="宋体"/>
          <w:spacing w:val="0"/>
          <w:sz w:val="21"/>
          <w:szCs w:val="21"/>
          <w:lang w:eastAsia="zh-CN"/>
        </w:rPr>
        <w:t xml:space="preserve">dditive </w:t>
      </w:r>
      <w:r w:rsidRPr="00FA371A">
        <w:rPr>
          <w:rFonts w:eastAsia="宋体" w:cs="宋体" w:hint="eastAsia"/>
          <w:spacing w:val="0"/>
          <w:sz w:val="21"/>
          <w:szCs w:val="21"/>
          <w:lang w:eastAsia="zh-CN"/>
        </w:rPr>
        <w:t>w</w:t>
      </w:r>
      <w:r w:rsidRPr="00FA371A">
        <w:rPr>
          <w:rFonts w:eastAsia="宋体" w:cs="宋体"/>
          <w:spacing w:val="0"/>
          <w:sz w:val="21"/>
          <w:szCs w:val="21"/>
          <w:lang w:eastAsia="zh-CN"/>
        </w:rPr>
        <w:t xml:space="preserve">hite </w:t>
      </w:r>
      <w:r w:rsidRPr="00FA371A">
        <w:rPr>
          <w:rFonts w:eastAsia="宋体" w:cs="宋体" w:hint="eastAsia"/>
          <w:spacing w:val="0"/>
          <w:sz w:val="21"/>
          <w:szCs w:val="21"/>
          <w:lang w:eastAsia="zh-CN"/>
        </w:rPr>
        <w:t>g</w:t>
      </w:r>
      <w:r w:rsidRPr="00FA371A">
        <w:rPr>
          <w:rFonts w:eastAsia="宋体" w:cs="宋体"/>
          <w:spacing w:val="0"/>
          <w:sz w:val="21"/>
          <w:szCs w:val="21"/>
          <w:lang w:eastAsia="zh-CN"/>
        </w:rPr>
        <w:t xml:space="preserve">aussian </w:t>
      </w:r>
      <w:r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oise (AWGN) representing broadband thermal and detector noise; (ii) </w:t>
      </w:r>
      <w:r w:rsidRPr="00FA371A">
        <w:rPr>
          <w:rFonts w:eastAsia="宋体" w:cs="宋体" w:hint="eastAsia"/>
          <w:spacing w:val="0"/>
          <w:sz w:val="21"/>
          <w:szCs w:val="21"/>
          <w:lang w:eastAsia="zh-CN"/>
        </w:rPr>
        <w:t>i</w:t>
      </w:r>
      <w:r w:rsidRPr="00FA371A">
        <w:rPr>
          <w:rFonts w:eastAsia="宋体" w:cs="宋体"/>
          <w:spacing w:val="0"/>
          <w:sz w:val="21"/>
          <w:szCs w:val="21"/>
          <w:lang w:eastAsia="zh-CN"/>
        </w:rPr>
        <w:t>n-band interference (aggregated random narrowband signals) spectrally coincident with the system's modulation bandwidth;</w:t>
      </w:r>
      <w:r w:rsidR="00D72278"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(iii) 100 Hz power-line flicker modeling ambient lighting artifacts. </w:t>
      </w:r>
      <w:r w:rsidR="00D25584" w:rsidRPr="00FA371A">
        <w:rPr>
          <w:rFonts w:eastAsia="宋体" w:cs="宋体"/>
          <w:spacing w:val="0"/>
          <w:sz w:val="21"/>
          <w:szCs w:val="21"/>
          <w:lang w:eastAsia="zh-CN"/>
        </w:rPr>
        <w:fldChar w:fldCharType="begin"/>
      </w:r>
      <w:r w:rsidR="00D25584" w:rsidRPr="00FA371A">
        <w:rPr>
          <w:rFonts w:eastAsia="宋体" w:cs="宋体"/>
          <w:spacing w:val="0"/>
          <w:sz w:val="21"/>
          <w:szCs w:val="21"/>
          <w:lang w:eastAsia="zh-CN"/>
        </w:rPr>
        <w:instrText xml:space="preserve"> REF _Ref220609179 \h </w:instrText>
      </w:r>
      <w:r w:rsidR="00512A7C" w:rsidRPr="00FA371A">
        <w:rPr>
          <w:rFonts w:eastAsia="宋体" w:cs="宋体"/>
          <w:spacing w:val="0"/>
          <w:sz w:val="21"/>
          <w:szCs w:val="21"/>
          <w:lang w:eastAsia="zh-CN"/>
        </w:rPr>
        <w:instrText xml:space="preserve"> \* MERGEFORMAT </w:instrText>
      </w:r>
      <w:r w:rsidR="00D25584" w:rsidRPr="00FA371A">
        <w:rPr>
          <w:rFonts w:eastAsia="宋体" w:cs="宋体"/>
          <w:spacing w:val="0"/>
          <w:sz w:val="21"/>
          <w:szCs w:val="21"/>
          <w:lang w:eastAsia="zh-CN"/>
        </w:rPr>
      </w:r>
      <w:r w:rsidR="00D25584" w:rsidRPr="00FA371A">
        <w:rPr>
          <w:rFonts w:eastAsia="宋体" w:cs="宋体"/>
          <w:spacing w:val="0"/>
          <w:sz w:val="21"/>
          <w:szCs w:val="21"/>
          <w:lang w:eastAsia="zh-CN"/>
        </w:rPr>
        <w:fldChar w:fldCharType="separate"/>
      </w:r>
      <w:r w:rsidR="00672EAB" w:rsidRPr="00FA371A">
        <w:rPr>
          <w:sz w:val="21"/>
          <w:szCs w:val="21"/>
        </w:rPr>
        <w:t xml:space="preserve">Figure </w:t>
      </w:r>
      <w:r w:rsidR="00672EAB" w:rsidRPr="00FA371A">
        <w:rPr>
          <w:noProof/>
          <w:sz w:val="21"/>
          <w:szCs w:val="21"/>
        </w:rPr>
        <w:t>2</w:t>
      </w:r>
      <w:r w:rsidR="00D25584" w:rsidRPr="00FA371A">
        <w:rPr>
          <w:rFonts w:eastAsia="宋体" w:cs="宋体"/>
          <w:spacing w:val="0"/>
          <w:sz w:val="21"/>
          <w:szCs w:val="21"/>
          <w:lang w:eastAsia="zh-CN"/>
        </w:rPr>
        <w:fldChar w:fldCharType="end"/>
      </w:r>
      <w:r w:rsidR="00D25584" w:rsidRPr="00FA371A">
        <w:rPr>
          <w:rFonts w:eastAsia="宋体" w:cs="宋体" w:hint="eastAsia"/>
          <w:spacing w:val="0"/>
          <w:sz w:val="21"/>
          <w:szCs w:val="21"/>
          <w:lang w:eastAsia="zh-CN"/>
        </w:rPr>
        <w:t>(a)</w:t>
      </w:r>
      <w:r w:rsidRPr="00FA371A">
        <w:rPr>
          <w:rFonts w:eastAsia="宋体" w:cs="宋体"/>
          <w:spacing w:val="0"/>
          <w:sz w:val="21"/>
          <w:szCs w:val="21"/>
          <w:lang w:eastAsia="zh-CN"/>
        </w:rPr>
        <w:t xml:space="preserve"> illustrates the temporal response under these conditions. Notably, due to the short acquisition window, the low-frequency flicker manifests as a significant baseline drift, whereas the in-band interference induces amplitude beating due to frequency mixing.</w:t>
      </w:r>
    </w:p>
    <w:p w14:paraId="2D003243" w14:textId="16E64647" w:rsidR="008B71B1" w:rsidRPr="00FA371A" w:rsidRDefault="008B71B1"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Figure 2b reveals a strong correlation between spectral</w:t>
      </w:r>
      <w:r w:rsidRPr="00FA371A">
        <w:rPr>
          <w:rFonts w:eastAsia="宋体" w:cs="宋体" w:hint="eastAsia"/>
          <w:spacing w:val="0"/>
          <w:sz w:val="21"/>
          <w:szCs w:val="21"/>
          <w:lang w:eastAsia="zh-CN"/>
        </w:rPr>
        <w:t xml:space="preserve"> reconstruction</w:t>
      </w:r>
      <w:r w:rsidRPr="00FA371A">
        <w:rPr>
          <w:rFonts w:eastAsia="宋体" w:cs="宋体"/>
          <w:spacing w:val="0"/>
          <w:sz w:val="21"/>
          <w:szCs w:val="21"/>
          <w:lang w:eastAsia="zh-CN"/>
        </w:rPr>
        <w:t xml:space="preserve"> RMSE and demodulation error (defined in Supplementary Note 1), conf</w:t>
      </w:r>
      <w:commentRangeEnd w:id="20"/>
      <w:r w:rsidR="00316015" w:rsidRPr="00FA371A">
        <w:rPr>
          <w:rStyle w:val="ab"/>
          <w:rFonts w:eastAsia="宋体" w:cs="宋体"/>
          <w:spacing w:val="0"/>
          <w:lang w:eastAsia="zh-CN"/>
        </w:rPr>
        <w:commentReference w:id="20"/>
      </w:r>
      <w:r w:rsidRPr="00FA371A">
        <w:rPr>
          <w:rFonts w:eastAsia="宋体" w:cs="宋体"/>
          <w:spacing w:val="0"/>
          <w:sz w:val="21"/>
          <w:szCs w:val="21"/>
          <w:lang w:eastAsia="zh-CN"/>
        </w:rPr>
        <w:t xml:space="preserve">irming that reconstruction fidelity hinges on carrier extraction accuracy. Notably, the 100 Hz flicker rapidly aligns with the AWGN baseline, demonstrating efficient out-of-band rejection. </w:t>
      </w:r>
      <w:r w:rsidR="001D291F" w:rsidRPr="00FA371A">
        <w:rPr>
          <w:rFonts w:eastAsia="宋体" w:cs="宋体"/>
          <w:spacing w:val="0"/>
          <w:sz w:val="21"/>
          <w:szCs w:val="21"/>
          <w:lang w:eastAsia="zh-CN"/>
        </w:rPr>
        <w:t>In contrast, in-band interference decays slowest. Since these disturbances spectrally coincide with the carrier signals, they bypass the orthogonal filtering process, thereby establishing the theoretical lower bound of reconstruction precision.</w:t>
      </w:r>
    </w:p>
    <w:p w14:paraId="5D4F1043" w14:textId="674E1F3E" w:rsidR="001D291F" w:rsidRPr="00FA371A" w:rsidRDefault="001D291F" w:rsidP="00E40642">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To simulate realistic environmental </w:t>
      </w:r>
      <w:r w:rsidR="00E40642" w:rsidRPr="00FA371A">
        <w:rPr>
          <w:rFonts w:eastAsia="宋体" w:cs="宋体"/>
          <w:spacing w:val="0"/>
          <w:sz w:val="21"/>
          <w:szCs w:val="21"/>
          <w:lang w:eastAsia="zh-CN"/>
        </w:rPr>
        <w:t>interference</w:t>
      </w:r>
      <w:r w:rsidRPr="00FA371A">
        <w:rPr>
          <w:rFonts w:eastAsia="宋体" w:cs="宋体"/>
          <w:spacing w:val="0"/>
          <w:sz w:val="21"/>
          <w:szCs w:val="21"/>
          <w:lang w:eastAsia="zh-CN"/>
        </w:rPr>
        <w:t xml:space="preserve">, we introduce three representative structured interferences (defined in Supplementary Note 1): DC background light (simulating direct solar illumination); 20 kHz PWM noise (mimicking standard dimming protocols engineered to exceed the human audible threshold); and 100 kHz SMPS noise (modeling the switching ripples inherent to </w:t>
      </w:r>
      <w:r w:rsidR="00D14966" w:rsidRPr="00FA371A">
        <w:rPr>
          <w:rFonts w:eastAsia="宋体" w:cs="宋体"/>
          <w:spacing w:val="0"/>
          <w:sz w:val="21"/>
          <w:szCs w:val="21"/>
          <w:lang w:eastAsia="zh-CN"/>
        </w:rPr>
        <w:t>common</w:t>
      </w:r>
      <w:r w:rsidR="00D14966"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electronic power adapters).</w:t>
      </w:r>
      <w:r w:rsidR="00E40642"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Figure 2c depicts the time-domain response under an extreme SNR of -20 dB. Visually, the target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6C8E6B24" w14:textId="77777777">
        <w:tc>
          <w:tcPr>
            <w:tcW w:w="8306" w:type="dxa"/>
          </w:tcPr>
          <w:p w14:paraId="7321A39B" w14:textId="77777777" w:rsidR="00D13B3D" w:rsidRPr="00FA371A" w:rsidRDefault="00D13B3D">
            <w:pPr>
              <w:jc w:val="both"/>
              <w:rPr>
                <w:rFonts w:eastAsia="宋体" w:cs="宋体"/>
                <w:spacing w:val="0"/>
                <w:sz w:val="21"/>
                <w:szCs w:val="21"/>
                <w:lang w:eastAsia="zh-CN"/>
              </w:rPr>
            </w:pPr>
            <w:r w:rsidRPr="00FA371A">
              <w:rPr>
                <w:rFonts w:eastAsia="宋体" w:cs="宋体"/>
                <w:noProof/>
                <w:spacing w:val="0"/>
                <w:sz w:val="21"/>
                <w:szCs w:val="21"/>
                <w:lang w:eastAsia="zh-CN"/>
              </w:rPr>
              <w:lastRenderedPageBreak/>
              <w:drawing>
                <wp:inline distT="0" distB="0" distL="0" distR="0" wp14:anchorId="34D5DD94" wp14:editId="0BA23795">
                  <wp:extent cx="5274310" cy="3564255"/>
                  <wp:effectExtent l="0" t="0" r="2540" b="0"/>
                  <wp:docPr id="12497431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319" name="图形 124974319"/>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564255"/>
                          </a:xfrm>
                          <a:prstGeom prst="rect">
                            <a:avLst/>
                          </a:prstGeom>
                        </pic:spPr>
                      </pic:pic>
                    </a:graphicData>
                  </a:graphic>
                </wp:inline>
              </w:drawing>
            </w:r>
          </w:p>
        </w:tc>
      </w:tr>
      <w:tr w:rsidR="00D13B3D" w:rsidRPr="00FA371A" w14:paraId="5DDAFAD6" w14:textId="77777777">
        <w:tc>
          <w:tcPr>
            <w:tcW w:w="8306" w:type="dxa"/>
          </w:tcPr>
          <w:p w14:paraId="2EB12B68" w14:textId="7AB3B134" w:rsidR="00D13B3D" w:rsidRPr="00FA371A" w:rsidRDefault="00D13B3D">
            <w:pPr>
              <w:pStyle w:val="a8"/>
              <w:jc w:val="both"/>
              <w:rPr>
                <w:rFonts w:hint="eastAsia"/>
                <w:sz w:val="22"/>
                <w:szCs w:val="22"/>
                <w:lang w:eastAsia="zh-CN"/>
              </w:rPr>
            </w:pPr>
            <w:bookmarkStart w:id="21" w:name="_Ref220609179"/>
            <w:r w:rsidRPr="00FA371A">
              <w:rPr>
                <w:rFonts w:ascii="Times New Roman" w:hAnsi="Times New Roman" w:cs="Times New Roman"/>
                <w:b/>
                <w:bCs/>
                <w:sz w:val="21"/>
                <w:szCs w:val="21"/>
              </w:rPr>
              <w:t xml:space="preserve">Figure </w:t>
            </w:r>
            <w:r w:rsidRPr="00FA371A">
              <w:rPr>
                <w:rFonts w:ascii="Times New Roman" w:hAnsi="Times New Roman" w:cs="Times New Roman"/>
                <w:b/>
                <w:bCs/>
                <w:sz w:val="21"/>
                <w:szCs w:val="21"/>
              </w:rPr>
              <w:fldChar w:fldCharType="begin"/>
            </w:r>
            <w:r w:rsidRPr="00FA371A">
              <w:rPr>
                <w:rFonts w:ascii="Times New Roman" w:hAnsi="Times New Roman" w:cs="Times New Roman"/>
                <w:b/>
                <w:bCs/>
                <w:sz w:val="21"/>
                <w:szCs w:val="21"/>
              </w:rPr>
              <w:instrText xml:space="preserve"> SEQ Figure \* ARABIC </w:instrText>
            </w:r>
            <w:r w:rsidRPr="00FA371A">
              <w:rPr>
                <w:rFonts w:ascii="Times New Roman" w:hAnsi="Times New Roman" w:cs="Times New Roman"/>
                <w:b/>
                <w:bCs/>
                <w:sz w:val="21"/>
                <w:szCs w:val="21"/>
              </w:rPr>
              <w:fldChar w:fldCharType="separate"/>
            </w:r>
            <w:r w:rsidR="00672EAB" w:rsidRPr="00FA371A">
              <w:rPr>
                <w:rFonts w:ascii="Times New Roman" w:hAnsi="Times New Roman" w:cs="Times New Roman"/>
                <w:b/>
                <w:bCs/>
                <w:noProof/>
                <w:sz w:val="21"/>
                <w:szCs w:val="21"/>
              </w:rPr>
              <w:t>2</w:t>
            </w:r>
            <w:r w:rsidRPr="00FA371A">
              <w:rPr>
                <w:rFonts w:ascii="Times New Roman" w:hAnsi="Times New Roman" w:cs="Times New Roman"/>
                <w:b/>
                <w:bCs/>
                <w:sz w:val="21"/>
                <w:szCs w:val="21"/>
              </w:rPr>
              <w:fldChar w:fldCharType="end"/>
            </w:r>
            <w:bookmarkEnd w:id="21"/>
            <w:r w:rsidRPr="00FA371A">
              <w:rPr>
                <w:rFonts w:ascii="Times New Roman" w:hAnsi="Times New Roman" w:cs="Times New Roman" w:hint="eastAsia"/>
                <w:sz w:val="21"/>
                <w:szCs w:val="21"/>
                <w:lang w:eastAsia="zh-CN"/>
              </w:rPr>
              <w:t>.</w:t>
            </w:r>
            <w:r w:rsidR="00793B6E" w:rsidRPr="00FA371A">
              <w:rPr>
                <w:rFonts w:ascii="Times New Roman" w:eastAsia="Malgun Gothic" w:hAnsi="Times New Roman" w:cs="Times New Roman"/>
                <w:b/>
                <w:bCs/>
                <w:sz w:val="21"/>
                <w:szCs w:val="21"/>
              </w:rPr>
              <w:t xml:space="preserve"> </w:t>
            </w:r>
            <w:r w:rsidR="00793B6E" w:rsidRPr="00FA371A">
              <w:rPr>
                <w:rFonts w:ascii="Times New Roman" w:hAnsi="Times New Roman" w:cs="Times New Roman"/>
                <w:b/>
                <w:bCs/>
                <w:sz w:val="21"/>
                <w:szCs w:val="21"/>
                <w:lang w:eastAsia="zh-CN"/>
              </w:rPr>
              <w:t>Simulation of noise rejection mechanisms and quantitative robustness analysis.</w:t>
            </w:r>
            <w:r w:rsidR="00793B6E" w:rsidRPr="00FA371A">
              <w:rPr>
                <w:rFonts w:ascii="Times New Roman" w:hAnsi="Times New Roman" w:cs="Times New Roman"/>
                <w:sz w:val="21"/>
                <w:szCs w:val="21"/>
                <w:lang w:eastAsia="zh-CN"/>
              </w:rPr>
              <w:t xml:space="preserve"> (a) Time-domain response of the modulated signal under three distinct noise models. While 100 Hz flicker manifests as a baseline drift, in-band interference induces amplitude beating due to frequency mixing. (b) Correlation between spectral reconstruction accuracy (RMSE) and carrier demodulation error. The strong alignment confirms that reconstruction fidelity is fundamentally determined by the precision of carrier extraction. (c) Time-domain visualization of extreme interference scenarios (SNR = -20 dB). The target signal is effectively submerged by high-energy structured artifacts, including DC background, 20 kHz PWM dimming, and 100 kHz SMPS ripples.</w:t>
            </w:r>
            <w:r w:rsidR="00793B6E" w:rsidRPr="00FA371A">
              <w:rPr>
                <w:rFonts w:ascii="Times New Roman" w:hAnsi="Times New Roman" w:cs="Times New Roman" w:hint="eastAsia"/>
                <w:sz w:val="21"/>
                <w:szCs w:val="21"/>
                <w:lang w:eastAsia="zh-CN"/>
              </w:rPr>
              <w:t xml:space="preserve"> </w:t>
            </w:r>
            <w:r w:rsidRPr="00FA371A">
              <w:rPr>
                <w:rFonts w:ascii="Times New Roman" w:hAnsi="Times New Roman" w:cs="Times New Roman"/>
                <w:sz w:val="21"/>
                <w:szCs w:val="21"/>
                <w:lang w:eastAsia="zh-CN"/>
              </w:rPr>
              <w:t xml:space="preserve">(d) </w:t>
            </w:r>
            <w:r w:rsidR="00793B6E" w:rsidRPr="00FA371A">
              <w:rPr>
                <w:rFonts w:ascii="Times New Roman" w:hAnsi="Times New Roman" w:cs="Times New Roman"/>
                <w:sz w:val="21"/>
                <w:szCs w:val="21"/>
                <w:lang w:eastAsia="zh-CN"/>
              </w:rPr>
              <w:t>Comparative robustness analysis. A key advantage of the OTFE framework is revealed: while performance degrades linearly with random noise (AWGN), the system exhibits a robustness plateau against structured environmental noises (DC, PWM, SMPS), maintaining a low reconstruction (RMSE</w:t>
            </w:r>
            <w:r w:rsidR="00793B6E" w:rsidRPr="00FA371A">
              <w:rPr>
                <w:rFonts w:ascii="Times New Roman" w:hAnsi="Times New Roman" w:cs="Times New Roman" w:hint="eastAsia"/>
                <w:sz w:val="21"/>
                <w:szCs w:val="21"/>
                <w:lang w:eastAsia="zh-CN"/>
              </w:rPr>
              <w:t xml:space="preserve"> </w:t>
            </w:r>
            <m:oMath>
              <m:sSup>
                <m:sSupPr>
                  <m:ctrlPr>
                    <w:rPr>
                      <w:rFonts w:ascii="Cambria Math" w:hAnsi="Cambria Math" w:cs="Times New Roman"/>
                      <w:i/>
                      <w:sz w:val="21"/>
                      <w:szCs w:val="21"/>
                      <w:lang w:eastAsia="zh-CN"/>
                    </w:rPr>
                  </m:ctrlPr>
                </m:sSupPr>
                <m:e>
                  <m:r>
                    <m:rPr>
                      <m:sty m:val="p"/>
                    </m:rPr>
                    <w:rPr>
                      <w:rFonts w:ascii="Cambria Math" w:hAnsi="Cambria Math" w:cs="Times New Roman"/>
                      <w:sz w:val="21"/>
                      <w:szCs w:val="21"/>
                      <w:lang w:eastAsia="zh-CN"/>
                    </w:rPr>
                    <m:t>&lt;10</m:t>
                  </m:r>
                </m:e>
                <m:sup>
                  <m:r>
                    <w:rPr>
                      <w:rFonts w:ascii="Cambria Math" w:hAnsi="Cambria Math" w:cs="Times New Roman"/>
                      <w:sz w:val="21"/>
                      <w:szCs w:val="21"/>
                      <w:lang w:eastAsia="zh-CN"/>
                    </w:rPr>
                    <m:t>-2</m:t>
                  </m:r>
                </m:sup>
              </m:sSup>
            </m:oMath>
            <w:r w:rsidR="00793B6E" w:rsidRPr="00FA371A">
              <w:rPr>
                <w:rFonts w:ascii="Times New Roman" w:hAnsi="Times New Roman" w:cs="Times New Roman"/>
                <w:sz w:val="21"/>
                <w:szCs w:val="21"/>
                <w:lang w:eastAsia="zh-CN"/>
              </w:rPr>
              <w:t>) even at an SNR of -20 dB.</w:t>
            </w:r>
          </w:p>
        </w:tc>
      </w:tr>
    </w:tbl>
    <w:p w14:paraId="2EF2FA6C" w14:textId="6A85605B" w:rsidR="001D291F" w:rsidRPr="00FA371A" w:rsidRDefault="001D291F" w:rsidP="00512A7C">
      <w:pPr>
        <w:ind w:firstLine="420"/>
        <w:jc w:val="both"/>
        <w:rPr>
          <w:rFonts w:eastAsiaTheme="minorEastAsia"/>
          <w:color w:val="000000"/>
          <w:sz w:val="21"/>
          <w:szCs w:val="21"/>
          <w:lang w:eastAsia="zh-CN"/>
        </w:rPr>
      </w:pPr>
      <w:r w:rsidRPr="00FA371A">
        <w:rPr>
          <w:rFonts w:eastAsia="宋体" w:cs="宋体"/>
          <w:spacing w:val="0"/>
          <w:sz w:val="21"/>
          <w:szCs w:val="21"/>
          <w:lang w:eastAsia="zh-CN"/>
        </w:rPr>
        <w:t>The quantitative reconstruction results in Figure 2d reveal a critical advantage of the OTFE framework. While random noise and in-band interference degrade performance linearly, the structured environmental noises exhibit negligible reconstruction error (RMSE</w:t>
      </w:r>
      <w:r w:rsidRPr="00FA371A">
        <w:rPr>
          <w:rFonts w:eastAsia="宋体" w:cs="宋体" w:hint="eastAsia"/>
          <w:spacing w:val="0"/>
          <w:sz w:val="21"/>
          <w:szCs w:val="21"/>
          <w:lang w:eastAsia="zh-CN"/>
        </w:rPr>
        <w:t>≈</w:t>
      </w:r>
      <w:r w:rsidRPr="00FA371A">
        <w:rPr>
          <w:rFonts w:eastAsia="宋体" w:cs="宋体" w:hint="eastAsia"/>
          <w:spacing w:val="0"/>
          <w:sz w:val="21"/>
          <w:szCs w:val="21"/>
          <w:lang w:eastAsia="zh-CN"/>
        </w:rPr>
        <w:t>10</w:t>
      </w:r>
      <w:r w:rsidRPr="00FA371A">
        <w:rPr>
          <w:rFonts w:eastAsia="宋体" w:cs="宋体" w:hint="eastAsia"/>
          <w:spacing w:val="0"/>
          <w:sz w:val="21"/>
          <w:szCs w:val="21"/>
          <w:vertAlign w:val="superscript"/>
          <w:lang w:eastAsia="zh-CN"/>
        </w:rPr>
        <w:t>-2</w:t>
      </w:r>
      <w:r w:rsidRPr="00FA371A">
        <w:rPr>
          <w:rFonts w:eastAsia="宋体" w:cs="宋体"/>
          <w:spacing w:val="0"/>
          <w:sz w:val="21"/>
          <w:szCs w:val="21"/>
          <w:lang w:eastAsia="zh-CN"/>
        </w:rPr>
        <w:t xml:space="preserve">), remarkably remaining flat even at an SNR of </w:t>
      </w:r>
      <m:oMath>
        <m:r>
          <w:rPr>
            <w:rFonts w:ascii="Cambria Math" w:eastAsia="宋体" w:hAnsi="Cambria Math" w:cs="宋体"/>
            <w:spacing w:val="0"/>
            <w:sz w:val="21"/>
            <w:szCs w:val="21"/>
            <w:lang w:eastAsia="zh-CN"/>
          </w:rPr>
          <m:t>-</m:t>
        </m:r>
      </m:oMath>
      <w:r w:rsidRPr="00FA371A">
        <w:rPr>
          <w:rFonts w:eastAsia="宋体" w:cs="宋体"/>
          <w:spacing w:val="0"/>
          <w:sz w:val="21"/>
          <w:szCs w:val="21"/>
          <w:lang w:eastAsia="zh-CN"/>
        </w:rPr>
        <w:t>20 dB.</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This spectral immunity validates that the orthogonality of the basis functions allows the system to completely bypass these specific interference bands. </w:t>
      </w:r>
      <w:r w:rsidR="00E40642" w:rsidRPr="00FA371A">
        <w:rPr>
          <w:color w:val="000000"/>
          <w:sz w:val="21"/>
          <w:szCs w:val="21"/>
          <w:lang w:eastAsia="zh-CN"/>
        </w:rPr>
        <w:t xml:space="preserve">By confining modulation carriers to the spectral gaps distinct from environmental disturbances, the OTFE framework </w:t>
      </w:r>
      <w:r w:rsidR="00D14966" w:rsidRPr="00FA371A">
        <w:rPr>
          <w:color w:val="000000"/>
          <w:sz w:val="21"/>
          <w:szCs w:val="21"/>
          <w:lang w:eastAsia="zh-CN"/>
        </w:rPr>
        <w:t>isolates</w:t>
      </w:r>
      <w:r w:rsidR="00D14966" w:rsidRPr="00FA371A">
        <w:rPr>
          <w:rFonts w:eastAsiaTheme="minorEastAsia" w:hint="eastAsia"/>
          <w:color w:val="000000"/>
          <w:sz w:val="21"/>
          <w:szCs w:val="21"/>
          <w:lang w:eastAsia="zh-CN"/>
        </w:rPr>
        <w:t xml:space="preserve"> </w:t>
      </w:r>
      <w:r w:rsidR="00E40642" w:rsidRPr="00FA371A">
        <w:rPr>
          <w:color w:val="000000"/>
          <w:sz w:val="21"/>
          <w:szCs w:val="21"/>
          <w:lang w:eastAsia="zh-CN"/>
        </w:rPr>
        <w:t>the retrieval process against structured interference.</w:t>
      </w:r>
    </w:p>
    <w:tbl>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rsidRPr="00FA371A" w14:paraId="2A475A30" w14:textId="77777777">
        <w:trPr>
          <w:jc w:val="center"/>
        </w:trPr>
        <w:tc>
          <w:tcPr>
            <w:tcW w:w="8296" w:type="dxa"/>
          </w:tcPr>
          <w:p w14:paraId="6072AC42" w14:textId="77777777" w:rsidR="00DB58ED" w:rsidRPr="00FA371A" w:rsidRDefault="00DB58ED">
            <w:pPr>
              <w:jc w:val="both"/>
              <w:rPr>
                <w:rFonts w:eastAsia="宋体" w:cs="宋体"/>
                <w:spacing w:val="0"/>
                <w:sz w:val="21"/>
                <w:szCs w:val="21"/>
                <w:lang w:eastAsia="zh-CN"/>
              </w:rPr>
            </w:pPr>
            <w:r w:rsidRPr="00FA371A">
              <w:rPr>
                <w:rFonts w:eastAsia="宋体" w:cs="宋体" w:hint="eastAsia"/>
                <w:b/>
                <w:bCs/>
                <w:noProof/>
                <w:spacing w:val="0"/>
                <w:sz w:val="21"/>
                <w:szCs w:val="21"/>
                <w:lang w:eastAsia="zh-CN"/>
              </w:rPr>
              <w:lastRenderedPageBreak/>
              <w:drawing>
                <wp:inline distT="0" distB="0" distL="0" distR="0" wp14:anchorId="52C6FC47" wp14:editId="36C908BC">
                  <wp:extent cx="5274310" cy="4103370"/>
                  <wp:effectExtent l="0" t="0" r="2540" b="0"/>
                  <wp:docPr id="692165143"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4103370"/>
                          </a:xfrm>
                          <a:prstGeom prst="rect">
                            <a:avLst/>
                          </a:prstGeom>
                        </pic:spPr>
                      </pic:pic>
                    </a:graphicData>
                  </a:graphic>
                </wp:inline>
              </w:drawing>
            </w:r>
          </w:p>
        </w:tc>
      </w:tr>
      <w:tr w:rsidR="00DB58ED" w:rsidRPr="00FA371A" w14:paraId="6C31EFBC" w14:textId="77777777">
        <w:trPr>
          <w:jc w:val="center"/>
        </w:trPr>
        <w:tc>
          <w:tcPr>
            <w:tcW w:w="8296" w:type="dxa"/>
          </w:tcPr>
          <w:p w14:paraId="0E5BA0BB" w14:textId="35FEA4BD" w:rsidR="00DB58ED" w:rsidRPr="00FA371A" w:rsidRDefault="00DB58ED">
            <w:pPr>
              <w:jc w:val="both"/>
              <w:rPr>
                <w:rFonts w:eastAsiaTheme="minorEastAsia"/>
                <w:b/>
                <w:bCs/>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Experimental validation of high-speed, single-shot spectral reconstruction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r w:rsidRPr="00FA371A">
              <w:rPr>
                <w:rFonts w:eastAsiaTheme="minorEastAsia" w:hint="eastAsia"/>
                <w:b/>
                <w:bCs/>
                <w:sz w:val="21"/>
                <w:szCs w:val="21"/>
                <w:lang w:eastAsia="zh-CN"/>
              </w:rPr>
              <w:t xml:space="preserve"> 250 </w:t>
            </w:r>
            <w:r w:rsidRPr="00FA371A">
              <w:rPr>
                <w:rFonts w:eastAsiaTheme="minorEastAsia"/>
                <w:b/>
                <w:bCs/>
                <w:sz w:val="21"/>
                <w:szCs w:val="21"/>
                <w:lang w:eastAsia="zh-CN"/>
              </w:rPr>
              <w:t>μs)</w:t>
            </w:r>
            <w:r w:rsidRPr="00FA371A">
              <w:rPr>
                <w:rFonts w:eastAsiaTheme="minorEastAsia"/>
                <w:sz w:val="21"/>
                <w:szCs w:val="21"/>
                <w:lang w:eastAsia="zh-CN"/>
              </w:rPr>
              <w:t>.</w:t>
            </w:r>
            <w:r w:rsidRPr="00FA371A">
              <w:rPr>
                <w:rFonts w:eastAsiaTheme="minorEastAsia" w:hint="eastAsia"/>
                <w:sz w:val="21"/>
                <w:szCs w:val="21"/>
                <w:lang w:eastAsia="zh-CN"/>
              </w:rPr>
              <w:t xml:space="preserve"> </w:t>
            </w:r>
            <w:r w:rsidRPr="00FA371A">
              <w:rPr>
                <w:rFonts w:eastAsiaTheme="minorEastAsia"/>
                <w:sz w:val="21"/>
                <w:szCs w:val="21"/>
                <w:lang w:eastAsia="zh-CN"/>
              </w:rPr>
              <w:t>(a) High-fidelity reconstruction of surface reflectance for the 24 patches of the reflective colorchecker. Open circle markers denote the OTFE reconstruction (Pred.), plotted against the ground truth reference (GT, black dashed lines). Despite the rapid 250 μs acquisition window, the system achieves an average RMSE of 0.0422, showing high concordance with GT measurements across diverse spectral topologies. Insets visualize the sRGB color rendering of the predicted versus GT spectra.</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(b) Resolution capability demonstration using 10 nm FWHM narrowband peaks. Open-circle markers indicate the discrete spectral points of the reconstructed profiles, compared against the </w:t>
            </w:r>
            <w:r w:rsidRPr="00FA371A">
              <w:rPr>
                <w:rFonts w:eastAsiaTheme="minorEastAsia" w:hint="eastAsia"/>
                <w:sz w:val="21"/>
                <w:szCs w:val="21"/>
                <w:lang w:eastAsia="zh-CN"/>
              </w:rPr>
              <w:t>GT</w:t>
            </w:r>
            <w:r w:rsidRPr="00FA371A">
              <w:rPr>
                <w:rFonts w:eastAsiaTheme="minorEastAsia"/>
                <w:sz w:val="21"/>
                <w:szCs w:val="21"/>
                <w:lang w:eastAsia="zh-CN"/>
              </w:rPr>
              <w:t xml:space="preserve"> (dashed lines). The accurate reconstruction of these sharp spectral features confirms that the OTFE framework effectively decouples acquisition speed from spectral resolution, avoiding the signal broadening artifacts typically associated with high-speed computational sensing.</w:t>
            </w:r>
          </w:p>
        </w:tc>
      </w:tr>
    </w:tbl>
    <w:p w14:paraId="15236939" w14:textId="23A90B68" w:rsidR="00E40642" w:rsidRPr="00FA371A" w:rsidRDefault="00E40642" w:rsidP="00E40642">
      <w:pPr>
        <w:ind w:firstLine="420"/>
        <w:jc w:val="both"/>
        <w:rPr>
          <w:rFonts w:eastAsia="宋体" w:cs="宋体"/>
          <w:spacing w:val="0"/>
          <w:sz w:val="21"/>
          <w:szCs w:val="21"/>
          <w:lang w:eastAsia="zh-CN"/>
        </w:rPr>
      </w:pPr>
      <w:r w:rsidRPr="00FA371A">
        <w:rPr>
          <w:rFonts w:eastAsia="宋体" w:cs="宋体"/>
          <w:spacing w:val="0"/>
          <w:sz w:val="21"/>
          <w:szCs w:val="21"/>
          <w:lang w:eastAsia="zh-CN"/>
        </w:rPr>
        <w:t>To empirically validate the OFE framework, we develop a high-bandwidth spectral sensing prototype. The system employs narrowband LEDs as the active illumination source, selected for their MHz-level modulation capabilities essential for orthogonal frequency encoding.</w:t>
      </w:r>
      <w:ins w:id="22" w:author="tbguo" w:date="2026-01-31T15:08:00Z" w16du:dateUtc="2026-01-31T07:08:00Z">
        <w:r w:rsidR="00A333F5">
          <w:rPr>
            <w:rFonts w:eastAsia="宋体" w:cs="宋体" w:hint="eastAsia"/>
            <w:spacing w:val="0"/>
            <w:sz w:val="21"/>
            <w:szCs w:val="21"/>
            <w:lang w:eastAsia="zh-CN"/>
          </w:rPr>
          <w:t xml:space="preserve"> </w:t>
        </w:r>
        <w:commentRangeStart w:id="23"/>
        <w:r w:rsidR="00A333F5">
          <w:rPr>
            <w:rFonts w:eastAsia="宋体" w:cs="宋体" w:hint="eastAsia"/>
            <w:spacing w:val="0"/>
            <w:sz w:val="21"/>
            <w:szCs w:val="21"/>
            <w:lang w:eastAsia="zh-CN"/>
          </w:rPr>
          <w:t>Each LED is</w:t>
        </w:r>
      </w:ins>
      <w:ins w:id="24" w:author="tbguo" w:date="2026-01-31T15:09:00Z" w16du:dateUtc="2026-01-31T07:09:00Z">
        <w:r w:rsidR="00A333F5">
          <w:rPr>
            <w:rFonts w:eastAsia="宋体" w:cs="宋体" w:hint="eastAsia"/>
            <w:spacing w:val="0"/>
            <w:sz w:val="21"/>
            <w:szCs w:val="21"/>
            <w:lang w:eastAsia="zh-CN"/>
          </w:rPr>
          <w:t xml:space="preserve"> drived by a LED driver wich ****</w:t>
        </w:r>
      </w:ins>
      <w:commentRangeEnd w:id="23"/>
      <w:r w:rsidR="00A333F5" w:rsidRPr="00FA371A">
        <w:rPr>
          <w:rStyle w:val="ab"/>
          <w:rFonts w:eastAsia="宋体" w:cs="宋体"/>
          <w:spacing w:val="0"/>
          <w:lang w:eastAsia="zh-CN"/>
        </w:rPr>
        <w:commentReference w:id="23"/>
      </w:r>
      <w:r w:rsidRPr="00FA371A">
        <w:rPr>
          <w:rFonts w:eastAsia="宋体" w:cs="宋体"/>
          <w:spacing w:val="0"/>
          <w:sz w:val="21"/>
          <w:szCs w:val="21"/>
          <w:lang w:eastAsia="zh-CN"/>
        </w:rPr>
        <w:t xml:space="preserve"> For detection, we utilize a high-speed photodetector (Thorlabs PDA100A2, 11 MHz bandwidth) coupled with a 1 GSa/s digitizer (RIGOL DS1202Z-E).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While the current LED driver (PT4115) imposes a physical modulation bandwidth of 500 kHz, this constraint serves as a testbed for demonstrating spectral retrieval efficiency under limited hardware resources. Within this bandwidth, the system is configured for a single-shot acquisition window of 250 μs.</w:t>
      </w:r>
      <w:r w:rsidRPr="00FA371A">
        <w:rPr>
          <w:rFonts w:eastAsia="宋体" w:cs="宋体" w:hint="eastAsia"/>
          <w:spacing w:val="0"/>
          <w:sz w:val="21"/>
          <w:szCs w:val="21"/>
          <w:lang w:eastAsia="zh-CN"/>
        </w:rPr>
        <w:t xml:space="preserve"> </w:t>
      </w:r>
    </w:p>
    <w:p w14:paraId="1210E38C" w14:textId="50D478C1" w:rsidR="00DB58ED" w:rsidRPr="00FA371A" w:rsidRDefault="00E37C46"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We first assess the system's resolving power under controlled lighting conditions. Figure 3a presents the spectral reconstruction of a standard reflective colorchecker. Despite the rapid 250 μs snapshot acquisition, the system retrieves the broadband reflectance profiles with </w:t>
      </w:r>
      <w:r w:rsidR="00D14966" w:rsidRPr="00FA371A">
        <w:rPr>
          <w:rFonts w:eastAsia="宋体" w:cs="宋体" w:hint="eastAsia"/>
          <w:spacing w:val="0"/>
          <w:sz w:val="21"/>
          <w:szCs w:val="21"/>
          <w:lang w:eastAsia="zh-CN"/>
        </w:rPr>
        <w:t>high</w:t>
      </w:r>
      <w:r w:rsidR="00E40642"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fidelity, achieving an average </w:t>
      </w:r>
      <w:r w:rsidR="00E40642" w:rsidRPr="00FA371A">
        <w:rPr>
          <w:rFonts w:eastAsia="宋体" w:cs="宋体" w:hint="eastAsia"/>
          <w:spacing w:val="0"/>
          <w:sz w:val="21"/>
          <w:szCs w:val="21"/>
          <w:lang w:eastAsia="zh-CN"/>
        </w:rPr>
        <w:t>r</w:t>
      </w:r>
      <w:r w:rsidRPr="00FA371A">
        <w:rPr>
          <w:rFonts w:eastAsia="宋体" w:cs="宋体"/>
          <w:spacing w:val="0"/>
          <w:sz w:val="21"/>
          <w:szCs w:val="21"/>
          <w:lang w:eastAsia="zh-CN"/>
        </w:rPr>
        <w:t xml:space="preserve">oot </w:t>
      </w:r>
      <w:r w:rsidR="00E40642" w:rsidRPr="00FA371A">
        <w:rPr>
          <w:rFonts w:eastAsia="宋体" w:cs="宋体" w:hint="eastAsia"/>
          <w:spacing w:val="0"/>
          <w:sz w:val="21"/>
          <w:szCs w:val="21"/>
          <w:lang w:eastAsia="zh-CN"/>
        </w:rPr>
        <w:t>m</w:t>
      </w:r>
      <w:r w:rsidRPr="00FA371A">
        <w:rPr>
          <w:rFonts w:eastAsia="宋体" w:cs="宋体"/>
          <w:spacing w:val="0"/>
          <w:sz w:val="21"/>
          <w:szCs w:val="21"/>
          <w:lang w:eastAsia="zh-CN"/>
        </w:rPr>
        <w:t xml:space="preserve">ean </w:t>
      </w:r>
      <w:r w:rsidR="00E40642" w:rsidRPr="00FA371A">
        <w:rPr>
          <w:rFonts w:eastAsia="宋体" w:cs="宋体" w:hint="eastAsia"/>
          <w:spacing w:val="0"/>
          <w:sz w:val="21"/>
          <w:szCs w:val="21"/>
          <w:lang w:eastAsia="zh-CN"/>
        </w:rPr>
        <w:t>s</w:t>
      </w:r>
      <w:r w:rsidRPr="00FA371A">
        <w:rPr>
          <w:rFonts w:eastAsia="宋体" w:cs="宋体"/>
          <w:spacing w:val="0"/>
          <w:sz w:val="21"/>
          <w:szCs w:val="21"/>
          <w:lang w:eastAsia="zh-CN"/>
        </w:rPr>
        <w:t xml:space="preserve">quare </w:t>
      </w:r>
      <w:r w:rsidR="00E40642"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rror (RMSE) of 0.0422. The results exhibit </w:t>
      </w:r>
      <w:r w:rsidR="00E40642" w:rsidRPr="00FA371A">
        <w:rPr>
          <w:rFonts w:eastAsia="宋体" w:cs="宋体" w:hint="eastAsia"/>
          <w:spacing w:val="0"/>
          <w:sz w:val="21"/>
          <w:szCs w:val="21"/>
          <w:lang w:eastAsia="zh-CN"/>
        </w:rPr>
        <w:t>high</w:t>
      </w:r>
      <w:r w:rsidRPr="00FA371A">
        <w:rPr>
          <w:rFonts w:eastAsia="宋体" w:cs="宋体"/>
          <w:spacing w:val="0"/>
          <w:sz w:val="21"/>
          <w:szCs w:val="21"/>
          <w:lang w:eastAsia="zh-CN"/>
        </w:rPr>
        <w:t xml:space="preserve"> </w:t>
      </w:r>
      <w:r w:rsidRPr="00FA371A">
        <w:rPr>
          <w:rFonts w:eastAsia="宋体" w:cs="宋体"/>
          <w:spacing w:val="0"/>
          <w:sz w:val="21"/>
          <w:szCs w:val="21"/>
          <w:lang w:eastAsia="zh-CN"/>
        </w:rPr>
        <w:lastRenderedPageBreak/>
        <w:t xml:space="preserve">concordance with </w:t>
      </w:r>
      <w:r w:rsidR="00E40642" w:rsidRPr="00FA371A">
        <w:rPr>
          <w:rFonts w:eastAsia="宋体" w:cs="宋体" w:hint="eastAsia"/>
          <w:spacing w:val="0"/>
          <w:sz w:val="21"/>
          <w:szCs w:val="21"/>
          <w:lang w:eastAsia="zh-CN"/>
        </w:rPr>
        <w:t>GT</w:t>
      </w:r>
      <w:r w:rsidRPr="00FA371A">
        <w:rPr>
          <w:rFonts w:eastAsia="宋体" w:cs="宋体"/>
          <w:spacing w:val="0"/>
          <w:sz w:val="21"/>
          <w:szCs w:val="21"/>
          <w:lang w:eastAsia="zh-CN"/>
        </w:rPr>
        <w:t xml:space="preserve"> measurements across diverse spectral topologies—ranging from the flat response of neutral grays to the complex, curvature-rich features of biological tones.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Furthermore, the system’s ability to resolve fine spectral features is evidenced in Figure 3b. The accurate reconstruction of 10 nm FWHM narrowband peaks confirms that the OFE framework decouples acquisition speed from spectral resolution, avoiding the signal broadening artifacts typically associated with high-speed computational sensing</w:t>
      </w:r>
      <w:r w:rsidRPr="00FA371A">
        <w:rPr>
          <w:rFonts w:eastAsia="宋体" w:cs="宋体" w:hint="eastAsia"/>
          <w:spacing w:val="0"/>
          <w:sz w:val="21"/>
          <w:szCs w:val="21"/>
          <w:lang w:eastAsia="zh-CN"/>
        </w:rPr>
        <w:t>.</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rsidRPr="00FA371A" w14:paraId="7856D92E" w14:textId="77777777">
        <w:tc>
          <w:tcPr>
            <w:tcW w:w="8296" w:type="dxa"/>
          </w:tcPr>
          <w:p w14:paraId="2CF61A2C" w14:textId="77777777" w:rsidR="00DB58ED" w:rsidRPr="00FA371A" w:rsidRDefault="00DB58ED">
            <w:pPr>
              <w:jc w:val="both"/>
              <w:rPr>
                <w:rFonts w:eastAsiaTheme="minorEastAsia"/>
                <w:sz w:val="21"/>
                <w:szCs w:val="21"/>
                <w:lang w:eastAsia="zh-CN"/>
              </w:rPr>
            </w:pPr>
            <w:r w:rsidRPr="00FA371A">
              <w:rPr>
                <w:noProof/>
                <w:sz w:val="21"/>
                <w:szCs w:val="21"/>
              </w:rPr>
              <w:drawing>
                <wp:inline distT="0" distB="0" distL="0" distR="0" wp14:anchorId="687109ED" wp14:editId="5396BC90">
                  <wp:extent cx="5274000" cy="2487600"/>
                  <wp:effectExtent l="0" t="0" r="3175" b="8255"/>
                  <wp:docPr id="18595330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302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000" cy="2487600"/>
                          </a:xfrm>
                          <a:prstGeom prst="rect">
                            <a:avLst/>
                          </a:prstGeom>
                        </pic:spPr>
                      </pic:pic>
                    </a:graphicData>
                  </a:graphic>
                </wp:inline>
              </w:drawing>
            </w:r>
          </w:p>
        </w:tc>
      </w:tr>
      <w:tr w:rsidR="00DB58ED" w:rsidRPr="00FA371A" w14:paraId="669E7811" w14:textId="77777777">
        <w:tc>
          <w:tcPr>
            <w:tcW w:w="8296" w:type="dxa"/>
          </w:tcPr>
          <w:p w14:paraId="36D6B9B0" w14:textId="77777777" w:rsidR="00DB58ED" w:rsidRPr="00FA371A" w:rsidRDefault="00DB58ED">
            <w:pPr>
              <w:jc w:val="both"/>
              <w:rPr>
                <w:rFonts w:eastAsiaTheme="minorEastAsia"/>
                <w:sz w:val="21"/>
                <w:szCs w:val="21"/>
                <w:lang w:eastAsia="zh-CN"/>
              </w:rPr>
            </w:pPr>
            <w:r w:rsidRPr="00FA371A">
              <w:rPr>
                <w:rFonts w:eastAsiaTheme="minorEastAsia"/>
                <w:b/>
                <w:bCs/>
                <w:sz w:val="21"/>
                <w:szCs w:val="21"/>
                <w:lang w:eastAsia="zh-CN"/>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4</w:t>
            </w:r>
            <w:r w:rsidRPr="00FA371A">
              <w:rPr>
                <w:b/>
                <w:bCs/>
                <w:noProof/>
                <w:sz w:val="21"/>
                <w:szCs w:val="21"/>
              </w:rPr>
              <w:fldChar w:fldCharType="end"/>
            </w:r>
            <w:r w:rsidRPr="00FA371A">
              <w:rPr>
                <w:rFonts w:eastAsiaTheme="minorEastAsia"/>
                <w:b/>
                <w:bCs/>
                <w:sz w:val="21"/>
                <w:szCs w:val="21"/>
                <w:lang w:eastAsia="zh-CN"/>
              </w:rPr>
              <w:t>. Experimental robustness evaluation under harsh electromagnetic interference (50 kHz SMPS noise</w:t>
            </w:r>
            <w:r w:rsidRPr="00FA371A">
              <w:rPr>
                <w:rFonts w:eastAsiaTheme="minorEastAsia" w:hint="eastAsia"/>
                <w:b/>
                <w:bCs/>
                <w:sz w:val="21"/>
                <w:szCs w:val="21"/>
                <w:lang w:eastAsia="zh-CN"/>
              </w:rPr>
              <w:t xml:space="preserve">, </w:t>
            </w:r>
            <w:r w:rsidRPr="00FA371A">
              <w:rPr>
                <w:rFonts w:eastAsiaTheme="minorEastAsia"/>
                <w:b/>
                <w:bCs/>
                <w:sz w:val="21"/>
                <w:szCs w:val="21"/>
                <w:lang w:eastAsia="zh-CN"/>
              </w:rPr>
              <w:t xml:space="preserv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r w:rsidRPr="00FA371A">
              <w:rPr>
                <w:rFonts w:eastAsiaTheme="minorEastAsia" w:hint="eastAsia"/>
                <w:b/>
                <w:bCs/>
                <w:sz w:val="21"/>
                <w:szCs w:val="21"/>
                <w:lang w:eastAsia="zh-CN"/>
              </w:rPr>
              <w:t xml:space="preserve"> 1000 </w:t>
            </w:r>
            <w:r w:rsidRPr="00FA371A">
              <w:rPr>
                <w:rFonts w:eastAsiaTheme="minorEastAsia"/>
                <w:b/>
                <w:bCs/>
                <w:sz w:val="21"/>
                <w:szCs w:val="21"/>
                <w:lang w:eastAsia="zh-CN"/>
              </w:rPr>
              <w:t>μs</w:t>
            </w:r>
            <w:r w:rsidRPr="00FA371A">
              <w:rPr>
                <w:rFonts w:eastAsiaTheme="minorEastAsia" w:hint="eastAsia"/>
                <w:b/>
                <w:bCs/>
                <w:sz w:val="21"/>
                <w:szCs w:val="21"/>
                <w:lang w:eastAsia="zh-CN"/>
              </w:rPr>
              <w:t>)</w:t>
            </w:r>
            <w:r w:rsidRPr="00FA371A">
              <w:rPr>
                <w:rFonts w:eastAsiaTheme="minorEastAsia"/>
                <w:b/>
                <w:bCs/>
                <w:sz w:val="21"/>
                <w:szCs w:val="21"/>
                <w:lang w:eastAsia="zh-CN"/>
              </w:rPr>
              <w:t xml:space="preserve">. </w:t>
            </w:r>
            <w:r w:rsidRPr="00FA371A">
              <w:rPr>
                <w:rFonts w:eastAsiaTheme="minorEastAsia"/>
                <w:sz w:val="21"/>
                <w:szCs w:val="21"/>
                <w:lang w:eastAsia="zh-CN"/>
              </w:rPr>
              <w:t>(a) Time-domain comparison showing the severity of the noise environment. At an SNR of -11.77 dB, the target signal is visually indistinguishable from the intense switching ripples. (b, c) Frequency-domain analysis revealing the spectral allocation strategy. The system mitigates interference through a two-tier approach: first, the modulation carriers (indicated by red triangles) are shifted to the higher frequency band (</w:t>
            </w:r>
            <w:r w:rsidRPr="00FA371A">
              <w:rPr>
                <w:rFonts w:eastAsiaTheme="minorEastAsia" w:hint="eastAsia"/>
                <w:sz w:val="21"/>
                <w:szCs w:val="21"/>
                <w:lang w:eastAsia="zh-CN"/>
              </w:rPr>
              <w:t>390</w:t>
            </w:r>
            <w:r w:rsidRPr="00FA371A">
              <w:rPr>
                <w:rFonts w:eastAsiaTheme="minorEastAsia"/>
                <w:sz w:val="21"/>
                <w:szCs w:val="21"/>
                <w:lang w:eastAsia="zh-CN"/>
              </w:rPr>
              <w:t xml:space="preserve">–500 kHz) to bypass the dominant noise energy concentrated in the lower spectrum; second, within this target band, these carriers are precisely aligned into the spectral gaps of the residual interference to ensure rigorous orthogonality. (d) RMSE vs. SNR curve. A distinct robustness plateau is observed where reconstruction fidelity remains invariant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0.03) despite a 30 dB drop in SNR. Performance breakdown occurs only when the SNR breaches the critical threshold of </w:t>
            </w:r>
            <m:oMath>
              <m:r>
                <m:rPr>
                  <m:sty m:val="p"/>
                </m:rPr>
                <w:rPr>
                  <w:rFonts w:ascii="Cambria Math" w:eastAsiaTheme="minorEastAsia" w:hAnsi="Cambria Math" w:hint="eastAsia"/>
                  <w:sz w:val="21"/>
                  <w:szCs w:val="21"/>
                  <w:lang w:eastAsia="zh-CN"/>
                </w:rPr>
                <m:t>≈</m:t>
              </m:r>
              <m:r>
                <m:rPr>
                  <m:sty m:val="p"/>
                </m:rPr>
                <w:rPr>
                  <w:rFonts w:ascii="Cambria Math" w:eastAsiaTheme="minorEastAsia" w:hAnsi="Cambria Math"/>
                  <w:sz w:val="21"/>
                  <w:szCs w:val="21"/>
                  <w:lang w:eastAsia="zh-CN"/>
                </w:rPr>
                <m:t xml:space="preserve"> </m:t>
              </m:r>
            </m:oMath>
            <w:r w:rsidRPr="00FA371A">
              <w:rPr>
                <w:rFonts w:eastAsiaTheme="minorEastAsia"/>
                <w:sz w:val="21"/>
                <w:szCs w:val="21"/>
                <w:lang w:eastAsia="zh-CN"/>
              </w:rPr>
              <w:t>-12 dB, where noise harmonics begin to overwhelm the signal carriers. (e) Spectral reconstruction at the extreme limit. Even at an SNR of -11.77 dB, the system successfully retrieves the characteristic spectral shape (RMSE = 0.0261), demonstrating utility in regimes where noise amplitude exceeds the signal by nearly fourfold.</w:t>
            </w:r>
          </w:p>
        </w:tc>
      </w:tr>
    </w:tbl>
    <w:p w14:paraId="2FA7DB96" w14:textId="4692468C" w:rsidR="00DB58ED" w:rsidRPr="00FA371A" w:rsidRDefault="00DB58ED"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t>To challenge the physical limits of the OFE framework, we subject the system to a harsh electromagnetic environment dominated by high-energy switching noise (centered at 50 kHz). This interference, characteristic of common</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power electronics</w:t>
      </w:r>
      <w:r w:rsidRPr="00FA371A">
        <w:rPr>
          <w:rFonts w:eastAsiaTheme="minorEastAsia"/>
          <w:sz w:val="21"/>
          <w:szCs w:val="21"/>
          <w:lang w:eastAsia="zh-CN"/>
        </w:rPr>
        <w:t>, specifically switched-mode power adapters, solid-state lighting drivers, and electronic ballasts, found extensively in modern daily infrastructure</w:t>
      </w:r>
      <w:r w:rsidRPr="00FA371A">
        <w:rPr>
          <w:rFonts w:eastAsia="宋体" w:cs="宋体"/>
          <w:spacing w:val="0"/>
          <w:sz w:val="21"/>
          <w:szCs w:val="21"/>
          <w:lang w:eastAsia="zh-CN"/>
        </w:rPr>
        <w:t>, presents a critical challenge due to its dense series of high-energy harmonics extending into the signal band (380</w:t>
      </w:r>
      <w:r w:rsidRPr="00FA371A">
        <w:rPr>
          <w:rFonts w:eastAsia="宋体" w:cs="宋体" w:hint="eastAsia"/>
          <w:spacing w:val="0"/>
          <w:sz w:val="21"/>
          <w:szCs w:val="21"/>
          <w:lang w:eastAsia="zh-CN"/>
        </w:rPr>
        <w:t xml:space="preserve"> ~ </w:t>
      </w:r>
      <w:r w:rsidRPr="00FA371A">
        <w:rPr>
          <w:rFonts w:eastAsia="宋体" w:cs="宋体"/>
          <w:spacing w:val="0"/>
          <w:sz w:val="21"/>
          <w:szCs w:val="21"/>
          <w:lang w:eastAsia="zh-CN"/>
        </w:rPr>
        <w:t>490 kHz).</w:t>
      </w:r>
    </w:p>
    <w:p w14:paraId="559FE4D4" w14:textId="77777777" w:rsidR="00DB58ED" w:rsidRPr="00FA371A" w:rsidRDefault="00DB58ED"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The severity of this environment is visualized in the time-domain comparison in Figure 4a. To ensure sufficient integration and frequency resolution under such extreme interference, the acquisition window is extended to 1000 </w:t>
      </w:r>
      <w:r w:rsidRPr="00FA371A">
        <w:rPr>
          <w:rFonts w:eastAsiaTheme="minorEastAsia"/>
          <w:sz w:val="21"/>
          <w:szCs w:val="21"/>
          <w:lang w:eastAsia="zh-CN"/>
        </w:rPr>
        <w:t>μs</w:t>
      </w:r>
      <w:r w:rsidRPr="00FA371A">
        <w:rPr>
          <w:rFonts w:eastAsia="宋体" w:cs="宋体"/>
          <w:spacing w:val="0"/>
          <w:sz w:val="21"/>
          <w:szCs w:val="21"/>
          <w:lang w:eastAsia="zh-CN"/>
        </w:rPr>
        <w:t>.</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Under a SNR of -11.77 dB, the target signal is overwhelmed</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by the intense switching ripples. In this regime, the minute modulation features are indistinguishable from the large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interference baseline, rendering conventional time-domain </w:t>
      </w:r>
      <w:r w:rsidRPr="00FA371A">
        <w:rPr>
          <w:rFonts w:eastAsia="宋体" w:cs="宋体"/>
          <w:spacing w:val="0"/>
          <w:sz w:val="21"/>
          <w:szCs w:val="21"/>
          <w:lang w:eastAsia="zh-CN"/>
        </w:rPr>
        <w:lastRenderedPageBreak/>
        <w:t>integration or DC-coupled detection schemes futile.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However, the frequency-domain analysis in Figure 4c demonstrates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the mechanism of OTFE’s immunity. While the noise harmonics (red triangles) possess amplitudes significantly higher than the signal carriers, the system exploits the discrete nature of the interference by strategically allocating modulation carriers within the spectral silence windows between noise spikes. This strict frequency-domain orthogonality prevents spectral collision, allowing the system to selectively extract signal energy while rejecting high-power interference.</w:t>
      </w:r>
    </w:p>
    <w:p w14:paraId="36DBF737" w14:textId="6E07CD6A" w:rsidR="00DB58ED" w:rsidRDefault="00DB58ED" w:rsidP="00DB58ED">
      <w:pPr>
        <w:ind w:firstLine="420"/>
        <w:jc w:val="both"/>
        <w:rPr>
          <w:ins w:id="25" w:author="tbguo" w:date="2026-01-31T17:20:00Z" w16du:dateUtc="2026-01-31T09:20:00Z"/>
          <w:rFonts w:eastAsia="宋体" w:cs="宋体"/>
          <w:spacing w:val="0"/>
          <w:sz w:val="21"/>
          <w:szCs w:val="21"/>
          <w:lang w:eastAsia="zh-CN"/>
        </w:rPr>
      </w:pPr>
      <w:r w:rsidRPr="00FA371A">
        <w:rPr>
          <w:rFonts w:eastAsia="宋体" w:cs="宋体"/>
          <w:spacing w:val="0"/>
          <w:sz w:val="21"/>
          <w:szCs w:val="21"/>
          <w:lang w:eastAsia="zh-CN"/>
        </w:rPr>
        <w:t>Figure 4d quantifies this resilience, revealing a distinct robustness plateau</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here reconstruction fidelity remains virtually invariant (RMSE ≈ 0.03) despite a 30 dB degradation in SNR. A sharp</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performance breakdown occurs only when the SNR breaches the critical threshold of approximately -12 dB. Notably, as shown in Figure 4e, even at the extreme limit of -11.77 dB, the reconstructed spectrum retains its characteristic</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shape with an RMSE of only 0.0261. This confirms that the OTFE framework delivers usable spectral data in regimes where the noise amplitude exceeds the signal by nearly fourfold.</w:t>
      </w:r>
    </w:p>
    <w:p w14:paraId="5D7CB3E7" w14:textId="77777777" w:rsidR="0088258D" w:rsidRDefault="0088258D" w:rsidP="00DB58ED">
      <w:pPr>
        <w:ind w:firstLine="420"/>
        <w:jc w:val="both"/>
        <w:rPr>
          <w:ins w:id="26" w:author="tbguo" w:date="2026-01-31T17:20:00Z" w16du:dateUtc="2026-01-31T09:20:00Z"/>
          <w:rFonts w:eastAsia="宋体" w:cs="宋体"/>
          <w:spacing w:val="0"/>
          <w:sz w:val="21"/>
          <w:szCs w:val="21"/>
          <w:lang w:eastAsia="zh-CN"/>
        </w:rPr>
      </w:pPr>
    </w:p>
    <w:p w14:paraId="5D8E845A" w14:textId="69491675" w:rsidR="0088258D" w:rsidRPr="00FA371A" w:rsidRDefault="0088258D" w:rsidP="00DB58ED">
      <w:pPr>
        <w:ind w:firstLine="420"/>
        <w:jc w:val="both"/>
        <w:rPr>
          <w:rFonts w:eastAsia="宋体" w:cs="宋体"/>
          <w:spacing w:val="0"/>
          <w:sz w:val="21"/>
          <w:szCs w:val="21"/>
          <w:lang w:eastAsia="zh-CN"/>
        </w:rPr>
      </w:pPr>
      <w:ins w:id="27" w:author="tbguo" w:date="2026-01-31T17:20:00Z" w16du:dateUtc="2026-01-31T09:20:00Z">
        <w:r>
          <w:rPr>
            <w:rFonts w:eastAsia="宋体" w:cs="宋体" w:hint="eastAsia"/>
            <w:spacing w:val="0"/>
            <w:sz w:val="21"/>
            <w:szCs w:val="21"/>
            <w:lang w:eastAsia="zh-CN"/>
          </w:rPr>
          <w:t>添</w:t>
        </w:r>
        <w:commentRangeStart w:id="28"/>
        <w:r>
          <w:rPr>
            <w:rFonts w:eastAsia="宋体" w:cs="宋体" w:hint="eastAsia"/>
            <w:spacing w:val="0"/>
            <w:sz w:val="21"/>
            <w:szCs w:val="21"/>
            <w:lang w:eastAsia="zh-CN"/>
          </w:rPr>
          <w:t>加一张图</w:t>
        </w:r>
      </w:ins>
      <w:commentRangeEnd w:id="28"/>
      <w:r w:rsidRPr="00FA371A">
        <w:rPr>
          <w:rStyle w:val="ab"/>
          <w:rFonts w:eastAsia="宋体" w:cs="宋体"/>
          <w:spacing w:val="0"/>
          <w:lang w:eastAsia="zh-CN"/>
        </w:rPr>
        <w:commentReference w:id="28"/>
      </w:r>
    </w:p>
    <w:p w14:paraId="2539BB7E" w14:textId="77777777" w:rsidR="00DB58ED" w:rsidRPr="00FA371A" w:rsidRDefault="00DB58ED" w:rsidP="00DB58ED">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32DA8AEB" w14:textId="77777777" w:rsidR="00DB58ED" w:rsidRPr="00FA371A" w:rsidRDefault="00DB58ED" w:rsidP="00DB58ED">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OTFE 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xml:space="preserve">. Crucially, unlike standard lock-in techniques, OTFE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0510316A" w14:textId="77777777" w:rsidR="00DB58ED" w:rsidRPr="00FA371A" w:rsidRDefault="00DB58ED" w:rsidP="00DB58ED">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OTFE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 allowing for a dramatic increase in the number of spectral channels without compromising temporal resolution.</w:t>
      </w:r>
    </w:p>
    <w:p w14:paraId="003D96EC" w14:textId="5CBB21EF" w:rsidR="00027A72" w:rsidRPr="00FA371A" w:rsidRDefault="00DB58ED" w:rsidP="00DB58ED">
      <w:pPr>
        <w:ind w:firstLine="420"/>
        <w:jc w:val="both"/>
        <w:rPr>
          <w:rFonts w:eastAsiaTheme="minorEastAsia"/>
          <w:sz w:val="21"/>
          <w:szCs w:val="21"/>
          <w:lang w:eastAsia="zh-CN"/>
        </w:rPr>
      </w:pPr>
      <w:r w:rsidRPr="00FA371A">
        <w:rPr>
          <w:rFonts w:eastAsiaTheme="minorEastAsia"/>
          <w:sz w:val="21"/>
          <w:szCs w:val="21"/>
          <w:lang w:eastAsia="zh-CN"/>
        </w:rPr>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the OTFE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 enabling molecular fingerprinting in complex environments. Second, coupling OTFE with event cameras (capable of microsecond-level temporal resolution) or SPAD arrays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Finally, the active nature of OTFE opens new possibilities for real-time adaptive sensing. Unlike passive spectrometers, the illumination patterns in OTFE can be dynamically optimized based on initial measurements to maximize the reconstruction fidelity for specific spectral features, establishing a closed-loop framework for intelligent optical sensing.</w:t>
      </w:r>
      <w:bookmarkEnd w:id="19"/>
      <w:r w:rsidRPr="00FA371A">
        <w:rPr>
          <w:rFonts w:eastAsiaTheme="minorEastAsia"/>
          <w:sz w:val="21"/>
          <w:szCs w:val="21"/>
          <w:lang w:eastAsia="zh-CN"/>
        </w:rPr>
        <w:t xml:space="preserve"> </w:t>
      </w:r>
    </w:p>
    <w:p w14:paraId="180280FA" w14:textId="77777777" w:rsidR="00AB01F4" w:rsidRPr="00FA371A" w:rsidRDefault="00AB01F4" w:rsidP="00AB01F4">
      <w:pPr>
        <w:rPr>
          <w:rFonts w:eastAsiaTheme="minorEastAsia"/>
          <w:sz w:val="21"/>
          <w:szCs w:val="21"/>
          <w:lang w:eastAsia="zh-CN"/>
        </w:rPr>
      </w:pPr>
    </w:p>
    <w:p w14:paraId="2171325E" w14:textId="77777777" w:rsidR="00AB01F4" w:rsidRPr="00FA371A" w:rsidRDefault="00AB01F4" w:rsidP="00AB01F4">
      <w:pPr>
        <w:rPr>
          <w:rFonts w:eastAsiaTheme="minorEastAsia"/>
          <w:sz w:val="21"/>
          <w:szCs w:val="21"/>
          <w:lang w:eastAsia="zh-CN"/>
        </w:rPr>
      </w:pPr>
    </w:p>
    <w:p w14:paraId="14B5D6CB" w14:textId="77777777" w:rsidR="00AB01F4" w:rsidRPr="00FA371A" w:rsidRDefault="00AB01F4" w:rsidP="00AB01F4">
      <w:pPr>
        <w:rPr>
          <w:rFonts w:eastAsiaTheme="minorEastAsia"/>
          <w:sz w:val="21"/>
          <w:szCs w:val="21"/>
          <w:lang w:eastAsia="zh-CN"/>
        </w:rPr>
      </w:pPr>
    </w:p>
    <w:p w14:paraId="0CF15BD0" w14:textId="77777777" w:rsidR="00AB01F4" w:rsidRPr="00FA371A" w:rsidRDefault="00AB01F4" w:rsidP="00AB01F4">
      <w:pPr>
        <w:jc w:val="center"/>
        <w:rPr>
          <w:rFonts w:eastAsiaTheme="minorEastAsia"/>
          <w:sz w:val="21"/>
          <w:szCs w:val="21"/>
          <w:lang w:eastAsia="zh-CN"/>
        </w:rPr>
      </w:pPr>
    </w:p>
    <w:sectPr w:rsidR="00AB01F4" w:rsidRPr="00FA371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bguo" w:date="2026-01-30T21:49:00Z" w:initials="t">
    <w:p w14:paraId="29D401B8" w14:textId="77777777" w:rsidR="00FA371A" w:rsidRDefault="00FA371A" w:rsidP="00FA371A">
      <w:pPr>
        <w:pStyle w:val="ac"/>
      </w:pPr>
      <w:r>
        <w:rPr>
          <w:rStyle w:val="ab"/>
        </w:rPr>
        <w:annotationRef/>
      </w:r>
      <w:r>
        <w:t>Add authors who contribute to this work</w:t>
      </w:r>
    </w:p>
  </w:comment>
  <w:comment w:id="5" w:author="yj zeng" w:date="2026-01-30T20:38:00Z" w:initials="yz">
    <w:p w14:paraId="6FC15796" w14:textId="77777777" w:rsidR="00316015" w:rsidRDefault="00AA17C4" w:rsidP="00316015">
      <w:pPr>
        <w:pStyle w:val="ac"/>
      </w:pPr>
      <w:r>
        <w:rPr>
          <w:rStyle w:val="ab"/>
        </w:rPr>
        <w:annotationRef/>
      </w:r>
      <w:r w:rsidR="00316015">
        <w:rPr>
          <w:rFonts w:hint="eastAsia"/>
        </w:rPr>
        <w:t>我琢磨下原理图咋画好（与</w:t>
      </w:r>
      <w:r w:rsidR="00316015">
        <w:t>TDM</w:t>
      </w:r>
      <w:r w:rsidR="00316015">
        <w:rPr>
          <w:rFonts w:hint="eastAsia"/>
        </w:rPr>
        <w:t>的比较以及强调</w:t>
      </w:r>
      <w:r w:rsidR="00316015">
        <w:t>robust</w:t>
      </w:r>
      <w:r w:rsidR="00316015">
        <w:rPr>
          <w:rFonts w:hint="eastAsia"/>
        </w:rPr>
        <w:t>）</w:t>
      </w:r>
    </w:p>
  </w:comment>
  <w:comment w:id="6" w:author="tbguo" w:date="2026-01-31T13:32:00Z" w:initials="t">
    <w:p w14:paraId="69F374CA" w14:textId="77777777" w:rsidR="00AB27DB" w:rsidRDefault="00D8752D" w:rsidP="00AB27DB">
      <w:pPr>
        <w:pStyle w:val="ac"/>
      </w:pPr>
      <w:r>
        <w:rPr>
          <w:rStyle w:val="ab"/>
        </w:rPr>
        <w:annotationRef/>
      </w:r>
      <w:r w:rsidR="00AB27DB">
        <w:rPr>
          <w:rFonts w:hint="eastAsia"/>
        </w:rPr>
        <w:t>一种通用的频率调制方式，不需要很</w:t>
      </w:r>
      <w:r w:rsidR="00AB27DB">
        <w:t>fancy</w:t>
      </w:r>
      <w:r w:rsidR="00AB27DB">
        <w:rPr>
          <w:rFonts w:hint="eastAsia"/>
        </w:rPr>
        <w:t>，讲清楚原理即可，</w:t>
      </w:r>
      <w:r w:rsidR="00AB27DB">
        <w:t>sth like below</w:t>
      </w:r>
    </w:p>
  </w:comment>
  <w:comment w:id="7" w:author="tbguo" w:date="2026-01-31T13:56:00Z" w:initials="t">
    <w:p w14:paraId="3B73F978" w14:textId="4A3FF4B6" w:rsidR="006258D5" w:rsidRDefault="006258D5" w:rsidP="006258D5">
      <w:pPr>
        <w:pStyle w:val="ac"/>
      </w:pPr>
      <w:r>
        <w:rPr>
          <w:rStyle w:val="ab"/>
        </w:rPr>
        <w:annotationRef/>
      </w:r>
      <w:r>
        <w:rPr>
          <w:noProof/>
        </w:rPr>
        <w:drawing>
          <wp:inline distT="0" distB="0" distL="0" distR="0" wp14:anchorId="561E5966" wp14:editId="0E3AB492">
            <wp:extent cx="5274310" cy="2407285"/>
            <wp:effectExtent l="0" t="0" r="2540" b="0"/>
            <wp:docPr id="84330641"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641" name="图片 84330641" descr="Image"/>
                    <pic:cNvPicPr/>
                  </pic:nvPicPr>
                  <pic:blipFill>
                    <a:blip r:embed="rId1"/>
                    <a:stretch>
                      <a:fillRect/>
                    </a:stretch>
                  </pic:blipFill>
                  <pic:spPr>
                    <a:xfrm>
                      <a:off x="0" y="0"/>
                      <a:ext cx="5274310" cy="2407285"/>
                    </a:xfrm>
                    <a:prstGeom prst="rect">
                      <a:avLst/>
                    </a:prstGeom>
                  </pic:spPr>
                </pic:pic>
              </a:graphicData>
            </a:graphic>
          </wp:inline>
        </w:drawing>
      </w:r>
    </w:p>
  </w:comment>
  <w:comment w:id="20" w:author="tbguo" w:date="2026-01-31T15:04:00Z" w:initials="t">
    <w:p w14:paraId="6DB5CFE1" w14:textId="77777777" w:rsidR="00974A91" w:rsidRDefault="00316015" w:rsidP="00974A91">
      <w:pPr>
        <w:pStyle w:val="ac"/>
      </w:pPr>
      <w:r>
        <w:rPr>
          <w:rStyle w:val="ab"/>
        </w:rPr>
        <w:annotationRef/>
      </w:r>
      <w:r w:rsidR="00974A91">
        <w:rPr>
          <w:rFonts w:hint="eastAsia"/>
        </w:rPr>
        <w:t>只保留</w:t>
      </w:r>
      <w:r w:rsidR="00974A91">
        <w:rPr>
          <w:rFonts w:hint="eastAsia"/>
        </w:rPr>
        <w:t>general noise</w:t>
      </w:r>
      <w:r w:rsidR="00974A91">
        <w:rPr>
          <w:rFonts w:hint="eastAsia"/>
        </w:rPr>
        <w:t>，其他</w:t>
      </w:r>
      <w:r w:rsidR="00974A91">
        <w:t>LED</w:t>
      </w:r>
      <w:r w:rsidR="00974A91">
        <w:rPr>
          <w:rFonts w:hint="eastAsia"/>
        </w:rPr>
        <w:t>相关的噪声放到</w:t>
      </w:r>
      <w:r w:rsidR="00974A91">
        <w:t>SI</w:t>
      </w:r>
      <w:r w:rsidR="00974A91">
        <w:rPr>
          <w:rFonts w:hint="eastAsia"/>
        </w:rPr>
        <w:t>里面</w:t>
      </w:r>
    </w:p>
  </w:comment>
  <w:comment w:id="23" w:author="tbguo" w:date="2026-01-31T15:09:00Z" w:initials="t">
    <w:p w14:paraId="22A32BC3" w14:textId="3A22057B" w:rsidR="00A333F5" w:rsidRDefault="00A333F5" w:rsidP="00A333F5">
      <w:pPr>
        <w:pStyle w:val="ac"/>
      </w:pPr>
      <w:r>
        <w:rPr>
          <w:rStyle w:val="ab"/>
        </w:rPr>
        <w:annotationRef/>
      </w:r>
      <w:r>
        <w:rPr>
          <w:rFonts w:hint="eastAsia"/>
        </w:rPr>
        <w:t>详细说明实验细节，如何做频率选择等</w:t>
      </w:r>
    </w:p>
  </w:comment>
  <w:comment w:id="28" w:author="tbguo" w:date="2026-01-31T17:21:00Z" w:initials="t">
    <w:p w14:paraId="38E31DB6" w14:textId="77777777" w:rsidR="002B093A" w:rsidRDefault="0088258D" w:rsidP="002B093A">
      <w:pPr>
        <w:pStyle w:val="ac"/>
      </w:pPr>
      <w:r>
        <w:rPr>
          <w:rStyle w:val="ab"/>
        </w:rPr>
        <w:annotationRef/>
      </w:r>
      <w:r w:rsidR="002B093A">
        <w:rPr>
          <w:rFonts w:hint="eastAsia"/>
        </w:rPr>
        <w:t>仿真讨论光谱分辨率</w:t>
      </w:r>
      <w:r w:rsidR="002B093A">
        <w:t>-range-</w:t>
      </w:r>
      <w:r w:rsidR="002B093A">
        <w:rPr>
          <w:rFonts w:hint="eastAsia"/>
        </w:rPr>
        <w:t>采样时间等等参数的相互制约关系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D401B8" w15:done="0"/>
  <w15:commentEx w15:paraId="6FC15796" w15:done="0"/>
  <w15:commentEx w15:paraId="69F374CA" w15:paraIdParent="6FC15796" w15:done="0"/>
  <w15:commentEx w15:paraId="3B73F978" w15:paraIdParent="6FC15796" w15:done="0"/>
  <w15:commentEx w15:paraId="6DB5CFE1" w15:done="0"/>
  <w15:commentEx w15:paraId="22A32BC3" w15:done="0"/>
  <w15:commentEx w15:paraId="38E31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9AFD5" w16cex:dateUtc="2026-01-30T13:49:00Z"/>
  <w16cex:commentExtensible w16cex:durableId="5BA4DBF9" w16cex:dateUtc="2026-01-30T12:38:00Z"/>
  <w16cex:commentExtensible w16cex:durableId="1582C629" w16cex:dateUtc="2026-01-31T05:32:00Z"/>
  <w16cex:commentExtensible w16cex:durableId="113378C1" w16cex:dateUtc="2026-01-31T05:56:00Z"/>
  <w16cex:commentExtensible w16cex:durableId="4DE8609D" w16cex:dateUtc="2026-01-31T07:04:00Z"/>
  <w16cex:commentExtensible w16cex:durableId="2114BDED" w16cex:dateUtc="2026-01-31T07:09:00Z"/>
  <w16cex:commentExtensible w16cex:durableId="0908EE91" w16cex:dateUtc="2026-01-31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D401B8" w16cid:durableId="1059AFD5"/>
  <w16cid:commentId w16cid:paraId="6FC15796" w16cid:durableId="5BA4DBF9"/>
  <w16cid:commentId w16cid:paraId="69F374CA" w16cid:durableId="1582C629"/>
  <w16cid:commentId w16cid:paraId="3B73F978" w16cid:durableId="113378C1"/>
  <w16cid:commentId w16cid:paraId="6DB5CFE1" w16cid:durableId="4DE8609D"/>
  <w16cid:commentId w16cid:paraId="22A32BC3" w16cid:durableId="2114BDED"/>
  <w16cid:commentId w16cid:paraId="38E31DB6" w16cid:durableId="0908EE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9EAD" w14:textId="77777777" w:rsidR="00C8064F" w:rsidRDefault="00C8064F" w:rsidP="00872910">
      <w:r>
        <w:separator/>
      </w:r>
    </w:p>
  </w:endnote>
  <w:endnote w:type="continuationSeparator" w:id="0">
    <w:p w14:paraId="3730D9A3" w14:textId="77777777" w:rsidR="00C8064F" w:rsidRDefault="00C8064F"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0171" w14:textId="77777777" w:rsidR="00C8064F" w:rsidRDefault="00C8064F" w:rsidP="00872910">
      <w:r>
        <w:separator/>
      </w:r>
    </w:p>
  </w:footnote>
  <w:footnote w:type="continuationSeparator" w:id="0">
    <w:p w14:paraId="7854A887" w14:textId="77777777" w:rsidR="00C8064F" w:rsidRDefault="00C8064F" w:rsidP="0087291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bguo">
    <w15:presenceInfo w15:providerId="None" w15:userId="tbguo"/>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qQUAMnehuCwAAAA="/>
  </w:docVars>
  <w:rsids>
    <w:rsidRoot w:val="00BD525D"/>
    <w:rsid w:val="00001145"/>
    <w:rsid w:val="000061FD"/>
    <w:rsid w:val="00011E23"/>
    <w:rsid w:val="00014526"/>
    <w:rsid w:val="000164F2"/>
    <w:rsid w:val="000212CD"/>
    <w:rsid w:val="00022FB2"/>
    <w:rsid w:val="00027A72"/>
    <w:rsid w:val="00030199"/>
    <w:rsid w:val="0003127B"/>
    <w:rsid w:val="000313A0"/>
    <w:rsid w:val="00050D80"/>
    <w:rsid w:val="00090C84"/>
    <w:rsid w:val="00097C8E"/>
    <w:rsid w:val="000A02FA"/>
    <w:rsid w:val="000B2A41"/>
    <w:rsid w:val="000C0B42"/>
    <w:rsid w:val="000C4078"/>
    <w:rsid w:val="000D3AC6"/>
    <w:rsid w:val="000E2CB8"/>
    <w:rsid w:val="000F0C16"/>
    <w:rsid w:val="000F564C"/>
    <w:rsid w:val="001067E6"/>
    <w:rsid w:val="00122346"/>
    <w:rsid w:val="001238F9"/>
    <w:rsid w:val="00123A3F"/>
    <w:rsid w:val="0012450A"/>
    <w:rsid w:val="0013275F"/>
    <w:rsid w:val="00136249"/>
    <w:rsid w:val="001435C0"/>
    <w:rsid w:val="00147121"/>
    <w:rsid w:val="001C4194"/>
    <w:rsid w:val="001C570B"/>
    <w:rsid w:val="001C6FA6"/>
    <w:rsid w:val="001D0FF1"/>
    <w:rsid w:val="001D291F"/>
    <w:rsid w:val="001D4EE0"/>
    <w:rsid w:val="001D6C6E"/>
    <w:rsid w:val="001E678D"/>
    <w:rsid w:val="001F103E"/>
    <w:rsid w:val="00206092"/>
    <w:rsid w:val="002105D3"/>
    <w:rsid w:val="00221C33"/>
    <w:rsid w:val="00235649"/>
    <w:rsid w:val="00242BF9"/>
    <w:rsid w:val="002451B2"/>
    <w:rsid w:val="00251A77"/>
    <w:rsid w:val="0025580B"/>
    <w:rsid w:val="00275AB1"/>
    <w:rsid w:val="00280140"/>
    <w:rsid w:val="00283578"/>
    <w:rsid w:val="00292256"/>
    <w:rsid w:val="00297927"/>
    <w:rsid w:val="002B093A"/>
    <w:rsid w:val="002F1D49"/>
    <w:rsid w:val="002F2C72"/>
    <w:rsid w:val="002F38B1"/>
    <w:rsid w:val="00306CCE"/>
    <w:rsid w:val="00316015"/>
    <w:rsid w:val="00335F30"/>
    <w:rsid w:val="0035456B"/>
    <w:rsid w:val="003617C1"/>
    <w:rsid w:val="00363DAF"/>
    <w:rsid w:val="00370098"/>
    <w:rsid w:val="00370D56"/>
    <w:rsid w:val="00380812"/>
    <w:rsid w:val="00381ED8"/>
    <w:rsid w:val="00382B24"/>
    <w:rsid w:val="00383969"/>
    <w:rsid w:val="00396351"/>
    <w:rsid w:val="003A752B"/>
    <w:rsid w:val="003B24E6"/>
    <w:rsid w:val="003B3FA3"/>
    <w:rsid w:val="003C30AA"/>
    <w:rsid w:val="003C6966"/>
    <w:rsid w:val="003D2E67"/>
    <w:rsid w:val="003E09A5"/>
    <w:rsid w:val="003F1206"/>
    <w:rsid w:val="003F6012"/>
    <w:rsid w:val="00405E1C"/>
    <w:rsid w:val="004143BD"/>
    <w:rsid w:val="00417411"/>
    <w:rsid w:val="004343DC"/>
    <w:rsid w:val="004427E5"/>
    <w:rsid w:val="0045788A"/>
    <w:rsid w:val="004641EC"/>
    <w:rsid w:val="00470709"/>
    <w:rsid w:val="00474982"/>
    <w:rsid w:val="00476650"/>
    <w:rsid w:val="00482839"/>
    <w:rsid w:val="00482DB1"/>
    <w:rsid w:val="004A0FF1"/>
    <w:rsid w:val="004A42C2"/>
    <w:rsid w:val="004A4D63"/>
    <w:rsid w:val="004B5C9D"/>
    <w:rsid w:val="004C0AEE"/>
    <w:rsid w:val="004D0289"/>
    <w:rsid w:val="004D3F59"/>
    <w:rsid w:val="004D6F2D"/>
    <w:rsid w:val="004E6E28"/>
    <w:rsid w:val="004F01A7"/>
    <w:rsid w:val="004F760A"/>
    <w:rsid w:val="00501345"/>
    <w:rsid w:val="005023F0"/>
    <w:rsid w:val="00512A7C"/>
    <w:rsid w:val="00513C40"/>
    <w:rsid w:val="00516B1E"/>
    <w:rsid w:val="005201C6"/>
    <w:rsid w:val="00522286"/>
    <w:rsid w:val="005250F9"/>
    <w:rsid w:val="0053371F"/>
    <w:rsid w:val="00546EC7"/>
    <w:rsid w:val="00547E9D"/>
    <w:rsid w:val="005509E5"/>
    <w:rsid w:val="00577A6A"/>
    <w:rsid w:val="00584823"/>
    <w:rsid w:val="00586A3F"/>
    <w:rsid w:val="00591293"/>
    <w:rsid w:val="0059457F"/>
    <w:rsid w:val="005A4A3A"/>
    <w:rsid w:val="005A76A5"/>
    <w:rsid w:val="005D0518"/>
    <w:rsid w:val="005D3ED4"/>
    <w:rsid w:val="005D7C89"/>
    <w:rsid w:val="006045E6"/>
    <w:rsid w:val="006051F2"/>
    <w:rsid w:val="0061623D"/>
    <w:rsid w:val="00622801"/>
    <w:rsid w:val="00625423"/>
    <w:rsid w:val="006258D5"/>
    <w:rsid w:val="0062717B"/>
    <w:rsid w:val="00634C49"/>
    <w:rsid w:val="006445AA"/>
    <w:rsid w:val="00644748"/>
    <w:rsid w:val="00646EEE"/>
    <w:rsid w:val="00672EAB"/>
    <w:rsid w:val="00677FE9"/>
    <w:rsid w:val="0068456E"/>
    <w:rsid w:val="00695559"/>
    <w:rsid w:val="0069621F"/>
    <w:rsid w:val="006A109F"/>
    <w:rsid w:val="006A7F04"/>
    <w:rsid w:val="006B500F"/>
    <w:rsid w:val="006C27FE"/>
    <w:rsid w:val="006F1B11"/>
    <w:rsid w:val="006F2E1D"/>
    <w:rsid w:val="006F5A21"/>
    <w:rsid w:val="0070016B"/>
    <w:rsid w:val="00704062"/>
    <w:rsid w:val="00704134"/>
    <w:rsid w:val="00714321"/>
    <w:rsid w:val="00717CEB"/>
    <w:rsid w:val="0072244D"/>
    <w:rsid w:val="007264E5"/>
    <w:rsid w:val="0073403F"/>
    <w:rsid w:val="007412F8"/>
    <w:rsid w:val="0074176B"/>
    <w:rsid w:val="007426E3"/>
    <w:rsid w:val="007513F4"/>
    <w:rsid w:val="00751B04"/>
    <w:rsid w:val="00761DDE"/>
    <w:rsid w:val="00766AA3"/>
    <w:rsid w:val="007679A0"/>
    <w:rsid w:val="00771FB8"/>
    <w:rsid w:val="00790729"/>
    <w:rsid w:val="00790912"/>
    <w:rsid w:val="00792901"/>
    <w:rsid w:val="00793B6E"/>
    <w:rsid w:val="0079768F"/>
    <w:rsid w:val="007978DF"/>
    <w:rsid w:val="007A0089"/>
    <w:rsid w:val="007A54C5"/>
    <w:rsid w:val="007C2DF3"/>
    <w:rsid w:val="007C4DA0"/>
    <w:rsid w:val="007C5F02"/>
    <w:rsid w:val="007D1C1D"/>
    <w:rsid w:val="007D2455"/>
    <w:rsid w:val="007E1680"/>
    <w:rsid w:val="007F74BF"/>
    <w:rsid w:val="00800D5F"/>
    <w:rsid w:val="00802DF5"/>
    <w:rsid w:val="00805DF4"/>
    <w:rsid w:val="00806EB3"/>
    <w:rsid w:val="0081326E"/>
    <w:rsid w:val="00815F48"/>
    <w:rsid w:val="008227DD"/>
    <w:rsid w:val="00826D71"/>
    <w:rsid w:val="00835782"/>
    <w:rsid w:val="00837481"/>
    <w:rsid w:val="008442C0"/>
    <w:rsid w:val="00856945"/>
    <w:rsid w:val="00861EE9"/>
    <w:rsid w:val="00866590"/>
    <w:rsid w:val="00872910"/>
    <w:rsid w:val="00876C37"/>
    <w:rsid w:val="00881CA2"/>
    <w:rsid w:val="0088258D"/>
    <w:rsid w:val="00883E12"/>
    <w:rsid w:val="00885B4C"/>
    <w:rsid w:val="00886A3F"/>
    <w:rsid w:val="008955BE"/>
    <w:rsid w:val="008A2840"/>
    <w:rsid w:val="008A363C"/>
    <w:rsid w:val="008B6856"/>
    <w:rsid w:val="008B71B1"/>
    <w:rsid w:val="008E018D"/>
    <w:rsid w:val="008E71C1"/>
    <w:rsid w:val="008F552E"/>
    <w:rsid w:val="009006FE"/>
    <w:rsid w:val="00901C0D"/>
    <w:rsid w:val="009149C3"/>
    <w:rsid w:val="00920BC8"/>
    <w:rsid w:val="00927407"/>
    <w:rsid w:val="00934BAA"/>
    <w:rsid w:val="00950E2F"/>
    <w:rsid w:val="00950ED1"/>
    <w:rsid w:val="009636F3"/>
    <w:rsid w:val="00963E7A"/>
    <w:rsid w:val="00966A26"/>
    <w:rsid w:val="00974A91"/>
    <w:rsid w:val="00996685"/>
    <w:rsid w:val="009A3512"/>
    <w:rsid w:val="009B0ADC"/>
    <w:rsid w:val="009B786D"/>
    <w:rsid w:val="009C224C"/>
    <w:rsid w:val="009C5C81"/>
    <w:rsid w:val="009D281F"/>
    <w:rsid w:val="009D4CB1"/>
    <w:rsid w:val="009D61E5"/>
    <w:rsid w:val="009D67DC"/>
    <w:rsid w:val="009F0B2B"/>
    <w:rsid w:val="009F4485"/>
    <w:rsid w:val="00A0722A"/>
    <w:rsid w:val="00A11327"/>
    <w:rsid w:val="00A21854"/>
    <w:rsid w:val="00A25F4A"/>
    <w:rsid w:val="00A267A1"/>
    <w:rsid w:val="00A333F5"/>
    <w:rsid w:val="00A412F7"/>
    <w:rsid w:val="00A45067"/>
    <w:rsid w:val="00A63223"/>
    <w:rsid w:val="00A6605F"/>
    <w:rsid w:val="00A668F7"/>
    <w:rsid w:val="00A75741"/>
    <w:rsid w:val="00A75BC8"/>
    <w:rsid w:val="00A8466B"/>
    <w:rsid w:val="00A939AB"/>
    <w:rsid w:val="00AA17C4"/>
    <w:rsid w:val="00AA1D08"/>
    <w:rsid w:val="00AB01F4"/>
    <w:rsid w:val="00AB27DB"/>
    <w:rsid w:val="00AB54FE"/>
    <w:rsid w:val="00AB7C30"/>
    <w:rsid w:val="00AC0620"/>
    <w:rsid w:val="00AC7D6B"/>
    <w:rsid w:val="00AD0322"/>
    <w:rsid w:val="00AE61C3"/>
    <w:rsid w:val="00AF71AB"/>
    <w:rsid w:val="00B061D2"/>
    <w:rsid w:val="00B10051"/>
    <w:rsid w:val="00B176B9"/>
    <w:rsid w:val="00B23864"/>
    <w:rsid w:val="00B315B3"/>
    <w:rsid w:val="00B3168E"/>
    <w:rsid w:val="00B34889"/>
    <w:rsid w:val="00B43346"/>
    <w:rsid w:val="00B43BF7"/>
    <w:rsid w:val="00B43E2D"/>
    <w:rsid w:val="00B4673E"/>
    <w:rsid w:val="00B471A5"/>
    <w:rsid w:val="00B7077C"/>
    <w:rsid w:val="00B758E2"/>
    <w:rsid w:val="00B76ED6"/>
    <w:rsid w:val="00B772FE"/>
    <w:rsid w:val="00B857EF"/>
    <w:rsid w:val="00B92746"/>
    <w:rsid w:val="00B9426D"/>
    <w:rsid w:val="00BA1916"/>
    <w:rsid w:val="00BA1E8F"/>
    <w:rsid w:val="00BC472F"/>
    <w:rsid w:val="00BD1D7F"/>
    <w:rsid w:val="00BD525D"/>
    <w:rsid w:val="00BE17E3"/>
    <w:rsid w:val="00BE2455"/>
    <w:rsid w:val="00BE6B1F"/>
    <w:rsid w:val="00BF0FE9"/>
    <w:rsid w:val="00C0554E"/>
    <w:rsid w:val="00C1015F"/>
    <w:rsid w:val="00C1161D"/>
    <w:rsid w:val="00C15C6F"/>
    <w:rsid w:val="00C36E2A"/>
    <w:rsid w:val="00C37480"/>
    <w:rsid w:val="00C52357"/>
    <w:rsid w:val="00C53577"/>
    <w:rsid w:val="00C53C01"/>
    <w:rsid w:val="00C66EBC"/>
    <w:rsid w:val="00C676F4"/>
    <w:rsid w:val="00C76DBC"/>
    <w:rsid w:val="00C8064F"/>
    <w:rsid w:val="00C810D2"/>
    <w:rsid w:val="00C94226"/>
    <w:rsid w:val="00CA2F55"/>
    <w:rsid w:val="00CB3676"/>
    <w:rsid w:val="00CB3ED7"/>
    <w:rsid w:val="00CB4F5A"/>
    <w:rsid w:val="00CE549D"/>
    <w:rsid w:val="00CF3C30"/>
    <w:rsid w:val="00CF7052"/>
    <w:rsid w:val="00D12A5E"/>
    <w:rsid w:val="00D130E0"/>
    <w:rsid w:val="00D13B3D"/>
    <w:rsid w:val="00D14966"/>
    <w:rsid w:val="00D25584"/>
    <w:rsid w:val="00D31229"/>
    <w:rsid w:val="00D31CDD"/>
    <w:rsid w:val="00D53CFE"/>
    <w:rsid w:val="00D53F8A"/>
    <w:rsid w:val="00D637E9"/>
    <w:rsid w:val="00D72278"/>
    <w:rsid w:val="00D80023"/>
    <w:rsid w:val="00D83CDC"/>
    <w:rsid w:val="00D8752D"/>
    <w:rsid w:val="00D9475B"/>
    <w:rsid w:val="00DA13FC"/>
    <w:rsid w:val="00DA1A1A"/>
    <w:rsid w:val="00DB58ED"/>
    <w:rsid w:val="00DD4DF6"/>
    <w:rsid w:val="00DE5F85"/>
    <w:rsid w:val="00E164CC"/>
    <w:rsid w:val="00E21346"/>
    <w:rsid w:val="00E3124A"/>
    <w:rsid w:val="00E3151E"/>
    <w:rsid w:val="00E31E9E"/>
    <w:rsid w:val="00E3549A"/>
    <w:rsid w:val="00E355D6"/>
    <w:rsid w:val="00E37C46"/>
    <w:rsid w:val="00E40642"/>
    <w:rsid w:val="00E4730C"/>
    <w:rsid w:val="00E60073"/>
    <w:rsid w:val="00E60DBC"/>
    <w:rsid w:val="00E64ACD"/>
    <w:rsid w:val="00E66E49"/>
    <w:rsid w:val="00E81113"/>
    <w:rsid w:val="00E85824"/>
    <w:rsid w:val="00E97508"/>
    <w:rsid w:val="00EA0310"/>
    <w:rsid w:val="00EA3F95"/>
    <w:rsid w:val="00EA4202"/>
    <w:rsid w:val="00EA796E"/>
    <w:rsid w:val="00EB34CD"/>
    <w:rsid w:val="00EB78D5"/>
    <w:rsid w:val="00EC26B4"/>
    <w:rsid w:val="00ED71BE"/>
    <w:rsid w:val="00F1527D"/>
    <w:rsid w:val="00F17261"/>
    <w:rsid w:val="00F2230B"/>
    <w:rsid w:val="00F30FB5"/>
    <w:rsid w:val="00F318B9"/>
    <w:rsid w:val="00F81698"/>
    <w:rsid w:val="00F920B5"/>
    <w:rsid w:val="00F93515"/>
    <w:rsid w:val="00F95657"/>
    <w:rsid w:val="00FA371A"/>
    <w:rsid w:val="00FB7D74"/>
    <w:rsid w:val="00FC7731"/>
    <w:rsid w:val="00FD24E8"/>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F3DF45F8-3E51-4AFB-B689-226D7745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6.sv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3168</Words>
  <Characters>18058</Characters>
  <Application>Microsoft Office Word</Application>
  <DocSecurity>0</DocSecurity>
  <Lines>150</Lines>
  <Paragraphs>42</Paragraphs>
  <ScaleCrop>false</ScaleCrop>
  <Company/>
  <LinksUpToDate>false</LinksUpToDate>
  <CharactersWithSpaces>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10</cp:revision>
  <cp:lastPrinted>2025-11-13T03:02:00Z</cp:lastPrinted>
  <dcterms:created xsi:type="dcterms:W3CDTF">2026-01-31T13:04:00Z</dcterms:created>
  <dcterms:modified xsi:type="dcterms:W3CDTF">2026-02-01T06:23:00Z</dcterms:modified>
</cp:coreProperties>
</file>