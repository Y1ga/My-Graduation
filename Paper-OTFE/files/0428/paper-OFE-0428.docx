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7A8A4EB" w:rsidR="004D0289" w:rsidRPr="00632FE5" w:rsidRDefault="003C7438" w:rsidP="00AA1D08">
      <w:pPr>
        <w:jc w:val="center"/>
        <w:rPr>
          <w:rFonts w:eastAsiaTheme="minorEastAsia" w:cstheme="minorBidi"/>
          <w:spacing w:val="0"/>
          <w:kern w:val="2"/>
          <w:sz w:val="22"/>
          <w:szCs w:val="22"/>
          <w:lang w:eastAsia="zh-CN"/>
        </w:rPr>
      </w:pPr>
      <w:r>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computational </w:t>
      </w:r>
      <w:r>
        <w:rPr>
          <w:rFonts w:eastAsiaTheme="minorEastAsia" w:cstheme="minorBidi"/>
          <w:spacing w:val="0"/>
          <w:kern w:val="2"/>
          <w:sz w:val="22"/>
          <w:szCs w:val="22"/>
          <w:lang w:eastAsia="zh-CN"/>
        </w:rPr>
        <w:t>spectral sensing via orthogonal frequency encoding</w:t>
      </w:r>
    </w:p>
    <w:p w14:paraId="398FFB4D" w14:textId="3CB8259E" w:rsidR="00FA371A" w:rsidRPr="00FA371A" w:rsidRDefault="00FA371A" w:rsidP="00632FE5">
      <w:pPr>
        <w:spacing w:line="360" w:lineRule="auto"/>
        <w:jc w:val="both"/>
        <w:rPr>
          <w:sz w:val="22"/>
          <w:szCs w:val="22"/>
        </w:rPr>
      </w:pPr>
      <w:r>
        <w:rPr>
          <w:sz w:val="22"/>
          <w:szCs w:val="22"/>
        </w:rPr>
        <w:t>Yijia Zeng</w:t>
      </w:r>
      <w:r>
        <w:rPr>
          <w:rFonts w:eastAsiaTheme="minorEastAsia" w:hint="eastAsia"/>
          <w:sz w:val="22"/>
          <w:szCs w:val="22"/>
          <w:vertAlign w:val="superscript"/>
          <w:lang w:eastAsia="zh-CN"/>
        </w:rPr>
        <w:t>1</w:t>
      </w:r>
      <w:r>
        <w:rPr>
          <w:rFonts w:eastAsiaTheme="minorEastAsia" w:hint="eastAsia"/>
          <w:sz w:val="22"/>
          <w:szCs w:val="22"/>
          <w:lang w:eastAsia="zh-CN"/>
        </w:rPr>
        <w:t>, Zhi Zhang</w:t>
      </w:r>
      <w:r>
        <w:rPr>
          <w:rFonts w:eastAsiaTheme="minorEastAsia" w:hint="eastAsia"/>
          <w:sz w:val="22"/>
          <w:szCs w:val="22"/>
          <w:vertAlign w:val="superscript"/>
          <w:lang w:eastAsia="zh-CN"/>
        </w:rPr>
        <w:t>1</w:t>
      </w:r>
      <w:r>
        <w:rPr>
          <w:rFonts w:eastAsiaTheme="minorEastAsia" w:hint="eastAsia"/>
          <w:sz w:val="22"/>
          <w:szCs w:val="22"/>
          <w:lang w:eastAsia="zh-CN"/>
        </w:rPr>
        <w:t>, Quanzhou Long</w:t>
      </w:r>
      <w:r>
        <w:rPr>
          <w:rFonts w:eastAsiaTheme="minorEastAsia" w:hint="eastAsia"/>
          <w:sz w:val="22"/>
          <w:szCs w:val="22"/>
          <w:vertAlign w:val="superscript"/>
          <w:lang w:eastAsia="zh-CN"/>
        </w:rPr>
        <w:t>1</w:t>
      </w:r>
      <w:r>
        <w:rPr>
          <w:rFonts w:eastAsiaTheme="minorEastAsia" w:hint="eastAsia"/>
          <w:sz w:val="22"/>
          <w:szCs w:val="22"/>
          <w:lang w:eastAsia="zh-CN"/>
        </w:rPr>
        <w:t>, Yafan Jin</w:t>
      </w:r>
      <w:r>
        <w:rPr>
          <w:rFonts w:eastAsiaTheme="minorEastAsia"/>
          <w:sz w:val="22"/>
          <w:szCs w:val="22"/>
          <w:vertAlign w:val="superscript"/>
          <w:lang w:eastAsia="zh-CN"/>
        </w:rPr>
        <w:t>1</w:t>
      </w:r>
      <w:r>
        <w:rPr>
          <w:rFonts w:eastAsiaTheme="minorEastAsia" w:hint="eastAsia"/>
          <w:sz w:val="22"/>
          <w:szCs w:val="22"/>
          <w:lang w:eastAsia="zh-CN"/>
        </w:rPr>
        <w:t>, Zijian Lin</w:t>
      </w:r>
      <w:r>
        <w:rPr>
          <w:rFonts w:eastAsiaTheme="minorEastAsia" w:hint="eastAsia"/>
          <w:sz w:val="22"/>
          <w:szCs w:val="22"/>
          <w:vertAlign w:val="superscript"/>
          <w:lang w:eastAsia="zh-CN"/>
        </w:rPr>
        <w:t>1</w:t>
      </w:r>
      <w:r>
        <w:rPr>
          <w:rFonts w:eastAsiaTheme="minorEastAsia" w:hint="eastAsia"/>
          <w:sz w:val="22"/>
          <w:szCs w:val="22"/>
          <w:lang w:eastAsia="zh-CN"/>
        </w:rPr>
        <w:t>, Feng Zhou</w:t>
      </w:r>
      <w:r>
        <w:rPr>
          <w:rFonts w:eastAsiaTheme="minorEastAsia"/>
          <w:sz w:val="22"/>
          <w:szCs w:val="22"/>
          <w:vertAlign w:val="superscript"/>
          <w:lang w:eastAsia="zh-CN"/>
        </w:rPr>
        <w:t>1</w:t>
      </w:r>
      <w:r>
        <w:rPr>
          <w:rFonts w:eastAsiaTheme="minorEastAsia" w:hint="eastAsia"/>
          <w:sz w:val="22"/>
          <w:szCs w:val="22"/>
          <w:lang w:eastAsia="zh-CN"/>
        </w:rPr>
        <w:t xml:space="preserve">, </w:t>
      </w:r>
      <w:r>
        <w:rPr>
          <w:rFonts w:hint="eastAsia"/>
          <w:sz w:val="22"/>
          <w:szCs w:val="22"/>
        </w:rPr>
        <w:t>Tingbiao Guo</w:t>
      </w:r>
      <w:r>
        <w:rPr>
          <w:rFonts w:eastAsiaTheme="minorEastAsia" w:hint="eastAsia"/>
          <w:sz w:val="22"/>
          <w:szCs w:val="22"/>
          <w:vertAlign w:val="superscript"/>
          <w:lang w:eastAsia="zh-CN"/>
        </w:rPr>
        <w:t>1</w:t>
      </w:r>
      <w:r>
        <w:rPr>
          <w:rFonts w:eastAsiaTheme="minorEastAsia"/>
          <w:sz w:val="22"/>
          <w:szCs w:val="22"/>
          <w:vertAlign w:val="superscript"/>
          <w:lang w:eastAsia="zh-CN"/>
        </w:rPr>
        <w:t>,</w:t>
      </w:r>
      <w:r>
        <w:rPr>
          <w:rFonts w:eastAsiaTheme="minorEastAsia" w:hint="eastAsia"/>
          <w:sz w:val="22"/>
          <w:szCs w:val="22"/>
          <w:vertAlign w:val="superscript"/>
          <w:lang w:eastAsia="zh-CN"/>
        </w:rPr>
        <w:t>2,</w:t>
      </w:r>
      <w:r>
        <w:rPr>
          <w:rFonts w:hint="eastAsia"/>
          <w:sz w:val="22"/>
          <w:szCs w:val="22"/>
        </w:rPr>
        <w:t>*, Sailing He</w:t>
      </w:r>
      <w:r>
        <w:rPr>
          <w:rFonts w:eastAsiaTheme="minorEastAsia" w:hint="eastAsia"/>
          <w:sz w:val="22"/>
          <w:szCs w:val="22"/>
          <w:vertAlign w:val="superscript"/>
          <w:lang w:eastAsia="zh-CN"/>
        </w:rPr>
        <w:t>1,2,3,</w:t>
      </w:r>
      <w:r>
        <w:rPr>
          <w:rFonts w:hint="eastAsia"/>
          <w:sz w:val="22"/>
          <w:szCs w:val="22"/>
        </w:rPr>
        <w:t>*</w:t>
      </w:r>
    </w:p>
    <w:p w14:paraId="63A8943C" w14:textId="77777777" w:rsidR="00FA371A" w:rsidRPr="00406D42" w:rsidRDefault="00FA371A" w:rsidP="00FA371A">
      <w:pPr>
        <w:pStyle w:val="03AuthorAffiliation"/>
        <w:spacing w:line="360" w:lineRule="auto"/>
        <w:jc w:val="both"/>
        <w:rPr>
          <w:rFonts w:eastAsia="宋体" w:cs="宋体"/>
          <w:i w:val="0"/>
          <w:spacing w:val="0"/>
          <w:sz w:val="21"/>
          <w:szCs w:val="21"/>
          <w:lang w:eastAsia="zh-CN"/>
        </w:rPr>
      </w:pPr>
      <w:r>
        <w:rPr>
          <w:rFonts w:eastAsia="宋体" w:cs="宋体"/>
          <w:i w:val="0"/>
          <w:spacing w:val="0"/>
          <w:sz w:val="21"/>
          <w:szCs w:val="21"/>
          <w:lang w:eastAsia="zh-CN"/>
        </w:rPr>
        <w:t xml:space="preserve">1 Centre for Optical and Electromagnetic Research, National Engineering Research Center for Optical Instruments, College of Optical Science and Engineering, Zhejiang University, Hangzhou, </w:t>
      </w:r>
      <w:r>
        <w:rPr>
          <w:rFonts w:eastAsia="宋体" w:cs="宋体" w:hint="eastAsia"/>
          <w:i w:val="0"/>
          <w:spacing w:val="0"/>
          <w:sz w:val="21"/>
          <w:szCs w:val="21"/>
          <w:lang w:eastAsia="zh-CN"/>
        </w:rPr>
        <w:t xml:space="preserve">Zhejiang, </w:t>
      </w:r>
      <w:r>
        <w:rPr>
          <w:rFonts w:eastAsia="宋体" w:cs="宋体"/>
          <w:i w:val="0"/>
          <w:spacing w:val="0"/>
          <w:sz w:val="21"/>
          <w:szCs w:val="21"/>
          <w:lang w:eastAsia="zh-CN"/>
        </w:rPr>
        <w:t>China</w:t>
      </w:r>
    </w:p>
    <w:p w14:paraId="7669F534" w14:textId="501F6B75" w:rsidR="008A0B0C" w:rsidRPr="00406D42" w:rsidRDefault="008A0B0C" w:rsidP="00632FE5">
      <w:pPr>
        <w:rPr>
          <w:rFonts w:eastAsia="宋体" w:cs="宋体"/>
          <w:spacing w:val="0"/>
          <w:sz w:val="21"/>
          <w:szCs w:val="21"/>
          <w:lang w:eastAsia="zh-CN"/>
        </w:rPr>
      </w:pPr>
      <w:r>
        <w:rPr>
          <w:rFonts w:eastAsia="宋体" w:cs="宋体" w:hint="eastAsia"/>
          <w:spacing w:val="0"/>
          <w:sz w:val="21"/>
          <w:szCs w:val="21"/>
          <w:lang w:eastAsia="zh-CN"/>
        </w:rPr>
        <w:t xml:space="preserve">2 </w:t>
      </w:r>
      <w:r>
        <w:rPr>
          <w:rFonts w:eastAsia="宋体" w:cs="宋体"/>
          <w:spacing w:val="0"/>
          <w:sz w:val="21"/>
          <w:szCs w:val="21"/>
          <w:lang w:eastAsia="zh-CN"/>
        </w:rPr>
        <w:t>Institute of Fundamental and Transdisciplinary Research, Zhejiang University, Hangzhou, Zhejiang, China</w:t>
      </w:r>
    </w:p>
    <w:p w14:paraId="554BA4C7" w14:textId="10931A70" w:rsidR="00FA371A" w:rsidRPr="00406D42" w:rsidRDefault="008A0B0C" w:rsidP="00FA371A">
      <w:pPr>
        <w:pStyle w:val="AuthorsFull"/>
        <w:spacing w:line="360" w:lineRule="auto"/>
        <w:jc w:val="both"/>
        <w:rPr>
          <w:rFonts w:eastAsia="宋体" w:cs="宋体"/>
          <w:i w:val="0"/>
          <w:sz w:val="21"/>
          <w:szCs w:val="21"/>
          <w:lang w:eastAsia="zh-CN"/>
        </w:rPr>
      </w:pPr>
      <w:r>
        <w:rPr>
          <w:rFonts w:eastAsia="宋体" w:cs="宋体" w:hint="eastAsia"/>
          <w:i w:val="0"/>
          <w:sz w:val="21"/>
          <w:szCs w:val="21"/>
          <w:lang w:eastAsia="zh-CN"/>
        </w:rPr>
        <w:t xml:space="preserve">3 </w:t>
      </w:r>
      <w:r>
        <w:rPr>
          <w:rFonts w:eastAsia="宋体" w:cs="宋体"/>
          <w:i w:val="0"/>
          <w:sz w:val="21"/>
          <w:szCs w:val="21"/>
          <w:lang w:eastAsia="zh-CN"/>
        </w:rPr>
        <w:t>Department of Electromagnetic Engineering, School of Electrical Engineering, Royal Institute of Technology, Stockholm S-10044, Sweden</w:t>
      </w:r>
    </w:p>
    <w:p w14:paraId="51FD3E1C" w14:textId="77777777" w:rsidR="00FA371A" w:rsidRPr="00406D42" w:rsidRDefault="00FA371A" w:rsidP="00FA371A">
      <w:pPr>
        <w:pStyle w:val="03AuthorAffiliation"/>
        <w:spacing w:line="360" w:lineRule="auto"/>
        <w:jc w:val="both"/>
        <w:rPr>
          <w:rFonts w:eastAsia="宋体" w:cs="宋体"/>
          <w:i w:val="0"/>
          <w:spacing w:val="0"/>
          <w:sz w:val="21"/>
          <w:szCs w:val="21"/>
          <w:lang w:eastAsia="zh-CN"/>
        </w:rPr>
      </w:pPr>
      <w:r>
        <w:rPr>
          <w:rFonts w:eastAsia="宋体" w:cs="宋体"/>
          <w:i w:val="0"/>
          <w:spacing w:val="0"/>
          <w:sz w:val="21"/>
          <w:szCs w:val="21"/>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Pr>
          <w:rFonts w:eastAsia="宋体" w:cs="宋体" w:hint="eastAsia"/>
          <w:b/>
          <w:bCs/>
          <w:spacing w:val="0"/>
          <w:sz w:val="21"/>
          <w:szCs w:val="21"/>
          <w:lang w:eastAsia="zh-CN"/>
        </w:rPr>
        <w:t>Abstract</w:t>
      </w:r>
    </w:p>
    <w:p w14:paraId="2820ABA6" w14:textId="24DA1F9A" w:rsidR="0053371F" w:rsidRDefault="009636F3" w:rsidP="00512A7C">
      <w:pPr>
        <w:jc w:val="both"/>
        <w:rPr>
          <w:rFonts w:eastAsia="宋体" w:cs="宋体"/>
          <w:spacing w:val="0"/>
          <w:sz w:val="21"/>
          <w:szCs w:val="21"/>
          <w:lang w:eastAsia="zh-CN"/>
        </w:rPr>
      </w:pPr>
      <w:r>
        <w:rPr>
          <w:rFonts w:eastAsia="宋体" w:cs="宋体"/>
          <w:spacing w:val="0"/>
          <w:sz w:val="21"/>
          <w:szCs w:val="21"/>
          <w:lang w:eastAsia="zh-CN"/>
        </w:rPr>
        <w:t xml:space="preserve">High-fidelity spectroscopy in real-world environments is limited by ambient interference and the inherent trade-off between acquisition speed and signal-to-noise ratio (SNR). Conventional time-division multiplexing approaches often fail as they lack intrinsic mechanisms to decouple target signals from background illumination. Here, we propose </w:t>
      </w:r>
      <w:r>
        <w:rPr>
          <w:rFonts w:eastAsia="宋体" w:cs="宋体" w:hint="eastAsia"/>
          <w:spacing w:val="0"/>
          <w:sz w:val="21"/>
          <w:szCs w:val="21"/>
          <w:lang w:eastAsia="zh-CN"/>
        </w:rPr>
        <w:t>o</w:t>
      </w:r>
      <w:r>
        <w:rPr>
          <w:rFonts w:eastAsia="宋体" w:cs="宋体"/>
          <w:spacing w:val="0"/>
          <w:sz w:val="21"/>
          <w:szCs w:val="21"/>
          <w:lang w:eastAsia="zh-CN"/>
        </w:rPr>
        <w:t xml:space="preserve">rthogonal </w:t>
      </w:r>
      <w:r>
        <w:rPr>
          <w:rFonts w:eastAsia="宋体" w:cs="宋体" w:hint="eastAsia"/>
          <w:spacing w:val="0"/>
          <w:sz w:val="21"/>
          <w:szCs w:val="21"/>
          <w:lang w:eastAsia="zh-CN"/>
        </w:rPr>
        <w:t>f</w:t>
      </w:r>
      <w:r>
        <w:rPr>
          <w:rFonts w:eastAsia="宋体" w:cs="宋体"/>
          <w:spacing w:val="0"/>
          <w:sz w:val="21"/>
          <w:szCs w:val="21"/>
          <w:lang w:eastAsia="zh-CN"/>
        </w:rPr>
        <w:t xml:space="preserve">requency </w:t>
      </w:r>
      <w:r>
        <w:rPr>
          <w:rFonts w:eastAsia="宋体" w:cs="宋体" w:hint="eastAsia"/>
          <w:spacing w:val="0"/>
          <w:sz w:val="21"/>
          <w:szCs w:val="21"/>
          <w:lang w:eastAsia="zh-CN"/>
        </w:rPr>
        <w:t>e</w:t>
      </w:r>
      <w:r>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Pr>
          <w:rFonts w:eastAsia="宋体" w:cs="宋体" w:hint="eastAsia"/>
          <w:spacing w:val="0"/>
          <w:sz w:val="21"/>
          <w:szCs w:val="21"/>
          <w:lang w:eastAsia="zh-CN"/>
        </w:rPr>
        <w:t xml:space="preserve">frequency </w:t>
      </w:r>
      <w:r>
        <w:rPr>
          <w:rFonts w:eastAsia="宋体" w:cs="宋体"/>
          <w:spacing w:val="0"/>
          <w:sz w:val="21"/>
          <w:szCs w:val="21"/>
          <w:lang w:eastAsia="zh-CN"/>
        </w:rPr>
        <w:t xml:space="preserve">kernel, </w:t>
      </w:r>
      <w:r>
        <w:rPr>
          <w:rFonts w:eastAsia="宋体" w:cs="宋体" w:hint="eastAsia"/>
          <w:spacing w:val="0"/>
          <w:sz w:val="21"/>
          <w:szCs w:val="21"/>
          <w:lang w:eastAsia="zh-CN"/>
        </w:rPr>
        <w:t>it</w:t>
      </w:r>
      <w:r>
        <w:rPr>
          <w:rFonts w:eastAsia="宋体" w:cs="宋体"/>
          <w:spacing w:val="0"/>
          <w:sz w:val="21"/>
          <w:szCs w:val="21"/>
          <w:lang w:eastAsia="zh-CN"/>
        </w:rPr>
        <w:t xml:space="preserve"> allocates carriers to </w:t>
      </w:r>
      <w:r>
        <w:rPr>
          <w:rFonts w:eastAsia="宋体" w:cs="宋体" w:hint="eastAsia"/>
          <w:spacing w:val="0"/>
          <w:sz w:val="21"/>
          <w:szCs w:val="21"/>
          <w:lang w:eastAsia="zh-CN"/>
        </w:rPr>
        <w:t xml:space="preserve">frequency </w:t>
      </w:r>
      <w:r>
        <w:rPr>
          <w:rFonts w:eastAsia="宋体" w:cs="宋体"/>
          <w:spacing w:val="0"/>
          <w:sz w:val="21"/>
          <w:szCs w:val="21"/>
          <w:lang w:eastAsia="zh-CN"/>
        </w:rPr>
        <w:t>gaps</w:t>
      </w:r>
      <w:r>
        <w:rPr>
          <w:rFonts w:eastAsia="宋体" w:cs="宋体" w:hint="eastAsia"/>
          <w:spacing w:val="0"/>
          <w:sz w:val="21"/>
          <w:szCs w:val="21"/>
          <w:lang w:eastAsia="zh-CN"/>
        </w:rPr>
        <w:t xml:space="preserve"> </w:t>
      </w:r>
      <w:r>
        <w:rPr>
          <w:rFonts w:eastAsia="宋体" w:cs="宋体"/>
          <w:spacing w:val="0"/>
          <w:sz w:val="21"/>
          <w:szCs w:val="21"/>
          <w:lang w:eastAsia="zh-CN"/>
        </w:rPr>
        <w:t xml:space="preserve">to evade structured environmental noise. </w:t>
      </w:r>
      <w:r>
        <w:rPr>
          <w:rFonts w:eastAsia="宋体" w:cs="宋体" w:hint="eastAsia"/>
          <w:spacing w:val="0"/>
          <w:sz w:val="21"/>
          <w:szCs w:val="21"/>
          <w:lang w:eastAsia="zh-CN"/>
        </w:rPr>
        <w:t xml:space="preserve">As </w:t>
      </w:r>
      <w:r>
        <w:rPr>
          <w:rFonts w:eastAsia="宋体" w:cs="宋体"/>
          <w:spacing w:val="0"/>
          <w:sz w:val="21"/>
          <w:szCs w:val="21"/>
          <w:lang w:eastAsia="zh-CN"/>
        </w:rPr>
        <w:t>proof</w:t>
      </w:r>
      <w:r>
        <w:rPr>
          <w:rFonts w:eastAsia="宋体" w:cs="宋体" w:hint="eastAsia"/>
          <w:spacing w:val="0"/>
          <w:sz w:val="21"/>
          <w:szCs w:val="21"/>
          <w:lang w:eastAsia="zh-CN"/>
        </w:rPr>
        <w:t xml:space="preserve"> of concept, w</w:t>
      </w:r>
      <w:r>
        <w:rPr>
          <w:rFonts w:eastAsia="宋体" w:cs="宋体"/>
          <w:spacing w:val="0"/>
          <w:sz w:val="21"/>
          <w:szCs w:val="21"/>
          <w:lang w:eastAsia="zh-CN"/>
        </w:rPr>
        <w:t xml:space="preserve">e </w:t>
      </w:r>
      <w:r>
        <w:rPr>
          <w:rFonts w:eastAsia="宋体" w:cs="宋体" w:hint="eastAsia"/>
          <w:spacing w:val="0"/>
          <w:sz w:val="21"/>
          <w:szCs w:val="21"/>
          <w:lang w:eastAsia="zh-CN"/>
        </w:rPr>
        <w:t>use a programmable LED array</w:t>
      </w:r>
      <w:r>
        <w:rPr>
          <w:rFonts w:eastAsia="宋体" w:cs="宋体"/>
          <w:spacing w:val="0"/>
          <w:sz w:val="21"/>
          <w:szCs w:val="21"/>
          <w:lang w:eastAsia="zh-CN"/>
        </w:rPr>
        <w:t xml:space="preserve"> </w:t>
      </w:r>
      <w:r>
        <w:rPr>
          <w:rFonts w:eastAsia="宋体" w:cs="宋体" w:hint="eastAsia"/>
          <w:spacing w:val="0"/>
          <w:sz w:val="21"/>
          <w:szCs w:val="21"/>
          <w:lang w:eastAsia="zh-CN"/>
        </w:rPr>
        <w:t xml:space="preserve">to </w:t>
      </w:r>
      <w:r>
        <w:rPr>
          <w:rFonts w:eastAsia="宋体" w:cs="宋体"/>
          <w:spacing w:val="0"/>
          <w:sz w:val="21"/>
          <w:szCs w:val="21"/>
          <w:lang w:eastAsia="zh-CN"/>
        </w:rPr>
        <w:t xml:space="preserve">demonstrate scan-free </w:t>
      </w:r>
      <w:r>
        <w:rPr>
          <w:rFonts w:eastAsia="宋体" w:cs="宋体" w:hint="eastAsia"/>
          <w:spacing w:val="0"/>
          <w:sz w:val="21"/>
          <w:szCs w:val="21"/>
          <w:lang w:eastAsia="zh-CN"/>
        </w:rPr>
        <w:t xml:space="preserve">computational </w:t>
      </w:r>
      <w:r>
        <w:rPr>
          <w:rFonts w:eastAsia="宋体" w:cs="宋体"/>
          <w:spacing w:val="0"/>
          <w:sz w:val="21"/>
          <w:szCs w:val="21"/>
          <w:lang w:eastAsia="zh-CN"/>
        </w:rPr>
        <w:t>spectral reconstruction</w:t>
      </w:r>
      <w:r>
        <w:rPr>
          <w:rFonts w:eastAsia="宋体" w:cs="宋体" w:hint="eastAsia"/>
          <w:spacing w:val="0"/>
          <w:sz w:val="21"/>
          <w:szCs w:val="21"/>
          <w:lang w:eastAsia="zh-CN"/>
        </w:rPr>
        <w:t xml:space="preserve"> based on this framework</w:t>
      </w:r>
      <w:r>
        <w:rPr>
          <w:rFonts w:eastAsia="宋体" w:cs="宋体"/>
          <w:spacing w:val="0"/>
          <w:sz w:val="21"/>
          <w:szCs w:val="21"/>
          <w:lang w:eastAsia="zh-CN"/>
        </w:rPr>
        <w:t>. The system exhibits immunity to high-energy interference</w:t>
      </w:r>
      <w:r>
        <w:rPr>
          <w:rFonts w:eastAsia="宋体" w:cs="宋体" w:hint="eastAsia"/>
          <w:spacing w:val="0"/>
          <w:sz w:val="21"/>
          <w:szCs w:val="21"/>
          <w:lang w:eastAsia="zh-CN"/>
        </w:rPr>
        <w:t xml:space="preserve">, </w:t>
      </w:r>
      <w:r>
        <w:rPr>
          <w:rFonts w:eastAsia="宋体" w:cs="宋体"/>
          <w:spacing w:val="0"/>
          <w:sz w:val="21"/>
          <w:szCs w:val="21"/>
          <w:lang w:eastAsia="zh-CN"/>
        </w:rPr>
        <w:t xml:space="preserve">maintaining high reconstruction fidelity (RMSE </w:t>
      </w:r>
      <w:r w:rsidRPr="00776415">
        <w:rPr>
          <w:rFonts w:eastAsia="宋体"/>
          <w:spacing w:val="0"/>
          <w:sz w:val="21"/>
          <w:szCs w:val="21"/>
          <w:lang w:eastAsia="zh-CN"/>
        </w:rPr>
        <w:t xml:space="preserve">≈ </w:t>
      </w:r>
      <w:r>
        <w:rPr>
          <w:rFonts w:eastAsia="宋体" w:cs="宋体"/>
          <w:spacing w:val="0"/>
          <w:sz w:val="21"/>
          <w:szCs w:val="21"/>
          <w:lang w:eastAsia="zh-CN"/>
        </w:rPr>
        <w:t xml:space="preserve">0.0261) under a modulation SNR of </w:t>
      </w:r>
      <w:r w:rsidR="00776415">
        <w:rPr>
          <w:rFonts w:eastAsia="宋体" w:cs="宋体" w:hint="eastAsia"/>
          <w:spacing w:val="0"/>
          <w:sz w:val="21"/>
          <w:szCs w:val="21"/>
          <w:lang w:eastAsia="zh-CN"/>
        </w:rPr>
        <w:t>-</w:t>
      </w:r>
      <w:r>
        <w:rPr>
          <w:rFonts w:eastAsia="宋体" w:cs="宋体"/>
          <w:spacing w:val="0"/>
          <w:sz w:val="21"/>
          <w:szCs w:val="21"/>
          <w:lang w:eastAsia="zh-CN"/>
        </w:rPr>
        <w:t xml:space="preserve">11.77 dB. This work establishes a fast, low-cost </w:t>
      </w:r>
      <w:r>
        <w:rPr>
          <w:rFonts w:eastAsia="宋体" w:cs="宋体" w:hint="eastAsia"/>
          <w:spacing w:val="0"/>
          <w:sz w:val="21"/>
          <w:szCs w:val="21"/>
          <w:lang w:eastAsia="zh-CN"/>
        </w:rPr>
        <w:t>strategy</w:t>
      </w:r>
      <w:r>
        <w:rPr>
          <w:rFonts w:eastAsia="宋体" w:cs="宋体"/>
          <w:spacing w:val="0"/>
          <w:sz w:val="21"/>
          <w:szCs w:val="21"/>
          <w:lang w:eastAsia="zh-CN"/>
        </w:rPr>
        <w:t xml:space="preserve"> 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Pr>
          <w:rFonts w:eastAsia="宋体" w:cs="宋体" w:hint="eastAsia"/>
          <w:b/>
          <w:bCs/>
          <w:spacing w:val="0"/>
          <w:sz w:val="21"/>
          <w:szCs w:val="21"/>
          <w:lang w:eastAsia="zh-CN"/>
        </w:rPr>
        <w:t>I</w:t>
      </w:r>
      <w:r>
        <w:rPr>
          <w:rFonts w:eastAsia="宋体" w:cs="宋体"/>
          <w:b/>
          <w:bCs/>
          <w:spacing w:val="0"/>
          <w:sz w:val="21"/>
          <w:szCs w:val="21"/>
          <w:lang w:eastAsia="zh-CN"/>
        </w:rPr>
        <w:t>ntroduction</w:t>
      </w:r>
    </w:p>
    <w:p w14:paraId="3CFD4800" w14:textId="59B38A68" w:rsidR="00335F30" w:rsidRPr="00FA371A" w:rsidRDefault="00335F30" w:rsidP="00512A7C">
      <w:pPr>
        <w:jc w:val="both"/>
        <w:rPr>
          <w:rFonts w:eastAsia="宋体" w:cs="宋体"/>
          <w:spacing w:val="0"/>
          <w:sz w:val="21"/>
          <w:szCs w:val="21"/>
          <w:lang w:eastAsia="zh-CN"/>
        </w:rPr>
      </w:pPr>
      <w:r>
        <w:rPr>
          <w:rFonts w:eastAsia="宋体" w:cs="宋体"/>
          <w:spacing w:val="0"/>
          <w:sz w:val="21"/>
          <w:szCs w:val="21"/>
          <w:lang w:eastAsia="zh-CN"/>
        </w:rPr>
        <w:t>Spectroscopic sensing is a</w:t>
      </w:r>
      <w:r>
        <w:rPr>
          <w:rFonts w:eastAsia="宋体" w:cs="宋体" w:hint="eastAsia"/>
          <w:spacing w:val="0"/>
          <w:sz w:val="21"/>
          <w:szCs w:val="21"/>
          <w:lang w:eastAsia="zh-CN"/>
        </w:rPr>
        <w:t>n</w:t>
      </w:r>
      <w:r>
        <w:rPr>
          <w:rFonts w:eastAsia="宋体" w:cs="宋体"/>
          <w:spacing w:val="0"/>
          <w:sz w:val="21"/>
          <w:szCs w:val="21"/>
          <w:lang w:eastAsia="zh-CN"/>
        </w:rPr>
        <w:t xml:space="preserve"> </w:t>
      </w:r>
      <w:r>
        <w:rPr>
          <w:rFonts w:eastAsia="宋体" w:cs="宋体" w:hint="eastAsia"/>
          <w:spacing w:val="0"/>
          <w:sz w:val="21"/>
          <w:szCs w:val="21"/>
          <w:lang w:eastAsia="zh-CN"/>
        </w:rPr>
        <w:t>essential</w:t>
      </w:r>
      <w:r>
        <w:rPr>
          <w:rFonts w:eastAsia="宋体" w:cs="宋体"/>
          <w:spacing w:val="0"/>
          <w:sz w:val="21"/>
          <w:szCs w:val="21"/>
          <w:lang w:eastAsia="zh-CN"/>
        </w:rPr>
        <w:t xml:space="preserve"> technology across diverse disciplines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_Ref225085922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w:t>
      </w:r>
      <w:r>
        <w:rPr>
          <w:rFonts w:eastAsia="宋体" w:cs="宋体"/>
          <w:spacing w:val="0"/>
          <w:sz w:val="21"/>
          <w:szCs w:val="21"/>
          <w:lang w:eastAsia="zh-CN"/>
        </w:rPr>
        <w:fldChar w:fldCharType="end"/>
      </w:r>
      <w:r>
        <w:rPr>
          <w:rFonts w:eastAsia="宋体" w:cs="宋体"/>
          <w:spacing w:val="0"/>
          <w:sz w:val="21"/>
          <w:szCs w:val="21"/>
          <w:lang w:eastAsia="zh-CN"/>
        </w:rPr>
        <w:t>, with applications in precision agriculture</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_Ref225085940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[2]</w:t>
      </w:r>
      <w:r>
        <w:rPr>
          <w:rFonts w:eastAsia="宋体" w:cs="宋体"/>
          <w:spacing w:val="0"/>
          <w:sz w:val="21"/>
          <w:szCs w:val="21"/>
          <w:lang w:eastAsia="zh-CN"/>
        </w:rPr>
        <w:fldChar w:fldCharType="end"/>
      </w:r>
      <w:r>
        <w:rPr>
          <w:rFonts w:eastAsia="宋体" w:cs="宋体"/>
          <w:spacing w:val="0"/>
          <w:sz w:val="21"/>
          <w:szCs w:val="21"/>
          <w:lang w:eastAsia="zh-CN"/>
        </w:rPr>
        <w:t>, environmental monitoring</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_Ref225085943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[3]</w:t>
      </w:r>
      <w:r>
        <w:rPr>
          <w:rFonts w:eastAsia="宋体" w:cs="宋体"/>
          <w:spacing w:val="0"/>
          <w:sz w:val="21"/>
          <w:szCs w:val="21"/>
          <w:lang w:eastAsia="zh-CN"/>
        </w:rPr>
        <w:fldChar w:fldCharType="end"/>
      </w:r>
      <w:r>
        <w:rPr>
          <w:rFonts w:eastAsia="宋体" w:cs="宋体"/>
          <w:spacing w:val="0"/>
          <w:sz w:val="21"/>
          <w:szCs w:val="21"/>
          <w:lang w:eastAsia="zh-CN"/>
        </w:rPr>
        <w:t>, and clinical diagnostics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_Ref225085948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[4]</w:t>
      </w:r>
      <w:r>
        <w:rPr>
          <w:rFonts w:eastAsia="宋体" w:cs="宋体"/>
          <w:spacing w:val="0"/>
          <w:sz w:val="21"/>
          <w:szCs w:val="21"/>
          <w:lang w:eastAsia="zh-CN"/>
        </w:rPr>
        <w:fldChar w:fldCharType="end"/>
      </w:r>
      <w:r>
        <w:rPr>
          <w:rFonts w:eastAsia="宋体" w:cs="宋体"/>
          <w:spacing w:val="0"/>
          <w:sz w:val="21"/>
          <w:szCs w:val="21"/>
          <w:lang w:eastAsia="zh-CN"/>
        </w:rPr>
        <w:t>. However, achieving</w:t>
      </w:r>
      <w:r>
        <w:rPr>
          <w:rFonts w:eastAsia="宋体" w:cs="宋体" w:hint="eastAsia"/>
          <w:spacing w:val="0"/>
          <w:sz w:val="21"/>
          <w:szCs w:val="21"/>
          <w:lang w:eastAsia="zh-CN"/>
        </w:rPr>
        <w:t xml:space="preserve"> </w:t>
      </w:r>
      <w:r>
        <w:rPr>
          <w:rFonts w:eastAsia="宋体" w:cs="宋体"/>
          <w:spacing w:val="0"/>
          <w:sz w:val="21"/>
          <w:szCs w:val="21"/>
          <w:lang w:eastAsia="zh-CN"/>
        </w:rPr>
        <w:t>high-fidelity spectroscopy in real-world environments remains a challenge</w:t>
      </w:r>
      <w:r>
        <w:rPr>
          <w:rFonts w:eastAsia="宋体" w:cs="宋体" w:hint="eastAsia"/>
          <w:spacing w:val="0"/>
          <w:sz w:val="21"/>
          <w:szCs w:val="21"/>
          <w:lang w:eastAsia="zh-CN"/>
        </w:rPr>
        <w:t xml:space="preserve"> </w:t>
      </w:r>
      <w:r>
        <w:rPr>
          <w:rFonts w:eastAsia="宋体" w:cs="宋体"/>
          <w:spacing w:val="0"/>
          <w:sz w:val="21"/>
          <w:szCs w:val="21"/>
          <w:lang w:eastAsia="zh-CN"/>
        </w:rPr>
        <w:t>due to</w:t>
      </w:r>
      <w:r>
        <w:rPr>
          <w:rFonts w:eastAsia="宋体" w:cs="宋体" w:hint="eastAsia"/>
          <w:spacing w:val="0"/>
          <w:sz w:val="21"/>
          <w:szCs w:val="21"/>
          <w:lang w:eastAsia="zh-CN"/>
        </w:rPr>
        <w:t xml:space="preserve"> </w:t>
      </w:r>
      <w:r>
        <w:rPr>
          <w:rFonts w:eastAsia="宋体" w:cs="宋体"/>
          <w:spacing w:val="0"/>
          <w:sz w:val="21"/>
          <w:szCs w:val="21"/>
          <w:lang w:eastAsia="zh-CN"/>
        </w:rPr>
        <w:t>ambient interference. Conventional dispersive spectrometers based on gratings or prisms are not only compromised by bulky form factors and high costs but also inherently constrained by the need for narrow entrance slits, which limits optical throughput</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_Ref225085959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[5]</w:t>
      </w:r>
      <w:r>
        <w:rPr>
          <w:rFonts w:eastAsia="宋体" w:cs="宋体"/>
          <w:spacing w:val="0"/>
          <w:sz w:val="21"/>
          <w:szCs w:val="21"/>
          <w:lang w:eastAsia="zh-CN"/>
        </w:rPr>
        <w:fldChar w:fldCharType="end"/>
      </w:r>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More</w:t>
      </w:r>
      <w:r>
        <w:rPr>
          <w:rFonts w:eastAsia="宋体" w:cs="宋体" w:hint="eastAsia"/>
          <w:spacing w:val="0"/>
          <w:sz w:val="21"/>
          <w:szCs w:val="21"/>
          <w:lang w:eastAsia="zh-CN"/>
        </w:rPr>
        <w:t>over</w:t>
      </w:r>
      <w:r>
        <w:rPr>
          <w:rFonts w:eastAsia="宋体" w:cs="宋体"/>
          <w:spacing w:val="0"/>
          <w:sz w:val="21"/>
          <w:szCs w:val="21"/>
          <w:lang w:eastAsia="zh-CN"/>
        </w:rPr>
        <w:t>, these systems indiscriminately accumulate total photon flux due to a lack of intrinsic mechanisms to decouple the target signal from background illumination.</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_Ref225085964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[6]</w:t>
      </w:r>
      <w:r>
        <w:rPr>
          <w:rFonts w:eastAsia="宋体" w:cs="宋体"/>
          <w:spacing w:val="0"/>
          <w:sz w:val="21"/>
          <w:szCs w:val="21"/>
          <w:lang w:eastAsia="zh-CN"/>
        </w:rPr>
        <w:fldChar w:fldCharType="end"/>
      </w:r>
      <w:r>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57D19AE9" w:rsidR="00704062" w:rsidRPr="00FA371A" w:rsidRDefault="00335F30" w:rsidP="00512A7C">
      <w:pPr>
        <w:jc w:val="both"/>
        <w:rPr>
          <w:rFonts w:eastAsia="宋体" w:cs="宋体"/>
          <w:spacing w:val="0"/>
          <w:sz w:val="21"/>
          <w:szCs w:val="21"/>
          <w:lang w:eastAsia="zh-CN"/>
        </w:rPr>
      </w:pPr>
      <w:r>
        <w:rPr>
          <w:rFonts w:eastAsia="宋体" w:cs="宋体"/>
          <w:spacing w:val="0"/>
          <w:sz w:val="21"/>
          <w:szCs w:val="21"/>
          <w:lang w:eastAsia="zh-CN"/>
        </w:rPr>
        <w:tab/>
        <w:t>Computational spectroscopy can overcome these physical limitations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_Ref225086333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[7]</w:t>
      </w:r>
      <w:r>
        <w:rPr>
          <w:rFonts w:eastAsia="宋体" w:cs="宋体"/>
          <w:spacing w:val="0"/>
          <w:sz w:val="21"/>
          <w:szCs w:val="21"/>
          <w:lang w:eastAsia="zh-CN"/>
        </w:rPr>
        <w:fldChar w:fldCharType="end"/>
      </w:r>
      <w:r>
        <w:rPr>
          <w:rFonts w:eastAsia="宋体" w:cs="宋体"/>
          <w:spacing w:val="0"/>
          <w:sz w:val="21"/>
          <w:szCs w:val="21"/>
          <w:lang w:eastAsia="zh-CN"/>
        </w:rPr>
        <w:t xml:space="preserve">. </w:t>
      </w:r>
      <w:r>
        <w:rPr>
          <w:rFonts w:eastAsia="宋体" w:cs="宋体" w:hint="eastAsia"/>
          <w:spacing w:val="0"/>
          <w:sz w:val="21"/>
          <w:szCs w:val="21"/>
          <w:lang w:eastAsia="zh-CN"/>
        </w:rPr>
        <w:t>E</w:t>
      </w:r>
      <w:r>
        <w:rPr>
          <w:rFonts w:eastAsia="宋体" w:cs="宋体"/>
          <w:spacing w:val="0"/>
          <w:sz w:val="21"/>
          <w:szCs w:val="21"/>
          <w:lang w:eastAsia="zh-CN"/>
        </w:rPr>
        <w:t xml:space="preserve">xisting </w:t>
      </w:r>
      <w:r>
        <w:rPr>
          <w:rFonts w:eastAsia="宋体" w:cs="宋体" w:hint="eastAsia"/>
          <w:spacing w:val="0"/>
          <w:sz w:val="21"/>
          <w:szCs w:val="21"/>
          <w:lang w:eastAsia="zh-CN"/>
        </w:rPr>
        <w:t>schemes</w:t>
      </w:r>
      <w:r>
        <w:rPr>
          <w:rFonts w:eastAsia="宋体" w:cs="宋体"/>
          <w:spacing w:val="0"/>
          <w:sz w:val="21"/>
          <w:szCs w:val="21"/>
          <w:lang w:eastAsia="zh-CN"/>
        </w:rPr>
        <w:t xml:space="preserve"> remain constrained by an inherent trade-off between signal-to-noise ratio (SNR)</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_Ref225087403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[8]</w:t>
      </w:r>
      <w:r>
        <w:rPr>
          <w:rFonts w:eastAsia="宋体" w:cs="宋体"/>
          <w:spacing w:val="0"/>
          <w:sz w:val="21"/>
          <w:szCs w:val="21"/>
          <w:lang w:eastAsia="zh-CN"/>
        </w:rPr>
        <w:fldChar w:fldCharType="end"/>
      </w:r>
      <w:r>
        <w:rPr>
          <w:rFonts w:eastAsia="宋体" w:cs="宋体"/>
          <w:spacing w:val="0"/>
          <w:sz w:val="21"/>
          <w:szCs w:val="21"/>
          <w:lang w:eastAsia="zh-CN"/>
        </w:rPr>
        <w:t>, acquisition speed</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_Ref225087441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[9]</w:t>
      </w:r>
      <w:r>
        <w:rPr>
          <w:rFonts w:eastAsia="宋体" w:cs="宋体"/>
          <w:spacing w:val="0"/>
          <w:sz w:val="21"/>
          <w:szCs w:val="21"/>
          <w:lang w:eastAsia="zh-CN"/>
        </w:rPr>
        <w:fldChar w:fldCharType="end"/>
      </w:r>
      <w:r>
        <w:rPr>
          <w:rFonts w:eastAsia="宋体" w:cs="宋体"/>
          <w:spacing w:val="0"/>
          <w:sz w:val="21"/>
          <w:szCs w:val="21"/>
          <w:lang w:eastAsia="zh-CN"/>
        </w:rPr>
        <w:t>, and spectral resolution</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_Ref225086728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[10]</w:t>
      </w:r>
      <w:r>
        <w:rPr>
          <w:rFonts w:eastAsia="宋体" w:cs="宋体"/>
          <w:spacing w:val="0"/>
          <w:sz w:val="21"/>
          <w:szCs w:val="21"/>
          <w:lang w:eastAsia="zh-CN"/>
        </w:rPr>
        <w:fldChar w:fldCharType="end"/>
      </w:r>
      <w:r>
        <w:rPr>
          <w:rFonts w:eastAsia="宋体" w:cs="宋体"/>
          <w:spacing w:val="0"/>
          <w:sz w:val="21"/>
          <w:szCs w:val="21"/>
          <w:lang w:eastAsia="zh-CN"/>
        </w:rPr>
        <w:t>. Snapshot approaches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_Ref225086346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[11]</w:t>
      </w:r>
      <w:r>
        <w:rPr>
          <w:rFonts w:eastAsia="宋体" w:cs="宋体"/>
          <w:spacing w:val="0"/>
          <w:sz w:val="21"/>
          <w:szCs w:val="21"/>
          <w:lang w:eastAsia="zh-CN"/>
        </w:rPr>
        <w:fldChar w:fldCharType="end"/>
      </w:r>
      <w:r>
        <w:rPr>
          <w:rFonts w:eastAsia="宋体" w:cs="宋体"/>
          <w:spacing w:val="0"/>
          <w:sz w:val="21"/>
          <w:szCs w:val="21"/>
          <w:lang w:eastAsia="zh-CN"/>
        </w:rPr>
        <w:t xml:space="preserve">, such as filter arrays, achieve </w:t>
      </w:r>
      <w:r>
        <w:rPr>
          <w:rFonts w:eastAsia="宋体" w:cs="宋体" w:hint="eastAsia"/>
          <w:spacing w:val="0"/>
          <w:sz w:val="21"/>
          <w:szCs w:val="21"/>
          <w:lang w:eastAsia="zh-CN"/>
        </w:rPr>
        <w:t xml:space="preserve">high </w:t>
      </w:r>
      <w:r>
        <w:rPr>
          <w:rFonts w:eastAsia="宋体" w:cs="宋体"/>
          <w:spacing w:val="0"/>
          <w:sz w:val="21"/>
          <w:szCs w:val="21"/>
          <w:lang w:eastAsia="zh-CN"/>
        </w:rPr>
        <w:t>acquisition speed but suffer from a spatial-spectral trade-off</w:t>
      </w:r>
      <w:r>
        <w:rPr>
          <w:sz w:val="21"/>
          <w:szCs w:val="21"/>
        </w:rPr>
        <w:t xml:space="preserve"> </w:t>
      </w:r>
      <w:r>
        <w:rPr>
          <w:rFonts w:eastAsia="宋体" w:cs="宋体"/>
          <w:spacing w:val="0"/>
          <w:sz w:val="21"/>
          <w:szCs w:val="21"/>
          <w:lang w:eastAsia="zh-CN"/>
        </w:rPr>
        <w:t xml:space="preserve">that limits their </w:t>
      </w:r>
      <w:r>
        <w:rPr>
          <w:rFonts w:eastAsia="宋体" w:cs="宋体" w:hint="eastAsia"/>
          <w:spacing w:val="0"/>
          <w:sz w:val="21"/>
          <w:szCs w:val="21"/>
          <w:lang w:eastAsia="zh-CN"/>
        </w:rPr>
        <w:t>spectral</w:t>
      </w:r>
      <w:r>
        <w:rPr>
          <w:rFonts w:eastAsia="宋体" w:cs="宋体"/>
          <w:spacing w:val="0"/>
          <w:sz w:val="21"/>
          <w:szCs w:val="21"/>
          <w:lang w:eastAsia="zh-CN"/>
        </w:rPr>
        <w:t xml:space="preserve"> resolution</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_Ref225086429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[12]</w:t>
      </w:r>
      <w:r>
        <w:rPr>
          <w:rFonts w:eastAsia="宋体" w:cs="宋体"/>
          <w:spacing w:val="0"/>
          <w:sz w:val="21"/>
          <w:szCs w:val="21"/>
          <w:lang w:eastAsia="zh-CN"/>
        </w:rPr>
        <w:fldChar w:fldCharType="end"/>
      </w:r>
      <w:r>
        <w:rPr>
          <w:rFonts w:eastAsia="宋体" w:cs="宋体"/>
          <w:spacing w:val="0"/>
          <w:sz w:val="21"/>
          <w:szCs w:val="21"/>
          <w:lang w:eastAsia="zh-CN"/>
        </w:rPr>
        <w:t xml:space="preserve">. Conversely, </w:t>
      </w:r>
      <w:r>
        <w:rPr>
          <w:rFonts w:hint="eastAsia"/>
          <w:sz w:val="21"/>
          <w:szCs w:val="21"/>
        </w:rPr>
        <w:t>t</w:t>
      </w:r>
      <w:r>
        <w:rPr>
          <w:sz w:val="21"/>
          <w:szCs w:val="21"/>
        </w:rPr>
        <w:t xml:space="preserve">ime </w:t>
      </w:r>
      <w:r>
        <w:rPr>
          <w:rFonts w:hint="eastAsia"/>
          <w:sz w:val="21"/>
          <w:szCs w:val="21"/>
        </w:rPr>
        <w:t>d</w:t>
      </w:r>
      <w:r>
        <w:rPr>
          <w:sz w:val="21"/>
          <w:szCs w:val="21"/>
        </w:rPr>
        <w:t xml:space="preserve">ivision </w:t>
      </w:r>
      <w:r>
        <w:rPr>
          <w:rFonts w:hint="eastAsia"/>
          <w:sz w:val="21"/>
          <w:szCs w:val="21"/>
        </w:rPr>
        <w:t>m</w:t>
      </w:r>
      <w:r>
        <w:rPr>
          <w:sz w:val="21"/>
          <w:szCs w:val="21"/>
        </w:rPr>
        <w:t>ultiplexing (TDM)</w:t>
      </w:r>
      <w:r>
        <w:rPr>
          <w:rFonts w:eastAsia="宋体" w:cs="宋体"/>
          <w:spacing w:val="0"/>
          <w:sz w:val="21"/>
          <w:szCs w:val="21"/>
          <w:lang w:eastAsia="zh-CN"/>
        </w:rPr>
        <w:t xml:space="preserve"> methods rely on sequential scanning, trading off </w:t>
      </w:r>
      <w:r>
        <w:rPr>
          <w:rFonts w:eastAsia="宋体" w:cs="宋体"/>
          <w:spacing w:val="0"/>
          <w:sz w:val="21"/>
          <w:szCs w:val="21"/>
          <w:lang w:eastAsia="zh-CN"/>
        </w:rPr>
        <w:lastRenderedPageBreak/>
        <w:t xml:space="preserve">temporal resolution for spectral </w:t>
      </w:r>
      <w:r>
        <w:rPr>
          <w:rFonts w:eastAsia="宋体" w:cs="宋体" w:hint="eastAsia"/>
          <w:spacing w:val="0"/>
          <w:sz w:val="21"/>
          <w:szCs w:val="21"/>
          <w:lang w:eastAsia="zh-CN"/>
        </w:rPr>
        <w:t>accuracy</w:t>
      </w:r>
      <w:r>
        <w:rPr>
          <w:rFonts w:eastAsia="宋体" w:cs="宋体"/>
          <w:spacing w:val="0"/>
          <w:sz w:val="21"/>
          <w:szCs w:val="21"/>
          <w:lang w:eastAsia="zh-CN"/>
        </w:rPr>
        <w:t>. This sequentially 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 xml:space="preserve">rendering them ineffective for capturing </w:t>
      </w:r>
      <w:r>
        <w:rPr>
          <w:rFonts w:eastAsia="宋体" w:cs="宋体" w:hint="eastAsia"/>
          <w:spacing w:val="0"/>
          <w:sz w:val="21"/>
          <w:szCs w:val="21"/>
          <w:lang w:eastAsia="zh-CN"/>
        </w:rPr>
        <w:t>high-speed</w:t>
      </w:r>
      <w:r>
        <w:rPr>
          <w:rFonts w:eastAsia="宋体" w:cs="宋体"/>
          <w:spacing w:val="0"/>
          <w:sz w:val="21"/>
          <w:szCs w:val="21"/>
          <w:lang w:eastAsia="zh-CN"/>
        </w:rPr>
        <w:t xml:space="preserve"> dynamics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_Ref225086443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[13]</w:t>
      </w:r>
      <w:r>
        <w:rPr>
          <w:rFonts w:eastAsia="宋体" w:cs="宋体"/>
          <w:spacing w:val="0"/>
          <w:sz w:val="21"/>
          <w:szCs w:val="21"/>
          <w:lang w:eastAsia="zh-CN"/>
        </w:rPr>
        <w:fldChar w:fldCharType="end"/>
      </w:r>
      <w:r>
        <w:rPr>
          <w:rFonts w:eastAsia="宋体" w:cs="宋体"/>
          <w:spacing w:val="0"/>
          <w:sz w:val="21"/>
          <w:szCs w:val="21"/>
          <w:lang w:eastAsia="zh-CN"/>
        </w:rPr>
        <w:t>.</w:t>
      </w:r>
      <w:r>
        <w:rPr>
          <w:rFonts w:eastAsia="宋体" w:cs="宋体" w:hint="eastAsia"/>
          <w:spacing w:val="0"/>
          <w:sz w:val="21"/>
          <w:szCs w:val="21"/>
          <w:lang w:eastAsia="zh-CN"/>
        </w:rPr>
        <w:t xml:space="preserve"> Moreover, t</w:t>
      </w:r>
      <w:r>
        <w:rPr>
          <w:rFonts w:eastAsia="宋体" w:cs="宋体"/>
          <w:spacing w:val="0"/>
          <w:sz w:val="21"/>
          <w:szCs w:val="21"/>
          <w:lang w:eastAsia="zh-CN"/>
        </w:rPr>
        <w:t>hese computational frameworks remain</w:t>
      </w:r>
      <w:r>
        <w:rPr>
          <w:rFonts w:eastAsia="宋体" w:cs="宋体" w:hint="eastAsia"/>
          <w:spacing w:val="0"/>
          <w:sz w:val="21"/>
          <w:szCs w:val="21"/>
          <w:lang w:eastAsia="zh-CN"/>
        </w:rPr>
        <w:t xml:space="preserve"> </w:t>
      </w:r>
      <w:r>
        <w:rPr>
          <w:rFonts w:eastAsia="宋体" w:cs="宋体"/>
          <w:spacing w:val="0"/>
          <w:sz w:val="21"/>
          <w:szCs w:val="21"/>
          <w:lang w:eastAsia="zh-CN"/>
        </w:rPr>
        <w:t xml:space="preserve">bound to controlled lighting environments due to their lack of an intrinsic encoding mechanism to decouple the active signal from ambient interference. </w:t>
      </w:r>
    </w:p>
    <w:p w14:paraId="653A2310" w14:textId="3C9D8BAD" w:rsidR="00292256" w:rsidRPr="00FA371A" w:rsidRDefault="00292256" w:rsidP="00512A7C">
      <w:pPr>
        <w:jc w:val="both"/>
        <w:rPr>
          <w:rFonts w:eastAsia="宋体" w:cs="宋体"/>
          <w:spacing w:val="0"/>
          <w:sz w:val="21"/>
          <w:szCs w:val="21"/>
          <w:lang w:eastAsia="zh-CN"/>
        </w:rPr>
      </w:pPr>
      <w:r>
        <w:rPr>
          <w:rFonts w:eastAsia="宋体" w:cs="宋体"/>
          <w:spacing w:val="0"/>
          <w:sz w:val="21"/>
          <w:szCs w:val="21"/>
          <w:lang w:eastAsia="zh-CN"/>
        </w:rPr>
        <w:tab/>
        <w:t xml:space="preserve">In this work, we propose a robust </w:t>
      </w:r>
      <w:r>
        <w:rPr>
          <w:rFonts w:eastAsia="宋体" w:cs="宋体" w:hint="eastAsia"/>
          <w:spacing w:val="0"/>
          <w:sz w:val="21"/>
          <w:szCs w:val="21"/>
          <w:lang w:eastAsia="zh-CN"/>
        </w:rPr>
        <w:t xml:space="preserve">computational </w:t>
      </w:r>
      <w:r>
        <w:rPr>
          <w:rFonts w:eastAsia="宋体" w:cs="宋体"/>
          <w:spacing w:val="0"/>
          <w:sz w:val="21"/>
          <w:szCs w:val="21"/>
          <w:lang w:eastAsia="zh-CN"/>
        </w:rPr>
        <w:t xml:space="preserve">framework for spectral sensing in challenging environments, termed </w:t>
      </w:r>
      <w:r>
        <w:rPr>
          <w:rFonts w:eastAsia="宋体" w:cs="宋体" w:hint="eastAsia"/>
          <w:spacing w:val="0"/>
          <w:sz w:val="21"/>
          <w:szCs w:val="21"/>
          <w:lang w:eastAsia="zh-CN"/>
        </w:rPr>
        <w:t>o</w:t>
      </w:r>
      <w:r>
        <w:rPr>
          <w:rFonts w:eastAsia="宋体" w:cs="宋体"/>
          <w:spacing w:val="0"/>
          <w:sz w:val="21"/>
          <w:szCs w:val="21"/>
          <w:lang w:eastAsia="zh-CN"/>
        </w:rPr>
        <w:t xml:space="preserve">rthogonal </w:t>
      </w:r>
      <w:r>
        <w:rPr>
          <w:rFonts w:eastAsia="宋体" w:cs="宋体" w:hint="eastAsia"/>
          <w:spacing w:val="0"/>
          <w:sz w:val="21"/>
          <w:szCs w:val="21"/>
          <w:lang w:eastAsia="zh-CN"/>
        </w:rPr>
        <w:t>f</w:t>
      </w:r>
      <w:r>
        <w:rPr>
          <w:rFonts w:eastAsia="宋体" w:cs="宋体"/>
          <w:spacing w:val="0"/>
          <w:sz w:val="21"/>
          <w:szCs w:val="21"/>
          <w:lang w:eastAsia="zh-CN"/>
        </w:rPr>
        <w:t xml:space="preserve">requency </w:t>
      </w:r>
      <w:r>
        <w:rPr>
          <w:rFonts w:eastAsia="宋体" w:cs="宋体" w:hint="eastAsia"/>
          <w:spacing w:val="0"/>
          <w:sz w:val="21"/>
          <w:szCs w:val="21"/>
          <w:lang w:eastAsia="zh-CN"/>
        </w:rPr>
        <w:t>e</w:t>
      </w:r>
      <w:r>
        <w:rPr>
          <w:rFonts w:eastAsia="宋体" w:cs="宋体"/>
          <w:spacing w:val="0"/>
          <w:sz w:val="21"/>
          <w:szCs w:val="21"/>
          <w:lang w:eastAsia="zh-CN"/>
        </w:rPr>
        <w:t>ncoding (OFE). Unlike standard lock-in detection</w:t>
      </w:r>
      <w:r>
        <w:rPr>
          <w:rFonts w:eastAsia="宋体" w:cs="宋体" w:hint="eastAsia"/>
          <w:spacing w:val="0"/>
          <w:sz w:val="21"/>
          <w:szCs w:val="21"/>
          <w:lang w:eastAsia="zh-CN"/>
        </w:rPr>
        <w:t xml:space="preserve"> or</w:t>
      </w:r>
      <w:r>
        <w:rPr>
          <w:rFonts w:eastAsia="宋体" w:cs="宋体"/>
          <w:spacing w:val="0"/>
          <w:sz w:val="21"/>
          <w:szCs w:val="21"/>
          <w:lang w:eastAsia="zh-CN"/>
        </w:rPr>
        <w:t xml:space="preserve"> post-detection unmixing strategies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_Ref225086565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[14]</w:t>
      </w:r>
      <w:r>
        <w:rPr>
          <w:rFonts w:eastAsia="宋体" w:cs="宋体"/>
          <w:spacing w:val="0"/>
          <w:sz w:val="21"/>
          <w:szCs w:val="21"/>
          <w:lang w:eastAsia="zh-CN"/>
        </w:rPr>
        <w:fldChar w:fldCharType="end"/>
      </w:r>
      <w:r>
        <w:rPr>
          <w:rFonts w:eastAsia="宋体" w:cs="宋体"/>
          <w:spacing w:val="0"/>
          <w:sz w:val="21"/>
          <w:szCs w:val="21"/>
          <w:lang w:eastAsia="zh-CN"/>
        </w:rPr>
        <w:t xml:space="preserve">, </w:t>
      </w:r>
      <w:r>
        <w:rPr>
          <w:rFonts w:eastAsia="宋体" w:cs="宋体" w:hint="eastAsia"/>
          <w:spacing w:val="0"/>
          <w:sz w:val="21"/>
          <w:szCs w:val="21"/>
          <w:lang w:eastAsia="zh-CN"/>
        </w:rPr>
        <w:t xml:space="preserve">this scheme </w:t>
      </w:r>
      <w:r>
        <w:rPr>
          <w:rFonts w:eastAsia="宋体" w:cs="宋体"/>
          <w:spacing w:val="0"/>
          <w:sz w:val="21"/>
          <w:szCs w:val="21"/>
          <w:lang w:eastAsia="zh-CN"/>
        </w:rPr>
        <w:t xml:space="preserve">ensures isolation by encoding each spectral basis function via a distinct orthogonal </w:t>
      </w:r>
      <w:r>
        <w:rPr>
          <w:rFonts w:eastAsia="宋体" w:cs="宋体" w:hint="eastAsia"/>
          <w:spacing w:val="0"/>
          <w:sz w:val="21"/>
          <w:szCs w:val="21"/>
          <w:lang w:eastAsia="zh-CN"/>
        </w:rPr>
        <w:t>frequency</w:t>
      </w:r>
      <w:r>
        <w:rPr>
          <w:rFonts w:eastAsia="宋体" w:cs="宋体"/>
          <w:spacing w:val="0"/>
          <w:sz w:val="21"/>
          <w:szCs w:val="21"/>
          <w:lang w:eastAsia="zh-CN"/>
        </w:rPr>
        <w:t xml:space="preserve"> kernel</w:t>
      </w:r>
      <w:r>
        <w:rPr>
          <w:rFonts w:eastAsia="宋体" w:cs="宋体" w:hint="eastAsia"/>
          <w:spacing w:val="0"/>
          <w:sz w:val="21"/>
          <w:szCs w:val="21"/>
          <w:lang w:eastAsia="zh-CN"/>
        </w:rPr>
        <w:t xml:space="preserve">, </w:t>
      </w:r>
      <w:r>
        <w:rPr>
          <w:rFonts w:eastAsia="宋体" w:cs="宋体"/>
          <w:spacing w:val="0"/>
          <w:sz w:val="21"/>
          <w:szCs w:val="21"/>
          <w:lang w:eastAsia="zh-CN"/>
        </w:rPr>
        <w:t xml:space="preserve">enabling the simultaneous reconstruction of all encoded spectral channels on a single detector within one integration window, without any temporal scanning. In contrast to sequential lock-in detection, which demodulates one spectral component at a time, OFE performs parallel multi-carrier demodulation so that every channel contributes to the observation simultaneously. </w:t>
      </w:r>
      <w:r>
        <w:rPr>
          <w:rFonts w:eastAsia="宋体" w:cs="宋体" w:hint="eastAsia"/>
          <w:spacing w:val="0"/>
          <w:sz w:val="21"/>
          <w:szCs w:val="21"/>
          <w:lang w:eastAsia="zh-CN"/>
        </w:rPr>
        <w:t>W</w:t>
      </w:r>
      <w:r>
        <w:rPr>
          <w:rFonts w:eastAsia="宋体" w:cs="宋体"/>
          <w:spacing w:val="0"/>
          <w:sz w:val="21"/>
          <w:szCs w:val="21"/>
          <w:lang w:eastAsia="zh-CN"/>
        </w:rPr>
        <w:t xml:space="preserve">e </w:t>
      </w:r>
      <w:r>
        <w:rPr>
          <w:rFonts w:eastAsia="宋体" w:cs="宋体" w:hint="eastAsia"/>
          <w:spacing w:val="0"/>
          <w:sz w:val="21"/>
          <w:szCs w:val="21"/>
          <w:lang w:eastAsia="zh-CN"/>
        </w:rPr>
        <w:t>employ a low-cost, programmable LED array</w:t>
      </w:r>
      <w:r>
        <w:rPr>
          <w:rFonts w:eastAsia="宋体" w:cs="宋体"/>
          <w:spacing w:val="0"/>
          <w:sz w:val="21"/>
          <w:szCs w:val="21"/>
          <w:lang w:eastAsia="zh-CN"/>
        </w:rPr>
        <w:t xml:space="preserve"> </w:t>
      </w:r>
      <w:r>
        <w:rPr>
          <w:rFonts w:eastAsia="宋体" w:cs="宋体" w:hint="eastAsia"/>
          <w:spacing w:val="0"/>
          <w:sz w:val="21"/>
          <w:szCs w:val="21"/>
          <w:lang w:eastAsia="zh-CN"/>
        </w:rPr>
        <w:t xml:space="preserve">as a </w:t>
      </w:r>
      <w:r>
        <w:rPr>
          <w:rFonts w:eastAsia="宋体" w:cs="宋体"/>
          <w:spacing w:val="0"/>
          <w:sz w:val="21"/>
          <w:szCs w:val="21"/>
          <w:lang w:eastAsia="zh-CN"/>
        </w:rPr>
        <w:t>demonstrat</w:t>
      </w:r>
      <w:r>
        <w:rPr>
          <w:rFonts w:eastAsia="宋体" w:cs="宋体" w:hint="eastAsia"/>
          <w:spacing w:val="0"/>
          <w:sz w:val="21"/>
          <w:szCs w:val="21"/>
          <w:lang w:eastAsia="zh-CN"/>
        </w:rPr>
        <w:t>ion of this framework</w:t>
      </w:r>
      <w:r>
        <w:rPr>
          <w:rFonts w:eastAsia="宋体" w:cs="宋体"/>
          <w:spacing w:val="0"/>
          <w:sz w:val="21"/>
          <w:szCs w:val="21"/>
          <w:lang w:eastAsia="zh-CN"/>
        </w:rPr>
        <w:t>.</w:t>
      </w:r>
      <w:r w:rsidR="00776415">
        <w:rPr>
          <w:rFonts w:eastAsia="宋体" w:cs="宋体" w:hint="eastAsia"/>
          <w:spacing w:val="0"/>
          <w:sz w:val="21"/>
          <w:szCs w:val="21"/>
          <w:lang w:eastAsia="zh-CN"/>
        </w:rPr>
        <w:t xml:space="preserve"> </w:t>
      </w:r>
      <w:r>
        <w:rPr>
          <w:rFonts w:eastAsia="宋体" w:cs="宋体"/>
          <w:spacing w:val="0"/>
          <w:sz w:val="21"/>
          <w:szCs w:val="21"/>
          <w:lang w:eastAsia="zh-CN"/>
        </w:rPr>
        <w:t>The result</w:t>
      </w:r>
      <w:r>
        <w:rPr>
          <w:rFonts w:eastAsia="宋体" w:cs="宋体" w:hint="eastAsia"/>
          <w:spacing w:val="0"/>
          <w:sz w:val="21"/>
          <w:szCs w:val="21"/>
          <w:lang w:eastAsia="zh-CN"/>
        </w:rPr>
        <w:t>s</w:t>
      </w:r>
      <w:r>
        <w:rPr>
          <w:rFonts w:eastAsia="宋体" w:cs="宋体"/>
          <w:spacing w:val="0"/>
          <w:sz w:val="21"/>
          <w:szCs w:val="21"/>
          <w:lang w:eastAsia="zh-CN"/>
        </w:rPr>
        <w:t xml:space="preserve"> demonstrate that this strategy enables </w:t>
      </w:r>
      <w:r>
        <w:rPr>
          <w:rFonts w:eastAsia="宋体" w:cs="宋体" w:hint="eastAsia"/>
          <w:spacing w:val="0"/>
          <w:sz w:val="21"/>
          <w:szCs w:val="21"/>
          <w:lang w:eastAsia="zh-CN"/>
        </w:rPr>
        <w:t>high-</w:t>
      </w:r>
      <w:r>
        <w:rPr>
          <w:rFonts w:eastAsia="宋体" w:cs="宋体"/>
          <w:spacing w:val="0"/>
          <w:sz w:val="21"/>
          <w:szCs w:val="21"/>
          <w:lang w:eastAsia="zh-CN"/>
        </w:rPr>
        <w:t xml:space="preserve">fidelity spectral reconstruction at a modulation SNR of </w:t>
      </w:r>
      <w:r>
        <w:rPr>
          <w:rFonts w:eastAsia="宋体" w:cs="宋体" w:hint="eastAsia"/>
          <w:spacing w:val="0"/>
          <w:sz w:val="21"/>
          <w:szCs w:val="21"/>
          <w:lang w:eastAsia="zh-CN"/>
        </w:rPr>
        <w:t>-</w:t>
      </w:r>
      <w:r>
        <w:rPr>
          <w:rFonts w:eastAsia="宋体" w:cs="宋体"/>
          <w:spacing w:val="0"/>
          <w:sz w:val="21"/>
          <w:szCs w:val="21"/>
          <w:lang w:eastAsia="zh-CN"/>
        </w:rPr>
        <w:t xml:space="preserve">11.77 dB. </w:t>
      </w:r>
      <w:r w:rsidR="00271F16">
        <w:rPr>
          <w:rFonts w:eastAsia="宋体" w:cs="宋体" w:hint="eastAsia"/>
          <w:spacing w:val="0"/>
          <w:sz w:val="21"/>
          <w:szCs w:val="21"/>
          <w:lang w:eastAsia="zh-CN"/>
        </w:rPr>
        <w:t>A</w:t>
      </w:r>
      <w:r>
        <w:rPr>
          <w:rFonts w:eastAsia="宋体" w:cs="宋体"/>
          <w:spacing w:val="0"/>
          <w:sz w:val="21"/>
          <w:szCs w:val="21"/>
          <w:lang w:eastAsia="zh-CN"/>
        </w:rPr>
        <w:t xml:space="preserve">ll SNR values reported in this work refer to the modulation SNR defined </w:t>
      </w:r>
      <w:r w:rsidRPr="00A81C7B">
        <w:rPr>
          <w:rFonts w:eastAsia="宋体" w:cs="宋体"/>
          <w:spacing w:val="0"/>
          <w:sz w:val="21"/>
          <w:szCs w:val="21"/>
          <w:highlight w:val="yellow"/>
          <w:lang w:eastAsia="zh-CN"/>
          <w:rPrChange w:id="0" w:author="tbguo" w:date="2026-04-27T14:03:00Z" w16du:dateUtc="2026-04-27T06:03:00Z">
            <w:rPr>
              <w:rFonts w:eastAsia="宋体" w:cs="宋体"/>
              <w:spacing w:val="0"/>
              <w:sz w:val="21"/>
              <w:szCs w:val="21"/>
              <w:lang w:eastAsia="zh-CN"/>
            </w:rPr>
          </w:rPrChange>
        </w:rPr>
        <w:t xml:space="preserve">in Supplement Section </w:t>
      </w:r>
      <w:ins w:id="1" w:author="yj zeng" w:date="2026-04-27T23:18:00Z" w16du:dateUtc="2026-04-27T15:18:00Z">
        <w:r w:rsidR="00D53B48">
          <w:rPr>
            <w:rFonts w:eastAsia="宋体" w:cs="宋体" w:hint="eastAsia"/>
            <w:spacing w:val="0"/>
            <w:sz w:val="21"/>
            <w:szCs w:val="21"/>
            <w:highlight w:val="yellow"/>
            <w:lang w:eastAsia="zh-CN"/>
          </w:rPr>
          <w:t>1</w:t>
        </w:r>
      </w:ins>
      <w:del w:id="2" w:author="yj zeng" w:date="2026-04-27T23:18:00Z" w16du:dateUtc="2026-04-27T15:18:00Z">
        <w:r w:rsidRPr="00A81C7B" w:rsidDel="00D53B48">
          <w:rPr>
            <w:rFonts w:eastAsia="宋体" w:cs="宋体"/>
            <w:spacing w:val="0"/>
            <w:sz w:val="21"/>
            <w:szCs w:val="21"/>
            <w:highlight w:val="yellow"/>
            <w:lang w:eastAsia="zh-CN"/>
            <w:rPrChange w:id="3" w:author="tbguo" w:date="2026-04-27T14:03:00Z" w16du:dateUtc="2026-04-27T06:03:00Z">
              <w:rPr>
                <w:rFonts w:eastAsia="宋体" w:cs="宋体"/>
                <w:spacing w:val="0"/>
                <w:sz w:val="21"/>
                <w:szCs w:val="21"/>
                <w:lang w:eastAsia="zh-CN"/>
              </w:rPr>
            </w:rPrChange>
          </w:rPr>
          <w:delText>8</w:delText>
        </w:r>
      </w:del>
      <w:r w:rsidRPr="00A81C7B">
        <w:rPr>
          <w:rFonts w:eastAsia="宋体" w:cs="宋体"/>
          <w:spacing w:val="0"/>
          <w:sz w:val="21"/>
          <w:szCs w:val="21"/>
          <w:highlight w:val="yellow"/>
          <w:lang w:eastAsia="zh-CN"/>
          <w:rPrChange w:id="4" w:author="tbguo" w:date="2026-04-27T14:03:00Z" w16du:dateUtc="2026-04-27T06:03:00Z">
            <w:rPr>
              <w:rFonts w:eastAsia="宋体" w:cs="宋体"/>
              <w:spacing w:val="0"/>
              <w:sz w:val="21"/>
              <w:szCs w:val="21"/>
              <w:lang w:eastAsia="zh-CN"/>
            </w:rPr>
          </w:rPrChange>
        </w:rPr>
        <w:t>,</w:t>
      </w:r>
      <w:r>
        <w:rPr>
          <w:rFonts w:eastAsia="宋体" w:cs="宋体"/>
          <w:spacing w:val="0"/>
          <w:sz w:val="21"/>
          <w:szCs w:val="21"/>
          <w:lang w:eastAsia="zh-CN"/>
        </w:rPr>
        <w:t xml:space="preserve"> i.e., the ratio of carrier-bin power to in-band residual power evaluated at the output of the OFE matched-filter demodulator.</w:t>
      </w:r>
      <w:r w:rsidR="00516A63">
        <w:rPr>
          <w:rFonts w:eastAsia="宋体" w:cs="宋体" w:hint="eastAsia"/>
          <w:spacing w:val="0"/>
          <w:sz w:val="21"/>
          <w:szCs w:val="21"/>
          <w:lang w:eastAsia="zh-CN"/>
        </w:rPr>
        <w:t xml:space="preserve"> </w:t>
      </w:r>
      <w:r>
        <w:rPr>
          <w:rFonts w:eastAsia="宋体" w:cs="宋体"/>
          <w:spacing w:val="0"/>
          <w:sz w:val="21"/>
          <w:szCs w:val="21"/>
          <w:lang w:eastAsia="zh-CN"/>
        </w:rPr>
        <w:t xml:space="preserve">Furthermore, it achieves </w:t>
      </w:r>
      <w:r>
        <w:rPr>
          <w:rFonts w:eastAsia="宋体" w:cs="宋体" w:hint="eastAsia"/>
          <w:spacing w:val="0"/>
          <w:sz w:val="21"/>
          <w:szCs w:val="21"/>
          <w:lang w:eastAsia="zh-CN"/>
        </w:rPr>
        <w:t>fast</w:t>
      </w:r>
      <w:r>
        <w:rPr>
          <w:rFonts w:eastAsia="宋体" w:cs="宋体"/>
          <w:spacing w:val="0"/>
          <w:sz w:val="21"/>
          <w:szCs w:val="21"/>
          <w:lang w:eastAsia="zh-CN"/>
        </w:rPr>
        <w:t xml:space="preserve"> sensing with acquisition times as short as 250 μs</w:t>
      </w:r>
      <w:r>
        <w:rPr>
          <w:rFonts w:eastAsia="宋体" w:cs="宋体" w:hint="eastAsia"/>
          <w:spacing w:val="0"/>
          <w:sz w:val="21"/>
          <w:szCs w:val="21"/>
          <w:lang w:eastAsia="zh-CN"/>
        </w:rPr>
        <w:t xml:space="preserve">. </w:t>
      </w:r>
      <w:r>
        <w:rPr>
          <w:rFonts w:eastAsia="宋体" w:cs="宋体"/>
          <w:spacing w:val="0"/>
          <w:sz w:val="21"/>
          <w:szCs w:val="21"/>
          <w:lang w:eastAsia="zh-CN"/>
        </w:rPr>
        <w:t>These results validate OFE as a practical approach for spectral sensing under adverse conditions.</w:t>
      </w:r>
    </w:p>
    <w:p w14:paraId="3472FCFD" w14:textId="0290146B" w:rsidR="00370D56" w:rsidRPr="00FA371A" w:rsidRDefault="00950E2F" w:rsidP="00512A7C">
      <w:pPr>
        <w:jc w:val="both"/>
        <w:rPr>
          <w:rFonts w:eastAsia="宋体" w:cs="宋体"/>
          <w:b/>
          <w:bCs/>
          <w:spacing w:val="0"/>
          <w:sz w:val="21"/>
          <w:szCs w:val="21"/>
          <w:lang w:eastAsia="zh-CN"/>
        </w:rPr>
      </w:pPr>
      <w:r>
        <w:rPr>
          <w:rFonts w:eastAsia="宋体" w:cs="宋体"/>
          <w:b/>
          <w:bCs/>
          <w:spacing w:val="0"/>
          <w:sz w:val="21"/>
          <w:szCs w:val="21"/>
          <w:lang w:eastAsia="zh-CN"/>
        </w:rPr>
        <w:t>Principle</w:t>
      </w:r>
    </w:p>
    <w:p w14:paraId="2D8324C3" w14:textId="29186D24" w:rsidR="00E3549A" w:rsidRPr="00FA371A" w:rsidRDefault="009F6849" w:rsidP="00E3549A">
      <w:pPr>
        <w:jc w:val="both"/>
        <w:rPr>
          <w:rFonts w:eastAsia="宋体" w:cs="宋体"/>
          <w:spacing w:val="0"/>
          <w:sz w:val="21"/>
          <w:szCs w:val="21"/>
          <w:lang w:eastAsia="zh-CN"/>
        </w:rPr>
      </w:pPr>
      <w:r>
        <w:rPr>
          <w:rFonts w:eastAsia="宋体" w:cs="宋体"/>
          <w:spacing w:val="0"/>
          <w:sz w:val="21"/>
          <w:szCs w:val="21"/>
          <w:lang w:eastAsia="zh-CN"/>
        </w:rPr>
        <w:t>A generalized spectral sensing architecture can be abstracted into two fundamental components: a spectral modulator and a detector.</w:t>
      </w:r>
      <w:r>
        <w:rPr>
          <w:rFonts w:eastAsia="宋体" w:cs="宋体" w:hint="eastAsia"/>
          <w:spacing w:val="0"/>
          <w:sz w:val="21"/>
          <w:szCs w:val="21"/>
          <w:lang w:eastAsia="zh-CN"/>
        </w:rPr>
        <w:t xml:space="preserve"> </w:t>
      </w:r>
      <w:r>
        <w:rPr>
          <w:rFonts w:eastAsia="宋体" w:cs="宋体"/>
          <w:spacing w:val="0"/>
          <w:sz w:val="21"/>
          <w:szCs w:val="21"/>
          <w:lang w:eastAsia="zh-CN"/>
        </w:rPr>
        <w:t>Under a</w:t>
      </w:r>
      <w:ins w:id="5" w:author="yj zeng" w:date="2026-04-27T22:39:00Z" w16du:dateUtc="2026-04-27T14:39:00Z">
        <w:r w:rsidR="00384B02">
          <w:rPr>
            <w:rFonts w:eastAsia="宋体" w:cs="宋体" w:hint="eastAsia"/>
            <w:spacing w:val="0"/>
            <w:sz w:val="21"/>
            <w:szCs w:val="21"/>
            <w:lang w:eastAsia="zh-CN"/>
          </w:rPr>
          <w:t xml:space="preserve"> </w:t>
        </w:r>
      </w:ins>
      <w:del w:id="6" w:author="yj zeng" w:date="2026-04-27T22:39:00Z" w16du:dateUtc="2026-04-27T14:39:00Z">
        <w:r w:rsidDel="00384B02">
          <w:rPr>
            <w:rFonts w:eastAsia="宋体" w:cs="宋体"/>
            <w:spacing w:val="0"/>
            <w:sz w:val="21"/>
            <w:szCs w:val="21"/>
            <w:lang w:eastAsia="zh-CN"/>
          </w:rPr>
          <w:delText xml:space="preserve"> </w:delText>
        </w:r>
        <w:r w:rsidDel="00384B02">
          <w:rPr>
            <w:rFonts w:eastAsia="宋体" w:cs="宋体" w:hint="eastAsia"/>
            <w:spacing w:val="0"/>
            <w:sz w:val="21"/>
            <w:szCs w:val="21"/>
            <w:lang w:eastAsia="zh-CN"/>
          </w:rPr>
          <w:delText>c</w:delText>
        </w:r>
        <w:r w:rsidDel="00384B02">
          <w:rPr>
            <w:rFonts w:eastAsia="宋体" w:cs="宋体"/>
            <w:spacing w:val="0"/>
            <w:sz w:val="21"/>
            <w:szCs w:val="21"/>
            <w:lang w:eastAsia="zh-CN"/>
          </w:rPr>
          <w:delText xml:space="preserve">onventional </w:delText>
        </w:r>
      </w:del>
      <w:r>
        <w:rPr>
          <w:rFonts w:eastAsia="宋体" w:cs="宋体" w:hint="eastAsia"/>
          <w:spacing w:val="0"/>
          <w:sz w:val="21"/>
          <w:szCs w:val="21"/>
          <w:lang w:eastAsia="zh-CN"/>
        </w:rPr>
        <w:t>TDM scheme</w:t>
      </w:r>
      <w:r>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Pr>
          <w:rFonts w:eastAsia="宋体" w:cs="宋体"/>
          <w:spacing w:val="0"/>
          <w:sz w:val="21"/>
          <w:szCs w:val="21"/>
          <w:lang w:eastAsia="zh-CN"/>
        </w:rPr>
        <w:t xml:space="preserve"> represents the superposition of the spectral signal from the single channel within the current time slot and the ambient noise</w:t>
      </w:r>
      <w:r>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1555C92D"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69876F4F" w:rsidR="002F1D49" w:rsidRPr="00FA371A" w:rsidRDefault="002F1D49"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1</w:t>
            </w:r>
            <w:r>
              <w:rPr>
                <w:sz w:val="21"/>
                <w:szCs w:val="21"/>
              </w:rPr>
              <w:fldChar w:fldCharType="end"/>
            </w:r>
            <w:r>
              <w:rPr>
                <w:rFonts w:eastAsia="宋体" w:cs="宋体" w:hint="eastAsia"/>
                <w:spacing w:val="0"/>
                <w:sz w:val="21"/>
                <w:szCs w:val="21"/>
                <w:lang w:eastAsia="zh-CN"/>
              </w:rPr>
              <w:t>)</w:t>
            </w:r>
          </w:p>
        </w:tc>
      </w:tr>
    </w:tbl>
    <w:p w14:paraId="0F40C5C4" w14:textId="46F64AA5" w:rsidR="00001145" w:rsidRPr="00FA371A" w:rsidRDefault="008227DD" w:rsidP="00512A7C">
      <w:pPr>
        <w:jc w:val="both"/>
        <w:rPr>
          <w:rFonts w:eastAsia="宋体" w:cs="宋体"/>
          <w:spacing w:val="0"/>
          <w:sz w:val="21"/>
          <w:szCs w:val="21"/>
          <w:lang w:eastAsia="zh-CN"/>
        </w:rPr>
      </w:pPr>
      <w:r>
        <w:rPr>
          <w:rFonts w:eastAsia="宋体" w:cs="宋体" w:hint="eastAsia"/>
          <w:spacing w:val="0"/>
          <w:sz w:val="21"/>
          <w:szCs w:val="21"/>
          <w:lang w:eastAsia="zh-CN"/>
        </w:rPr>
        <w:t>wh</w:t>
      </w:r>
      <w:r>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-th channel </w:t>
      </w:r>
      <w:r>
        <w:rPr>
          <w:rFonts w:eastAsia="宋体" w:cs="宋体" w:hint="eastAsia"/>
          <w:spacing w:val="0"/>
          <w:sz w:val="21"/>
          <w:szCs w:val="21"/>
          <w:lang w:eastAsia="zh-CN"/>
        </w:rPr>
        <w:t>for the spectral sensing system</w:t>
      </w:r>
      <w:r>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Pr>
          <w:rFonts w:eastAsia="宋体" w:cs="宋体"/>
          <w:spacing w:val="0"/>
          <w:sz w:val="21"/>
          <w:szCs w:val="21"/>
          <w:lang w:eastAsia="zh-CN"/>
        </w:rPr>
        <w:t xml:space="preserve"> denotes the detector’s spectral responsivity, encompassing both photoelectric conversion efficiency and transimpedance gain</w:t>
      </w:r>
      <w:r>
        <w:rPr>
          <w:rFonts w:eastAsia="宋体" w:cs="宋体" w:hint="eastAsia"/>
          <w:spacing w:val="0"/>
          <w:sz w:val="21"/>
          <w:szCs w:val="21"/>
          <w:lang w:eastAsia="zh-CN"/>
        </w:rPr>
        <w:t>,</w:t>
      </w:r>
      <w:r>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Pr>
          <w:rFonts w:eastAsia="宋体" w:cs="宋体"/>
          <w:spacing w:val="0"/>
          <w:sz w:val="21"/>
          <w:szCs w:val="21"/>
          <w:lang w:eastAsia="zh-CN"/>
        </w:rPr>
        <w:t xml:space="preserve"> denotes the ambient light noise. </w:t>
      </w:r>
    </w:p>
    <w:p w14:paraId="53498E34" w14:textId="719A7B8C"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Pr>
          <w:rFonts w:eastAsia="宋体" w:cs="宋体"/>
          <w:spacing w:val="0"/>
          <w:sz w:val="21"/>
          <w:szCs w:val="21"/>
          <w:lang w:eastAsia="zh-CN"/>
        </w:rPr>
        <w:t xml:space="preserve">the </w:t>
      </w:r>
      <w:r>
        <w:rPr>
          <w:rFonts w:eastAsia="宋体" w:cs="宋体" w:hint="eastAsia"/>
          <w:spacing w:val="0"/>
          <w:sz w:val="21"/>
          <w:szCs w:val="21"/>
          <w:lang w:eastAsia="zh-CN"/>
        </w:rPr>
        <w:t>o</w:t>
      </w:r>
      <w:r>
        <w:rPr>
          <w:rFonts w:eastAsia="宋体" w:cs="宋体"/>
          <w:spacing w:val="0"/>
          <w:sz w:val="21"/>
          <w:szCs w:val="21"/>
          <w:lang w:eastAsia="zh-CN"/>
        </w:rPr>
        <w:t xml:space="preserve">rthogonal </w:t>
      </w:r>
      <w:r>
        <w:rPr>
          <w:rFonts w:eastAsia="宋体" w:cs="宋体" w:hint="eastAsia"/>
          <w:spacing w:val="0"/>
          <w:sz w:val="21"/>
          <w:szCs w:val="21"/>
          <w:lang w:eastAsia="zh-CN"/>
        </w:rPr>
        <w:t>f</w:t>
      </w:r>
      <w:r>
        <w:rPr>
          <w:rFonts w:eastAsia="宋体" w:cs="宋体"/>
          <w:spacing w:val="0"/>
          <w:sz w:val="21"/>
          <w:szCs w:val="21"/>
          <w:lang w:eastAsia="zh-CN"/>
        </w:rPr>
        <w:t xml:space="preserve">requency </w:t>
      </w:r>
      <w:r>
        <w:rPr>
          <w:rFonts w:eastAsia="宋体" w:cs="宋体" w:hint="eastAsia"/>
          <w:spacing w:val="0"/>
          <w:sz w:val="21"/>
          <w:szCs w:val="21"/>
          <w:lang w:eastAsia="zh-CN"/>
        </w:rPr>
        <w:t>e</w:t>
      </w:r>
      <w:r>
        <w:rPr>
          <w:rFonts w:eastAsia="宋体" w:cs="宋体"/>
          <w:spacing w:val="0"/>
          <w:sz w:val="21"/>
          <w:szCs w:val="21"/>
          <w:lang w:eastAsia="zh-CN"/>
        </w:rPr>
        <w:t>ncoding</w:t>
      </w:r>
      <w:r>
        <w:rPr>
          <w:rFonts w:eastAsia="宋体" w:cs="宋体" w:hint="eastAsia"/>
          <w:spacing w:val="0"/>
          <w:sz w:val="21"/>
          <w:szCs w:val="21"/>
          <w:lang w:eastAsia="zh-CN"/>
        </w:rPr>
        <w:t xml:space="preserve"> scheme</w:t>
      </w:r>
      <w:r>
        <w:rPr>
          <w:rFonts w:eastAsia="宋体" w:cs="宋体"/>
          <w:spacing w:val="0"/>
          <w:sz w:val="21"/>
          <w:szCs w:val="21"/>
          <w:lang w:eastAsia="zh-CN"/>
        </w:rPr>
        <w:t xml:space="preserve">, we substitute the binary 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Pr>
          <w:rFonts w:eastAsia="宋体" w:cs="宋体"/>
          <w:spacing w:val="0"/>
          <w:sz w:val="21"/>
          <w:szCs w:val="21"/>
          <w:lang w:eastAsia="zh-CN"/>
        </w:rPr>
        <w:t xml:space="preserve"> with a modulation kernel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Pr>
          <w:rFonts w:eastAsia="宋体" w:cs="宋体" w:hint="eastAsia"/>
          <w:spacing w:val="0"/>
          <w:sz w:val="21"/>
          <w:szCs w:val="21"/>
          <w:lang w:eastAsia="zh-CN"/>
        </w:rPr>
        <w:t xml:space="preserve"> </w:t>
      </w:r>
      <w:r>
        <w:rPr>
          <w:rFonts w:eastAsia="宋体" w:cs="宋体"/>
          <w:spacing w:val="0"/>
          <w:sz w:val="21"/>
          <w:szCs w:val="21"/>
          <w:lang w:eastAsia="zh-CN"/>
        </w:rPr>
        <w:t xml:space="preserve">uniquely assigned to </w:t>
      </w:r>
      <w:r>
        <w:rPr>
          <w:rFonts w:eastAsia="宋体" w:cs="宋体" w:hint="eastAsia"/>
          <w:spacing w:val="0"/>
          <w:sz w:val="21"/>
          <w:szCs w:val="21"/>
          <w:lang w:eastAsia="zh-CN"/>
        </w:rPr>
        <w:t>the</w:t>
      </w:r>
      <w:r>
        <w:rPr>
          <w:rFonts w:ascii="Cambria Math" w:eastAsia="宋体" w:hAnsi="Cambria Math" w:cs="宋体"/>
          <w:i/>
          <w:spacing w:val="0"/>
          <w:sz w:val="21"/>
          <w:szCs w:val="21"/>
          <w:lang w:eastAsia="zh-CN"/>
        </w:rPr>
        <w:t xml:space="preserve">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-th channel. This substitution eliminates the requirement for sequential time slots, allowing all channels to operate in parallel. The modulation kernel for the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-th channel 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69239942" w:rsidR="002F1D49" w:rsidRPr="00FA371A" w:rsidRDefault="002F1D49"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2</w:t>
            </w:r>
            <w:r>
              <w:rPr>
                <w:sz w:val="21"/>
                <w:szCs w:val="21"/>
              </w:rPr>
              <w:fldChar w:fldCharType="end"/>
            </w:r>
            <w:r>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Pr>
          <w:rFonts w:eastAsia="宋体" w:cs="宋体" w:hint="eastAsia"/>
          <w:spacing w:val="0"/>
          <w:sz w:val="21"/>
          <w:szCs w:val="21"/>
          <w:lang w:eastAsia="zh-CN"/>
        </w:rPr>
        <w:t>where</w:t>
      </w:r>
      <w:r>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w:t>
      </w:r>
      <w:r>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Pr>
          <w:rFonts w:eastAsia="宋体" w:cs="宋体"/>
          <w:spacing w:val="0"/>
          <w:sz w:val="21"/>
          <w:szCs w:val="21"/>
          <w:lang w:eastAsia="zh-CN"/>
        </w:rPr>
        <w:t xml:space="preserve"> represents the</w:t>
      </w:r>
      <w:r>
        <w:rPr>
          <w:rFonts w:eastAsia="宋体" w:cs="宋体" w:hint="eastAsia"/>
          <w:spacing w:val="0"/>
          <w:sz w:val="21"/>
          <w:szCs w:val="21"/>
          <w:lang w:eastAsia="zh-CN"/>
        </w:rPr>
        <w:t xml:space="preserve"> direct current (DC)</w:t>
      </w:r>
      <w:r>
        <w:rPr>
          <w:rFonts w:eastAsia="宋体" w:cs="宋体"/>
          <w:spacing w:val="0"/>
          <w:sz w:val="21"/>
          <w:szCs w:val="21"/>
          <w:lang w:eastAsia="zh-CN"/>
        </w:rPr>
        <w:t xml:space="preserve"> bias required to ensure non-negative optical intensity</w:t>
      </w:r>
      <w:r>
        <w:rPr>
          <w:rFonts w:eastAsia="宋体" w:cs="宋体" w:hint="eastAsia"/>
          <w:spacing w:val="0"/>
          <w:sz w:val="21"/>
          <w:szCs w:val="21"/>
          <w:lang w:eastAsia="zh-CN"/>
        </w:rPr>
        <w:t>.</w:t>
      </w:r>
      <w:r>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Pr>
          <w:rFonts w:eastAsia="宋体" w:cs="宋体"/>
          <w:spacing w:val="0"/>
          <w:sz w:val="21"/>
          <w:szCs w:val="21"/>
          <w:lang w:eastAsia="zh-CN"/>
        </w:rPr>
        <w:t xml:space="preserve"> is the initial phase of the signal.</w:t>
      </w:r>
    </w:p>
    <w:p w14:paraId="173FE1B6" w14:textId="4E82A15F" w:rsidR="001D4EE0" w:rsidRPr="00FA371A" w:rsidRDefault="001D4EE0" w:rsidP="00512A7C">
      <w:pPr>
        <w:jc w:val="both"/>
        <w:rPr>
          <w:rFonts w:eastAsia="宋体" w:cs="宋体"/>
          <w:spacing w:val="0"/>
          <w:sz w:val="21"/>
          <w:szCs w:val="21"/>
          <w:lang w:eastAsia="zh-CN"/>
        </w:rPr>
      </w:pPr>
      <w:r>
        <w:rPr>
          <w:rFonts w:eastAsia="宋体" w:cs="宋体"/>
          <w:spacing w:val="0"/>
          <w:sz w:val="21"/>
          <w:szCs w:val="21"/>
          <w:lang w:eastAsia="zh-CN"/>
        </w:rPr>
        <w:lastRenderedPageBreak/>
        <w:tab/>
        <w:t>Upon simultaneous</w:t>
      </w:r>
      <w:r>
        <w:rPr>
          <w:rFonts w:eastAsia="宋体" w:cs="宋体" w:hint="eastAsia"/>
          <w:spacing w:val="0"/>
          <w:sz w:val="21"/>
          <w:szCs w:val="21"/>
          <w:lang w:eastAsia="zh-CN"/>
        </w:rPr>
        <w:t xml:space="preserve"> collection</w:t>
      </w:r>
      <w:r>
        <w:rPr>
          <w:rFonts w:eastAsia="宋体" w:cs="宋体"/>
          <w:spacing w:val="0"/>
          <w:sz w:val="21"/>
          <w:szCs w:val="21"/>
          <w:lang w:eastAsia="zh-CN"/>
        </w:rPr>
        <w:t xml:space="preserve"> of all spectral channels modulated by their respective kernels, the detector integrates the total photon flux. </w:t>
      </w:r>
      <w:r>
        <w:rPr>
          <w:rFonts w:eastAsia="宋体" w:cs="宋体" w:hint="eastAsia"/>
          <w:spacing w:val="0"/>
          <w:sz w:val="21"/>
          <w:szCs w:val="21"/>
          <w:lang w:eastAsia="zh-CN"/>
        </w:rPr>
        <w:t>T</w:t>
      </w:r>
      <w:r>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Pr>
          <w:rFonts w:eastAsia="宋体" w:cs="宋体"/>
          <w:spacing w:val="0"/>
          <w:sz w:val="21"/>
          <w:szCs w:val="21"/>
          <w:lang w:eastAsia="zh-CN"/>
        </w:rPr>
        <w:t xml:space="preserve"> is a composite waveform containing information from all</w:t>
      </w:r>
      <w:r>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1D6A39C"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7E2E831"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3</w:t>
            </w:r>
            <w:r>
              <w:rPr>
                <w:sz w:val="21"/>
                <w:szCs w:val="21"/>
              </w:rPr>
              <w:fldChar w:fldCharType="end"/>
            </w:r>
            <w:r>
              <w:rPr>
                <w:rFonts w:eastAsia="宋体" w:cs="宋体" w:hint="eastAsia"/>
                <w:spacing w:val="0"/>
                <w:sz w:val="21"/>
                <w:szCs w:val="21"/>
                <w:lang w:eastAsia="zh-CN"/>
              </w:rPr>
              <w:t>)</w:t>
            </w:r>
          </w:p>
        </w:tc>
      </w:tr>
    </w:tbl>
    <w:p w14:paraId="5C6EF6A7" w14:textId="1065BF23" w:rsidR="00E60073" w:rsidRPr="00FA371A" w:rsidRDefault="00C676F4" w:rsidP="009022B2">
      <w:pPr>
        <w:ind w:firstLine="420"/>
        <w:jc w:val="both"/>
        <w:rPr>
          <w:rFonts w:eastAsia="宋体" w:cs="宋体"/>
          <w:spacing w:val="0"/>
          <w:sz w:val="21"/>
          <w:szCs w:val="21"/>
          <w:lang w:eastAsia="zh-CN"/>
        </w:rPr>
      </w:pPr>
      <w:r>
        <w:rPr>
          <w:rFonts w:eastAsia="宋体" w:cs="宋体" w:hint="eastAsia"/>
          <w:spacing w:val="0"/>
          <w:sz w:val="21"/>
          <w:szCs w:val="21"/>
          <w:lang w:eastAsia="zh-CN"/>
        </w:rPr>
        <w:t>To s</w:t>
      </w:r>
      <w:r>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Pr>
          <w:rFonts w:eastAsia="宋体" w:cs="宋体"/>
          <w:spacing w:val="0"/>
          <w:sz w:val="21"/>
          <w:szCs w:val="21"/>
          <w:lang w:eastAsia="zh-CN"/>
        </w:rPr>
        <w:t xml:space="preserve"> as the spectral projection value for the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-th channel</w:t>
      </w:r>
      <w:r>
        <w:rPr>
          <w:rFonts w:eastAsia="宋体" w:cs="宋体" w:hint="eastAsia"/>
          <w:spacing w:val="0"/>
          <w:sz w:val="21"/>
          <w:szCs w:val="21"/>
          <w:lang w:eastAsia="zh-CN"/>
        </w:rPr>
        <w:t xml:space="preserve">. </w:t>
      </w:r>
      <w:r>
        <w:rPr>
          <w:rFonts w:eastAsia="宋体" w:cs="宋体"/>
          <w:spacing w:val="0"/>
          <w:sz w:val="21"/>
          <w:szCs w:val="21"/>
          <w:lang w:eastAsia="zh-CN"/>
        </w:rPr>
        <w:t>Substituting the modulation kernel into</w:t>
      </w:r>
      <w:r>
        <w:rPr>
          <w:rFonts w:eastAsia="宋体" w:cs="宋体" w:hint="eastAsia"/>
          <w:spacing w:val="0"/>
          <w:sz w:val="21"/>
          <w:szCs w:val="21"/>
          <w:lang w:eastAsia="zh-CN"/>
        </w:rPr>
        <w:t xml:space="preserve"> equation (3)</w:t>
      </w:r>
      <w:r>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Signal component</m:t>
                    </m:r>
                  </m:lim>
                </m:limLow>
              </m:oMath>
            </m:oMathPara>
          </w:p>
        </w:tc>
        <w:tc>
          <w:tcPr>
            <w:tcW w:w="500" w:type="pct"/>
            <w:tcBorders>
              <w:top w:val="nil"/>
              <w:left w:val="nil"/>
              <w:bottom w:val="nil"/>
              <w:right w:val="nil"/>
            </w:tcBorders>
            <w:vAlign w:val="center"/>
          </w:tcPr>
          <w:p w14:paraId="4B397CED" w14:textId="5E2B51E2"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4</w:t>
            </w:r>
            <w:r>
              <w:rPr>
                <w:sz w:val="21"/>
                <w:szCs w:val="21"/>
              </w:rPr>
              <w:fldChar w:fldCharType="end"/>
            </w:r>
            <w:r>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Pr>
          <w:rFonts w:eastAsia="宋体" w:cs="宋体"/>
          <w:spacing w:val="0"/>
          <w:sz w:val="21"/>
          <w:szCs w:val="21"/>
          <w:lang w:eastAsia="zh-CN"/>
        </w:rPr>
        <w:t>The signal decomposition is achieved by mapping the time-domain observation into the frequency domain.</w:t>
      </w:r>
      <w:r>
        <w:rPr>
          <w:rFonts w:eastAsia="宋体" w:cs="宋体" w:hint="eastAsia"/>
          <w:spacing w:val="0"/>
          <w:sz w:val="21"/>
          <w:szCs w:val="21"/>
          <w:lang w:eastAsia="zh-CN"/>
        </w:rPr>
        <w:t xml:space="preserve"> </w:t>
      </w:r>
      <w:r>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3D5083AE"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5</w:t>
            </w:r>
            <w:r>
              <w:rPr>
                <w:sz w:val="21"/>
                <w:szCs w:val="21"/>
              </w:rPr>
              <w:fldChar w:fldCharType="end"/>
            </w:r>
            <w:r>
              <w:rPr>
                <w:rFonts w:eastAsia="宋体" w:cs="宋体" w:hint="eastAsia"/>
                <w:spacing w:val="0"/>
                <w:sz w:val="21"/>
                <w:szCs w:val="21"/>
                <w:lang w:eastAsia="zh-CN"/>
              </w:rPr>
              <w:t>)</w:t>
            </w:r>
          </w:p>
        </w:tc>
      </w:tr>
    </w:tbl>
    <w:p w14:paraId="24B976CB" w14:textId="387E91B1" w:rsidR="0073403F" w:rsidRPr="00FA371A" w:rsidRDefault="00E60073" w:rsidP="00512A7C">
      <w:pPr>
        <w:jc w:val="both"/>
        <w:rPr>
          <w:rFonts w:eastAsia="宋体" w:cs="宋体"/>
          <w:spacing w:val="0"/>
          <w:sz w:val="21"/>
          <w:szCs w:val="21"/>
          <w:lang w:eastAsia="zh-CN"/>
        </w:rPr>
      </w:pPr>
      <w:r>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Pr>
          <w:rFonts w:eastAsia="宋体" w:cs="宋体"/>
          <w:spacing w:val="0"/>
          <w:sz w:val="21"/>
          <w:szCs w:val="21"/>
          <w:lang w:eastAsia="zh-CN"/>
        </w:rPr>
        <w:t xml:space="preserve"> denotes the Dirac delta function</w:t>
      </w:r>
      <w:r>
        <w:rPr>
          <w:rFonts w:eastAsia="宋体" w:cs="宋体" w:hint="eastAsia"/>
          <w:spacing w:val="0"/>
          <w:sz w:val="21"/>
          <w:szCs w:val="21"/>
          <w:lang w:eastAsia="zh-CN"/>
        </w:rPr>
        <w:t xml:space="preserve">. </w:t>
      </w:r>
      <w:r>
        <w:rPr>
          <w:rFonts w:eastAsia="宋体" w:cs="宋体"/>
          <w:spacing w:val="0"/>
          <w:sz w:val="21"/>
          <w:szCs w:val="21"/>
          <w:lang w:eastAsia="zh-CN"/>
        </w:rPr>
        <w:t xml:space="preserve">This formulation demonstrates the mechanism of noise rejection: </w:t>
      </w:r>
      <w:r>
        <w:rPr>
          <w:rFonts w:eastAsia="宋体" w:cs="宋体" w:hint="eastAsia"/>
          <w:spacing w:val="0"/>
          <w:sz w:val="21"/>
          <w:szCs w:val="21"/>
          <w:lang w:eastAsia="zh-CN"/>
        </w:rPr>
        <w:t>if</w:t>
      </w:r>
      <w:r>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Pr>
          <w:rFonts w:eastAsia="宋体" w:cs="宋体"/>
          <w:spacing w:val="0"/>
          <w:sz w:val="21"/>
          <w:szCs w:val="21"/>
          <w:lang w:eastAsia="zh-CN"/>
        </w:rPr>
        <w:t xml:space="preserve"> are designed to avoid the bands of environmental noise, the</w:t>
      </w:r>
      <w:r>
        <w:rPr>
          <w:rFonts w:eastAsia="宋体" w:cs="宋体" w:hint="eastAsia"/>
          <w:spacing w:val="0"/>
          <w:sz w:val="21"/>
          <w:szCs w:val="21"/>
          <w:lang w:eastAsia="zh-CN"/>
        </w:rPr>
        <w:t xml:space="preserve"> projection</w:t>
      </w:r>
      <w:r>
        <w:rPr>
          <w:rFonts w:eastAsia="宋体" w:cs="宋体"/>
          <w:spacing w:val="0"/>
          <w:sz w:val="21"/>
          <w:szCs w:val="21"/>
          <w:lang w:eastAsia="zh-CN"/>
        </w:rPr>
        <w:t xml:space="preserve"> </w:t>
      </w:r>
      <w:r>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Pr>
          <w:rFonts w:eastAsia="宋体" w:cs="宋体" w:hint="eastAsia"/>
          <w:spacing w:val="0"/>
          <w:sz w:val="21"/>
          <w:szCs w:val="21"/>
          <w:lang w:eastAsia="zh-CN"/>
        </w:rPr>
        <w:t xml:space="preserve"> is</w:t>
      </w:r>
      <w:r>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352C591C"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6</w:t>
            </w:r>
            <w:r>
              <w:rPr>
                <w:sz w:val="21"/>
                <w:szCs w:val="21"/>
              </w:rPr>
              <w:fldChar w:fldCharType="end"/>
            </w:r>
            <w:r>
              <w:rPr>
                <w:rFonts w:eastAsia="宋体" w:cs="宋体" w:hint="eastAsia"/>
                <w:spacing w:val="0"/>
                <w:sz w:val="21"/>
                <w:szCs w:val="21"/>
                <w:lang w:eastAsia="zh-CN"/>
              </w:rPr>
              <w:t>)</w:t>
            </w:r>
          </w:p>
        </w:tc>
      </w:tr>
    </w:tbl>
    <w:p w14:paraId="115A1BD5" w14:textId="34434009" w:rsidR="00502F8C" w:rsidRDefault="00502F8C" w:rsidP="00512A7C">
      <w:pPr>
        <w:ind w:firstLine="420"/>
        <w:jc w:val="both"/>
        <w:rPr>
          <w:rFonts w:eastAsia="宋体" w:cs="宋体"/>
          <w:spacing w:val="0"/>
          <w:sz w:val="21"/>
          <w:szCs w:val="21"/>
          <w:lang w:eastAsia="zh-CN"/>
        </w:rPr>
      </w:pPr>
      <w:r>
        <w:rPr>
          <w:rFonts w:eastAsia="宋体" w:cs="宋体"/>
          <w:spacing w:val="0"/>
          <w:sz w:val="21"/>
          <w:szCs w:val="21"/>
          <w:lang w:eastAsia="zh-CN"/>
        </w:rPr>
        <w:t>To ensure orthogonality 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 xml:space="preserve">f,   </m:t>
        </m:r>
      </m:oMath>
      <w:r>
        <w:rPr>
          <w:rFonts w:eastAsia="宋体" w:cs="宋体" w:hint="eastAsia"/>
          <w:spacing w:val="0"/>
          <w:sz w:val="21"/>
          <w:szCs w:val="21"/>
          <w:lang w:eastAsia="zh-CN"/>
        </w:rPr>
        <w:t xml:space="preserve">where </w:t>
      </w:r>
      <m:oMath>
        <m:r>
          <m:rPr>
            <m:sty m:val="p"/>
          </m:rPr>
          <w:rPr>
            <w:rFonts w:ascii="Cambria Math" w:eastAsia="宋体" w:hAnsi="Cambria Math"/>
            <w:spacing w:val="0"/>
            <w:sz w:val="21"/>
            <w:szCs w:val="21"/>
            <w:lang w:eastAsia="zh-CN"/>
          </w:rPr>
          <m:t>Δ</m:t>
        </m:r>
        <m:r>
          <w:rPr>
            <w:rFonts w:ascii="Cambria Math" w:eastAsia="宋体" w:hAnsi="Cambria Math"/>
            <w:spacing w:val="0"/>
            <w:sz w:val="21"/>
            <w:szCs w:val="21"/>
            <w:lang w:eastAsia="zh-CN"/>
          </w:rPr>
          <m:t>f</m:t>
        </m:r>
      </m:oMath>
      <w:r>
        <w:rPr>
          <w:rFonts w:eastAsia="宋体" w:cs="宋体" w:hint="eastAsia"/>
          <w:spacing w:val="0"/>
          <w:sz w:val="21"/>
          <w:szCs w:val="21"/>
          <w:lang w:eastAsia="zh-CN"/>
        </w:rPr>
        <w:t xml:space="preserve"> is the frequency resolution), </w:t>
      </w:r>
      <w:r>
        <w:rPr>
          <w:rFonts w:eastAsia="宋体" w:cs="宋体"/>
          <w:spacing w:val="0"/>
          <w:sz w:val="21"/>
          <w:szCs w:val="21"/>
          <w:lang w:eastAsia="zh-CN"/>
        </w:rPr>
        <w:t>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Pr>
          <w:rFonts w:eastAsia="宋体" w:cs="宋体"/>
          <w:spacing w:val="0"/>
          <w:sz w:val="21"/>
          <w:szCs w:val="21"/>
          <w:lang w:eastAsia="zh-CN"/>
        </w:rPr>
        <w:t>)</w:t>
      </w:r>
      <w:r>
        <w:rPr>
          <w:rFonts w:eastAsia="宋体" w:cs="宋体" w:hint="eastAsia"/>
          <w:spacing w:val="0"/>
          <w:sz w:val="21"/>
          <w:szCs w:val="21"/>
          <w:lang w:eastAsia="zh-CN"/>
        </w:rPr>
        <w:t>.</w:t>
      </w:r>
      <w:r>
        <w:t xml:space="preserve"> </w:t>
      </w:r>
      <w:r>
        <w:rPr>
          <w:rFonts w:eastAsia="宋体" w:cs="宋体" w:hint="eastAsia"/>
          <w:spacing w:val="0"/>
          <w:sz w:val="21"/>
          <w:szCs w:val="21"/>
          <w:lang w:eastAsia="zh-CN"/>
        </w:rPr>
        <w:t>M</w:t>
      </w:r>
      <w:r>
        <w:rPr>
          <w:rFonts w:eastAsia="宋体" w:cs="宋体"/>
          <w:spacing w:val="0"/>
          <w:sz w:val="21"/>
          <w:szCs w:val="21"/>
          <w:lang w:eastAsia="zh-CN"/>
        </w:rPr>
        <w:t xml:space="preserve">athematical derivations of these constraints and the corresponding </w:t>
      </w:r>
      <w:r>
        <w:rPr>
          <w:rFonts w:eastAsia="宋体" w:cs="宋体" w:hint="eastAsia"/>
          <w:spacing w:val="0"/>
          <w:sz w:val="21"/>
          <w:szCs w:val="21"/>
          <w:lang w:eastAsia="zh-CN"/>
        </w:rPr>
        <w:t xml:space="preserve">switch </w:t>
      </w:r>
      <w:r>
        <w:rPr>
          <w:rFonts w:eastAsia="宋体" w:cs="宋体"/>
          <w:spacing w:val="0"/>
          <w:sz w:val="21"/>
          <w:szCs w:val="21"/>
          <w:lang w:eastAsia="zh-CN"/>
        </w:rPr>
        <w:t xml:space="preserve">search algorithm are detailed in </w:t>
      </w:r>
      <w:r w:rsidRPr="00145955">
        <w:rPr>
          <w:rFonts w:eastAsia="宋体" w:cs="宋体"/>
          <w:spacing w:val="0"/>
          <w:sz w:val="21"/>
          <w:szCs w:val="21"/>
          <w:highlight w:val="yellow"/>
          <w:lang w:eastAsia="zh-CN"/>
          <w:rPrChange w:id="7" w:author="tbguo" w:date="2026-04-27T14:07:00Z" w16du:dateUtc="2026-04-27T06:07:00Z">
            <w:rPr>
              <w:rFonts w:eastAsia="宋体" w:cs="宋体"/>
              <w:spacing w:val="0"/>
              <w:sz w:val="21"/>
              <w:szCs w:val="21"/>
              <w:lang w:eastAsia="zh-CN"/>
            </w:rPr>
          </w:rPrChange>
        </w:rPr>
        <w:t>Supplement Sections 2 and 3.</w:t>
      </w:r>
      <w:r>
        <w:rPr>
          <w:rFonts w:eastAsia="宋体" w:cs="宋体" w:hint="eastAsia"/>
          <w:spacing w:val="0"/>
          <w:sz w:val="21"/>
          <w:szCs w:val="21"/>
          <w:lang w:eastAsia="zh-CN"/>
        </w:rPr>
        <w:t xml:space="preserv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B404D" w:rsidRPr="00FA371A" w14:paraId="0F699A6C" w14:textId="77777777" w:rsidTr="00D96084">
        <w:tc>
          <w:tcPr>
            <w:tcW w:w="8277" w:type="dxa"/>
          </w:tcPr>
          <w:p w14:paraId="44F53E73" w14:textId="77777777" w:rsidR="001B404D" w:rsidRPr="00FA371A" w:rsidRDefault="001B404D" w:rsidP="00D96084">
            <w:pPr>
              <w:jc w:val="center"/>
              <w:rPr>
                <w:rFonts w:eastAsia="宋体" w:cs="宋体"/>
                <w:spacing w:val="0"/>
                <w:sz w:val="21"/>
                <w:szCs w:val="21"/>
                <w:lang w:eastAsia="zh-CN"/>
              </w:rPr>
            </w:pPr>
            <w:r>
              <w:rPr>
                <w:noProof/>
                <w:sz w:val="21"/>
                <w:szCs w:val="21"/>
              </w:rPr>
              <w:lastRenderedPageBreak/>
              <w:drawing>
                <wp:inline distT="0" distB="0" distL="0" distR="0" wp14:anchorId="035AFBB8" wp14:editId="547765CF">
                  <wp:extent cx="5112000" cy="1704207"/>
                  <wp:effectExtent l="0" t="0" r="0" b="0"/>
                  <wp:docPr id="1030987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552" name="图片 1030987552"/>
                          <pic:cNvPicPr/>
                        </pic:nvPicPr>
                        <pic:blipFill>
                          <a:blip r:embed="rId8"/>
                          <a:stretch>
                            <a:fillRect/>
                          </a:stretch>
                        </pic:blipFill>
                        <pic:spPr>
                          <a:xfrm>
                            <a:off x="0" y="0"/>
                            <a:ext cx="5112000" cy="1704207"/>
                          </a:xfrm>
                          <a:prstGeom prst="rect">
                            <a:avLst/>
                          </a:prstGeom>
                        </pic:spPr>
                      </pic:pic>
                    </a:graphicData>
                  </a:graphic>
                </wp:inline>
              </w:drawing>
            </w:r>
          </w:p>
        </w:tc>
      </w:tr>
      <w:tr w:rsidR="001B404D" w:rsidRPr="00FA371A" w14:paraId="35D68FE4" w14:textId="77777777" w:rsidTr="00D96084">
        <w:tc>
          <w:tcPr>
            <w:tcW w:w="8306" w:type="dxa"/>
          </w:tcPr>
          <w:p w14:paraId="6155DB9A" w14:textId="489B2C39" w:rsidR="001B404D" w:rsidRPr="00BA6712" w:rsidRDefault="001B404D" w:rsidP="00D96084">
            <w:pPr>
              <w:pStyle w:val="a8"/>
              <w:jc w:val="both"/>
              <w:rPr>
                <w:rFonts w:ascii="Times New Roman" w:hAnsi="Times New Roman" w:cs="Times New Roman"/>
                <w:b/>
                <w:bCs/>
                <w:sz w:val="21"/>
                <w:szCs w:val="21"/>
                <w:lang w:eastAsia="zh-CN"/>
              </w:rPr>
            </w:pPr>
            <w:r>
              <w:rPr>
                <w:rFonts w:ascii="Times New Roman" w:hAnsi="Times New Roman" w:cs="Times New Roman"/>
                <w:b/>
                <w:bCs/>
                <w:sz w:val="21"/>
                <w:szCs w:val="21"/>
              </w:rPr>
              <w:t xml:space="preserve">Figure </w:t>
            </w: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 SEQ Figure \* ARABIC </w:instrText>
            </w:r>
            <w:r>
              <w:rPr>
                <w:rFonts w:ascii="Times New Roman" w:hAnsi="Times New Roman" w:cs="Times New Roman"/>
                <w:b/>
                <w:bCs/>
                <w:sz w:val="21"/>
                <w:szCs w:val="21"/>
              </w:rPr>
              <w:fldChar w:fldCharType="separate"/>
            </w:r>
            <w:r>
              <w:rPr>
                <w:rFonts w:ascii="Times New Roman" w:hAnsi="Times New Roman" w:cs="Times New Roman"/>
                <w:b/>
                <w:bCs/>
                <w:noProof/>
                <w:sz w:val="21"/>
                <w:szCs w:val="21"/>
              </w:rPr>
              <w:t>1</w:t>
            </w:r>
            <w:r>
              <w:rPr>
                <w:rFonts w:ascii="Times New Roman" w:hAnsi="Times New Roman" w:cs="Times New Roman"/>
                <w:b/>
                <w:bCs/>
                <w:sz w:val="21"/>
                <w:szCs w:val="21"/>
              </w:rPr>
              <w:fldChar w:fldCharType="end"/>
            </w:r>
            <w:r>
              <w:rPr>
                <w:rFonts w:ascii="Times New Roman" w:hAnsi="Times New Roman" w:cs="Times New Roman"/>
                <w:b/>
                <w:bCs/>
                <w:sz w:val="21"/>
                <w:szCs w:val="21"/>
                <w:lang w:eastAsia="zh-CN"/>
              </w:rPr>
              <w:t>. OFE schematic diagram.</w:t>
            </w:r>
            <w:r>
              <w:rPr>
                <w:rFonts w:ascii="Times New Roman" w:hAnsi="Times New Roman" w:cs="Times New Roman" w:hint="eastAsia"/>
                <w:b/>
                <w:bCs/>
                <w:sz w:val="21"/>
                <w:szCs w:val="21"/>
                <w:lang w:eastAsia="zh-CN"/>
              </w:rPr>
              <w:t xml:space="preserve"> </w:t>
            </w:r>
            <w:r>
              <w:rPr>
                <w:rFonts w:ascii="Times New Roman" w:hAnsi="Times New Roman" w:cs="Times New Roman"/>
                <w:sz w:val="21"/>
                <w:szCs w:val="21"/>
                <w:lang w:eastAsia="zh-CN"/>
              </w:rPr>
              <w:t>Each spectra basis function undergoes modulation via a distinct orthogonal kernel. These components are linearly superimposed to form a composite time-domain signal, which is</w:t>
            </w:r>
            <w:r>
              <w:rPr>
                <w:rFonts w:ascii="Times New Roman" w:hAnsi="Times New Roman" w:cs="Times New Roman" w:hint="eastAsia"/>
                <w:sz w:val="21"/>
                <w:szCs w:val="21"/>
                <w:lang w:eastAsia="zh-CN"/>
              </w:rPr>
              <w:t xml:space="preserve"> </w:t>
            </w:r>
            <w:r>
              <w:rPr>
                <w:rFonts w:ascii="Times New Roman" w:hAnsi="Times New Roman" w:cs="Times New Roman"/>
                <w:sz w:val="21"/>
                <w:szCs w:val="21"/>
                <w:lang w:eastAsia="zh-CN"/>
              </w:rPr>
              <w:t>contaminated by additive noise during physical transmission. Upon reception by a</w:t>
            </w:r>
            <w:r>
              <w:rPr>
                <w:rFonts w:ascii="Times New Roman" w:hAnsi="Times New Roman" w:cs="Times New Roman" w:hint="eastAsia"/>
                <w:sz w:val="21"/>
                <w:szCs w:val="21"/>
                <w:lang w:eastAsia="zh-CN"/>
              </w:rPr>
              <w:t xml:space="preserve"> </w:t>
            </w:r>
            <w:r>
              <w:rPr>
                <w:rFonts w:ascii="Times New Roman" w:hAnsi="Times New Roman" w:cs="Times New Roman"/>
                <w:sz w:val="21"/>
                <w:szCs w:val="21"/>
                <w:lang w:eastAsia="zh-CN"/>
              </w:rPr>
              <w:t>sensor, a</w:t>
            </w:r>
            <w:r>
              <w:rPr>
                <w:rFonts w:ascii="Times New Roman" w:hAnsi="Times New Roman" w:cs="Times New Roman" w:hint="eastAsia"/>
                <w:sz w:val="21"/>
                <w:szCs w:val="21"/>
                <w:lang w:eastAsia="zh-CN"/>
              </w:rPr>
              <w:t xml:space="preserve"> </w:t>
            </w:r>
            <w:r>
              <w:rPr>
                <w:rFonts w:ascii="Times New Roman" w:hAnsi="Times New Roman" w:cs="Times New Roman"/>
                <w:sz w:val="21"/>
                <w:szCs w:val="21"/>
                <w:lang w:eastAsia="zh-CN"/>
              </w:rPr>
              <w:t>transform (e.g., F</w:t>
            </w:r>
            <w:r>
              <w:rPr>
                <w:rFonts w:ascii="Times New Roman" w:hAnsi="Times New Roman" w:cs="Times New Roman" w:hint="eastAsia"/>
                <w:sz w:val="21"/>
                <w:szCs w:val="21"/>
                <w:lang w:eastAsia="zh-CN"/>
              </w:rPr>
              <w:t xml:space="preserve">ourier </w:t>
            </w:r>
            <w:r>
              <w:rPr>
                <w:rFonts w:ascii="Times New Roman" w:hAnsi="Times New Roman" w:cs="Times New Roman"/>
                <w:sz w:val="21"/>
                <w:szCs w:val="21"/>
                <w:lang w:eastAsia="zh-CN"/>
              </w:rPr>
              <w:t>transform) maps the temporal waveform into a frequency-domain signal,</w:t>
            </w:r>
            <w:r>
              <w:rPr>
                <w:rFonts w:ascii="Times New Roman" w:hAnsi="Times New Roman" w:cs="Times New Roman" w:hint="eastAsia"/>
                <w:sz w:val="21"/>
                <w:szCs w:val="21"/>
                <w:lang w:eastAsia="zh-CN"/>
              </w:rPr>
              <w:t xml:space="preserve"> </w:t>
            </w:r>
            <w:r>
              <w:rPr>
                <w:rFonts w:ascii="Times New Roman" w:hAnsi="Times New Roman" w:cs="Times New Roman"/>
                <w:sz w:val="21"/>
                <w:szCs w:val="21"/>
                <w:lang w:eastAsia="zh-CN"/>
              </w:rPr>
              <w:t>isolating the deterministic carrier peaks from the noise floor. Finally,</w:t>
            </w:r>
            <w:r>
              <w:rPr>
                <w:rFonts w:ascii="Times New Roman" w:hAnsi="Times New Roman" w:cs="Times New Roman" w:hint="eastAsia"/>
                <w:sz w:val="21"/>
                <w:szCs w:val="21"/>
                <w:lang w:eastAsia="zh-CN"/>
              </w:rPr>
              <w:t xml:space="preserve"> a</w:t>
            </w:r>
            <w:r>
              <w:rPr>
                <w:rFonts w:ascii="Times New Roman" w:hAnsi="Times New Roman" w:cs="Times New Roman"/>
                <w:sz w:val="21"/>
                <w:szCs w:val="21"/>
                <w:lang w:eastAsia="zh-CN"/>
              </w:rPr>
              <w:t xml:space="preserve"> computational algorithm</w:t>
            </w:r>
            <w:r>
              <w:rPr>
                <w:rFonts w:ascii="Times New Roman" w:hAnsi="Times New Roman" w:cs="Times New Roman" w:hint="eastAsia"/>
                <w:sz w:val="21"/>
                <w:szCs w:val="21"/>
                <w:lang w:eastAsia="zh-CN"/>
              </w:rPr>
              <w:t xml:space="preserve"> is used</w:t>
            </w:r>
            <w:r>
              <w:rPr>
                <w:rFonts w:ascii="Times New Roman" w:hAnsi="Times New Roman" w:cs="Times New Roman"/>
                <w:sz w:val="21"/>
                <w:szCs w:val="21"/>
                <w:lang w:eastAsia="zh-CN"/>
              </w:rPr>
              <w:t xml:space="preserve"> to reconstruct the target spectra </w:t>
            </w:r>
            <w:r>
              <w:rPr>
                <w:rFonts w:ascii="Times New Roman" w:hAnsi="Times New Roman" w:cs="Times New Roman" w:hint="eastAsia"/>
                <w:sz w:val="21"/>
                <w:szCs w:val="21"/>
                <w:lang w:eastAsia="zh-CN"/>
              </w:rPr>
              <w:t>based on the spectra basis and carrier peaks</w:t>
            </w:r>
            <w:r>
              <w:rPr>
                <w:rFonts w:ascii="Times New Roman" w:hAnsi="Times New Roman" w:cs="Times New Roman"/>
                <w:sz w:val="21"/>
                <w:szCs w:val="21"/>
                <w:lang w:eastAsia="zh-CN"/>
              </w:rPr>
              <w:t>.</w:t>
            </w:r>
          </w:p>
        </w:tc>
      </w:tr>
    </w:tbl>
    <w:p w14:paraId="3C717FBA" w14:textId="3B3979D1" w:rsidR="00AC18EF" w:rsidRDefault="009F6849" w:rsidP="006E3971">
      <w:pPr>
        <w:ind w:firstLine="420"/>
        <w:jc w:val="both"/>
        <w:rPr>
          <w:rFonts w:eastAsia="宋体" w:cs="宋体"/>
          <w:spacing w:val="0"/>
          <w:sz w:val="21"/>
          <w:szCs w:val="21"/>
          <w:lang w:eastAsia="zh-CN"/>
        </w:rPr>
      </w:pPr>
      <w:r>
        <w:rPr>
          <w:rFonts w:eastAsia="宋体" w:cs="宋体"/>
          <w:spacing w:val="0"/>
          <w:sz w:val="21"/>
          <w:szCs w:val="21"/>
          <w:lang w:eastAsia="zh-CN"/>
        </w:rPr>
        <w:t xml:space="preserve">OFE </w:t>
      </w:r>
      <w:r>
        <w:rPr>
          <w:rFonts w:eastAsia="宋体" w:cs="宋体" w:hint="eastAsia"/>
          <w:spacing w:val="0"/>
          <w:sz w:val="21"/>
          <w:szCs w:val="21"/>
          <w:lang w:eastAsia="zh-CN"/>
        </w:rPr>
        <w:t>po</w:t>
      </w:r>
      <w:r>
        <w:rPr>
          <w:rFonts w:eastAsia="宋体" w:cs="宋体"/>
          <w:spacing w:val="0"/>
          <w:sz w:val="21"/>
          <w:szCs w:val="21"/>
          <w:lang w:eastAsia="zh-CN"/>
        </w:rPr>
        <w:t>sse</w:t>
      </w:r>
      <w:r>
        <w:rPr>
          <w:rFonts w:eastAsia="宋体" w:cs="宋体" w:hint="eastAsia"/>
          <w:spacing w:val="0"/>
          <w:sz w:val="21"/>
          <w:szCs w:val="21"/>
          <w:lang w:eastAsia="zh-CN"/>
        </w:rPr>
        <w:t xml:space="preserve">sses two advantages over traditional TDM: </w:t>
      </w:r>
      <w:r>
        <w:rPr>
          <w:rFonts w:eastAsia="宋体" w:cs="宋体"/>
          <w:spacing w:val="0"/>
          <w:sz w:val="21"/>
          <w:szCs w:val="21"/>
          <w:lang w:eastAsia="zh-CN"/>
        </w:rPr>
        <w:t xml:space="preserve">the multiplexing energy </w:t>
      </w:r>
      <w:r>
        <w:rPr>
          <w:rFonts w:eastAsia="宋体" w:cs="宋体" w:hint="eastAsia"/>
          <w:spacing w:val="0"/>
          <w:sz w:val="21"/>
          <w:szCs w:val="21"/>
          <w:lang w:eastAsia="zh-CN"/>
        </w:rPr>
        <w:t>gain</w:t>
      </w:r>
      <w:r>
        <w:rPr>
          <w:rFonts w:eastAsia="宋体" w:cs="宋体"/>
          <w:spacing w:val="0"/>
          <w:sz w:val="21"/>
          <w:szCs w:val="21"/>
          <w:lang w:eastAsia="zh-CN"/>
        </w:rPr>
        <w:t xml:space="preserve"> and </w:t>
      </w:r>
      <w:r>
        <w:rPr>
          <w:rFonts w:eastAsia="宋体" w:cs="宋体" w:hint="eastAsia"/>
          <w:spacing w:val="0"/>
          <w:sz w:val="21"/>
          <w:szCs w:val="21"/>
          <w:lang w:eastAsia="zh-CN"/>
        </w:rPr>
        <w:t>o</w:t>
      </w:r>
      <w:r>
        <w:rPr>
          <w:rFonts w:eastAsia="宋体" w:cs="宋体"/>
          <w:spacing w:val="0"/>
          <w:sz w:val="21"/>
          <w:szCs w:val="21"/>
          <w:lang w:eastAsia="zh-CN"/>
        </w:rPr>
        <w:t xml:space="preserve">rthogonal </w:t>
      </w:r>
      <w:r>
        <w:rPr>
          <w:rFonts w:eastAsia="宋体" w:cs="宋体" w:hint="eastAsia"/>
          <w:spacing w:val="0"/>
          <w:sz w:val="21"/>
          <w:szCs w:val="21"/>
          <w:lang w:eastAsia="zh-CN"/>
        </w:rPr>
        <w:t>i</w:t>
      </w:r>
      <w:r>
        <w:rPr>
          <w:rFonts w:eastAsia="宋体" w:cs="宋体"/>
          <w:spacing w:val="0"/>
          <w:sz w:val="21"/>
          <w:szCs w:val="21"/>
          <w:lang w:eastAsia="zh-CN"/>
        </w:rPr>
        <w:t xml:space="preserve">nterference </w:t>
      </w:r>
      <w:r>
        <w:rPr>
          <w:rFonts w:eastAsia="宋体" w:cs="宋体" w:hint="eastAsia"/>
          <w:spacing w:val="0"/>
          <w:sz w:val="21"/>
          <w:szCs w:val="21"/>
          <w:lang w:eastAsia="zh-CN"/>
        </w:rPr>
        <w:t>i</w:t>
      </w:r>
      <w:r>
        <w:rPr>
          <w:rFonts w:eastAsia="宋体" w:cs="宋体"/>
          <w:spacing w:val="0"/>
          <w:sz w:val="21"/>
          <w:szCs w:val="21"/>
          <w:lang w:eastAsia="zh-CN"/>
        </w:rPr>
        <w:t>mmunit</w:t>
      </w:r>
      <w:r>
        <w:rPr>
          <w:rFonts w:eastAsia="宋体" w:cs="宋体" w:hint="eastAsia"/>
          <w:spacing w:val="0"/>
          <w:sz w:val="21"/>
          <w:szCs w:val="21"/>
          <w:lang w:eastAsia="zh-CN"/>
        </w:rPr>
        <w:t xml:space="preserve">y. The multiplexing advantage </w:t>
      </w:r>
      <w:r>
        <w:rPr>
          <w:rFonts w:eastAsia="宋体" w:cs="宋体"/>
          <w:spacing w:val="0"/>
          <w:sz w:val="21"/>
          <w:szCs w:val="21"/>
          <w:lang w:eastAsia="zh-CN"/>
        </w:rPr>
        <w:t xml:space="preserve">stems from its </w:t>
      </w:r>
      <w:r>
        <w:rPr>
          <w:rFonts w:eastAsia="宋体" w:cs="宋体" w:hint="eastAsia"/>
          <w:spacing w:val="0"/>
          <w:sz w:val="21"/>
          <w:szCs w:val="21"/>
          <w:lang w:eastAsia="zh-CN"/>
        </w:rPr>
        <w:t xml:space="preserve">parallel collection over </w:t>
      </w:r>
      <m:oMath>
        <m:r>
          <w:rPr>
            <w:rFonts w:ascii="Cambria Math" w:eastAsia="宋体" w:hAnsi="Cambria Math" w:cs="宋体" w:hint="eastAsia"/>
            <w:spacing w:val="0"/>
            <w:sz w:val="21"/>
            <w:szCs w:val="21"/>
            <w:lang w:eastAsia="zh-CN"/>
          </w:rPr>
          <m:t>K</m:t>
        </m:r>
      </m:oMath>
      <w:r>
        <w:rPr>
          <w:rFonts w:eastAsia="宋体" w:cs="宋体" w:hint="eastAsia"/>
          <w:spacing w:val="0"/>
          <w:sz w:val="21"/>
          <w:szCs w:val="21"/>
          <w:lang w:eastAsia="zh-CN"/>
        </w:rPr>
        <w:t xml:space="preserve"> channels</w:t>
      </w:r>
      <w:r>
        <w:rPr>
          <w:rFonts w:eastAsia="宋体" w:cs="宋体"/>
          <w:spacing w:val="0"/>
          <w:sz w:val="21"/>
          <w:szCs w:val="21"/>
          <w:lang w:eastAsia="zh-CN"/>
        </w:rPr>
        <w:t xml:space="preserve">. Coherent frequency-domain demodulation acts as a matched filter, bounding the 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 This inherent variance ratio of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 dictates an enhancement in the signal-to-noise ratio (SNR) by a factor of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Pr>
          <w:rFonts w:eastAsia="宋体" w:cs="宋体"/>
          <w:spacing w:val="0"/>
          <w:sz w:val="21"/>
          <w:szCs w:val="21"/>
          <w:lang w:eastAsia="zh-CN"/>
        </w:rPr>
        <w:t xml:space="preserve"> under identical acquisition time. This theoretical multiplexing gain</w:t>
      </w:r>
      <w:r>
        <w:rPr>
          <w:rFonts w:eastAsia="宋体" w:cs="宋体" w:hint="eastAsia"/>
          <w:spacing w:val="0"/>
          <w:sz w:val="21"/>
          <w:szCs w:val="21"/>
          <w:lang w:eastAsia="zh-CN"/>
        </w:rPr>
        <w:t xml:space="preserve">, </w:t>
      </w:r>
      <w:r>
        <w:rPr>
          <w:rFonts w:eastAsia="宋体" w:cs="宋体"/>
          <w:spacing w:val="0"/>
          <w:sz w:val="21"/>
          <w:szCs w:val="21"/>
          <w:lang w:eastAsia="zh-CN"/>
        </w:rPr>
        <w:t xml:space="preserve">conceptually analogous to Fellgett’s advantage, preserves high-fidelity reconstruction in </w:t>
      </w:r>
      <w:r>
        <w:rPr>
          <w:rFonts w:eastAsia="宋体" w:cs="宋体" w:hint="eastAsia"/>
          <w:spacing w:val="0"/>
          <w:sz w:val="21"/>
          <w:szCs w:val="21"/>
          <w:lang w:eastAsia="zh-CN"/>
        </w:rPr>
        <w:t>additive white Gaussian noise (AWGN)</w:t>
      </w:r>
      <w:r>
        <w:rPr>
          <w:rFonts w:eastAsia="宋体" w:cs="宋体"/>
          <w:spacing w:val="0"/>
          <w:sz w:val="21"/>
          <w:szCs w:val="21"/>
          <w:lang w:eastAsia="zh-CN"/>
        </w:rPr>
        <w:t xml:space="preserve"> environments.</w:t>
      </w:r>
      <w:del w:id="8" w:author="yj zeng" w:date="2026-04-27T22:45:00Z" w16du:dateUtc="2026-04-27T14:45:00Z">
        <w:r w:rsidDel="009A142F">
          <w:rPr>
            <w:rFonts w:eastAsia="宋体" w:cs="宋体"/>
            <w:spacing w:val="0"/>
            <w:sz w:val="21"/>
            <w:szCs w:val="21"/>
            <w:lang w:eastAsia="zh-CN"/>
          </w:rPr>
          <w:delText xml:space="preserve"> We emphasize that this </w:delText>
        </w:r>
      </w:del>
      <m:oMath>
        <m:r>
          <w:del w:id="9" w:author="yj zeng" w:date="2026-04-27T22:45:00Z" w16du:dateUtc="2026-04-27T14:45:00Z">
            <w:rPr>
              <w:rFonts w:ascii="Cambria Math" w:eastAsia="宋体" w:hAnsi="Cambria Math" w:cs="宋体"/>
              <w:spacing w:val="0"/>
              <w:sz w:val="21"/>
              <w:szCs w:val="21"/>
              <w:lang w:eastAsia="zh-CN"/>
            </w:rPr>
            <m:t>√K</m:t>
          </w:del>
        </m:r>
      </m:oMath>
      <w:del w:id="10" w:author="yj zeng" w:date="2026-04-27T22:45:00Z" w16du:dateUtc="2026-04-27T14:45:00Z">
        <w:r w:rsidDel="009A142F">
          <w:rPr>
            <w:rFonts w:eastAsia="宋体" w:cs="宋体"/>
            <w:spacing w:val="0"/>
            <w:sz w:val="21"/>
            <w:szCs w:val="21"/>
            <w:lang w:eastAsia="zh-CN"/>
          </w:rPr>
          <w:delText xml:space="preserve"> gain quantifies the multiplexing benefit of the modulation scheme itself at matched detector noise variance. </w:delText>
        </w:r>
      </w:del>
      <w:del w:id="11" w:author="yj zeng" w:date="2026-04-27T22:42:00Z" w16du:dateUtc="2026-04-27T14:42:00Z">
        <w:r w:rsidDel="00FB4C70">
          <w:rPr>
            <w:rFonts w:eastAsia="宋体" w:cs="宋体"/>
            <w:spacing w:val="0"/>
            <w:sz w:val="21"/>
            <w:szCs w:val="21"/>
            <w:lang w:eastAsia="zh-CN"/>
          </w:rPr>
          <w:delText xml:space="preserve">Practical energy utilization is further scaled by the duty cycle imposed by the non-negative DC bias and by the harmonic leakage of the drive electronics </w:delText>
        </w:r>
        <w:r w:rsidRPr="00145955" w:rsidDel="00FB4C70">
          <w:rPr>
            <w:rFonts w:eastAsia="宋体" w:cs="宋体"/>
            <w:spacing w:val="0"/>
            <w:sz w:val="21"/>
            <w:szCs w:val="21"/>
            <w:highlight w:val="yellow"/>
            <w:lang w:eastAsia="zh-CN"/>
            <w:rPrChange w:id="12" w:author="tbguo" w:date="2026-04-27T14:07:00Z" w16du:dateUtc="2026-04-27T06:07:00Z">
              <w:rPr>
                <w:rFonts w:eastAsia="宋体" w:cs="宋体"/>
                <w:spacing w:val="0"/>
                <w:sz w:val="21"/>
                <w:szCs w:val="21"/>
                <w:lang w:eastAsia="zh-CN"/>
              </w:rPr>
            </w:rPrChange>
          </w:rPr>
          <w:delText>(Supplement Section 10),</w:delText>
        </w:r>
        <w:r w:rsidDel="00FB4C70">
          <w:rPr>
            <w:rFonts w:eastAsia="宋体" w:cs="宋体"/>
            <w:spacing w:val="0"/>
            <w:sz w:val="21"/>
            <w:szCs w:val="21"/>
            <w:lang w:eastAsia="zh-CN"/>
          </w:rPr>
          <w:delText xml:space="preserve"> which in our prototype localize only a fraction of the emitted optical power at the fundamental carriers. These hardware-level losses are orthogonal to the framework’s multiplexing advantage and can be mitigated by more linear drivers without altering the encoding strategy.</w:delText>
        </w:r>
        <w:r w:rsidDel="00FB4C70">
          <w:rPr>
            <w:rFonts w:eastAsia="宋体" w:cs="宋体" w:hint="eastAsia"/>
            <w:spacing w:val="0"/>
            <w:sz w:val="21"/>
            <w:szCs w:val="21"/>
            <w:lang w:eastAsia="zh-CN"/>
          </w:rPr>
          <w:delText xml:space="preserve"> </w:delText>
        </w:r>
      </w:del>
    </w:p>
    <w:p w14:paraId="3365D246" w14:textId="3B80D37F" w:rsidR="00A0190E" w:rsidRDefault="00AC18EF" w:rsidP="006E3971">
      <w:pPr>
        <w:ind w:firstLine="420"/>
        <w:jc w:val="both"/>
        <w:rPr>
          <w:rFonts w:eastAsia="宋体" w:cs="宋体"/>
          <w:spacing w:val="0"/>
          <w:sz w:val="21"/>
          <w:szCs w:val="21"/>
          <w:lang w:eastAsia="zh-CN"/>
        </w:rPr>
      </w:pPr>
      <w:r>
        <w:rPr>
          <w:rFonts w:eastAsia="宋体" w:cs="宋体"/>
          <w:spacing w:val="0"/>
          <w:sz w:val="21"/>
          <w:szCs w:val="21"/>
          <w:lang w:eastAsia="zh-CN"/>
        </w:rPr>
        <w:t xml:space="preserve">Beyond </w:t>
      </w:r>
      <w:ins w:id="13" w:author="tbguo" w:date="2026-04-27T13:55:00Z" w16du:dateUtc="2026-04-27T05:55:00Z">
        <w:r w:rsidR="00776415">
          <w:rPr>
            <w:rFonts w:eastAsia="宋体" w:cs="宋体" w:hint="eastAsia"/>
            <w:spacing w:val="0"/>
            <w:sz w:val="21"/>
            <w:szCs w:val="21"/>
            <w:lang w:eastAsia="zh-CN"/>
          </w:rPr>
          <w:t>multiplexing advantage</w:t>
        </w:r>
      </w:ins>
      <w:del w:id="14" w:author="tbguo" w:date="2026-04-27T13:55:00Z" w16du:dateUtc="2026-04-27T05:55:00Z">
        <w:r w:rsidDel="00776415">
          <w:rPr>
            <w:rFonts w:eastAsia="宋体" w:cs="宋体"/>
            <w:spacing w:val="0"/>
            <w:sz w:val="21"/>
            <w:szCs w:val="21"/>
            <w:lang w:eastAsia="zh-CN"/>
          </w:rPr>
          <w:delText>AWGN</w:delText>
        </w:r>
      </w:del>
      <w:r>
        <w:rPr>
          <w:rFonts w:eastAsia="宋体" w:cs="宋体"/>
          <w:spacing w:val="0"/>
          <w:sz w:val="21"/>
          <w:szCs w:val="21"/>
          <w:lang w:eastAsia="zh-CN"/>
        </w:rPr>
        <w:t>, the orthogonal interference immunity addresses TDM’s vulnerability to unselective noise integration. Traditional time-domain amplitude measurements accumulate all additive noise components spanning the detector’s</w:t>
      </w:r>
      <w:r>
        <w:rPr>
          <w:rFonts w:eastAsia="宋体" w:cs="宋体" w:hint="eastAsia"/>
          <w:spacing w:val="0"/>
          <w:sz w:val="21"/>
          <w:szCs w:val="21"/>
          <w:lang w:eastAsia="zh-CN"/>
        </w:rPr>
        <w:t xml:space="preserve"> </w:t>
      </w:r>
      <w:r>
        <w:rPr>
          <w:rFonts w:eastAsia="宋体" w:cs="宋体"/>
          <w:spacing w:val="0"/>
          <w:sz w:val="21"/>
          <w:szCs w:val="21"/>
          <w:lang w:eastAsia="zh-CN"/>
        </w:rPr>
        <w:t>bandwidth.</w:t>
      </w:r>
      <w:ins w:id="15" w:author="yj zeng" w:date="2026-04-27T22:44:00Z" w16du:dateUtc="2026-04-27T14:44:00Z">
        <w:r w:rsidR="009A142F">
          <w:rPr>
            <w:rFonts w:eastAsia="宋体" w:cs="宋体" w:hint="eastAsia"/>
            <w:spacing w:val="0"/>
            <w:sz w:val="21"/>
            <w:szCs w:val="21"/>
            <w:lang w:eastAsia="zh-CN"/>
          </w:rPr>
          <w:t xml:space="preserve"> </w:t>
        </w:r>
      </w:ins>
      <w:del w:id="16" w:author="yj zeng" w:date="2026-04-27T22:44:00Z" w16du:dateUtc="2026-04-27T14:44:00Z">
        <w:r w:rsidDel="009A142F">
          <w:rPr>
            <w:rFonts w:eastAsia="宋体" w:cs="宋体"/>
            <w:spacing w:val="0"/>
            <w:sz w:val="21"/>
            <w:szCs w:val="21"/>
            <w:lang w:eastAsia="zh-CN"/>
          </w:rPr>
          <w:delText xml:space="preserve"> Conversely,</w:delText>
        </w:r>
        <w:r w:rsidDel="009A142F">
          <w:rPr>
            <w:rFonts w:eastAsia="宋体" w:cs="宋体" w:hint="eastAsia"/>
            <w:spacing w:val="0"/>
            <w:sz w:val="21"/>
            <w:szCs w:val="21"/>
            <w:lang w:eastAsia="zh-CN"/>
          </w:rPr>
          <w:delText xml:space="preserve"> </w:delText>
        </w:r>
      </w:del>
      <w:r>
        <w:rPr>
          <w:rFonts w:eastAsia="宋体" w:cs="宋体"/>
          <w:spacing w:val="0"/>
          <w:sz w:val="21"/>
          <w:szCs w:val="21"/>
          <w:lang w:eastAsia="zh-CN"/>
        </w:rPr>
        <w:t xml:space="preserve">OFE encodes spectral information into specific discrete orthogonal subcarriers. During coherent demodulation, any external interference is rejected from the assigned carriers exceeds the system’s </w:t>
      </w:r>
      <w:del w:id="17" w:author="tbguo" w:date="2026-04-27T15:49:00Z" w16du:dateUtc="2026-04-27T07:49:00Z">
        <w:r w:rsidDel="00EF0761">
          <w:rPr>
            <w:rFonts w:eastAsia="宋体" w:cs="宋体" w:hint="eastAsia"/>
            <w:spacing w:val="0"/>
            <w:sz w:val="21"/>
            <w:szCs w:val="21"/>
            <w:lang w:eastAsia="zh-CN"/>
          </w:rPr>
          <w:delText xml:space="preserve">spectral </w:delText>
        </w:r>
      </w:del>
      <w:ins w:id="18" w:author="tbguo" w:date="2026-04-27T15:49:00Z" w16du:dateUtc="2026-04-27T07:49:00Z">
        <w:r w:rsidR="00EF0761">
          <w:rPr>
            <w:rFonts w:eastAsia="宋体" w:cs="宋体" w:hint="eastAsia"/>
            <w:spacing w:val="0"/>
            <w:sz w:val="21"/>
            <w:szCs w:val="21"/>
            <w:lang w:eastAsia="zh-CN"/>
          </w:rPr>
          <w:t xml:space="preserve">frequency </w:t>
        </w:r>
      </w:ins>
      <w:r>
        <w:rPr>
          <w:rFonts w:eastAsia="宋体" w:cs="宋体"/>
          <w:spacing w:val="0"/>
          <w:sz w:val="21"/>
          <w:szCs w:val="21"/>
          <w:lang w:eastAsia="zh-CN"/>
        </w:rPr>
        <w:t>resolution limit (</w:t>
      </w:r>
      <m:oMath>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f=1</m:t>
        </m:r>
        <m:r>
          <m:rPr>
            <m:lit/>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T</m:t>
            </m:r>
          </m:e>
          <m:sub>
            <m:r>
              <w:rPr>
                <w:rFonts w:ascii="Cambria Math" w:eastAsia="宋体" w:hAnsi="Cambria Math"/>
                <w:spacing w:val="0"/>
                <w:sz w:val="21"/>
                <w:szCs w:val="21"/>
                <w:lang w:eastAsia="zh-CN"/>
              </w:rPr>
              <m:t>s</m:t>
            </m:r>
          </m:sub>
        </m:sSub>
      </m:oMath>
      <w:r>
        <w:rPr>
          <w:rFonts w:eastAsia="宋体" w:cs="宋体"/>
          <w:spacing w:val="0"/>
          <w:sz w:val="21"/>
          <w:szCs w:val="21"/>
          <w:lang w:eastAsia="zh-CN"/>
        </w:rPr>
        <w:t>). This frequency-domain encoding enables the excision of all out-of-band noise, providing the system with immunity against complex time-domain distortions.</w:t>
      </w:r>
    </w:p>
    <w:p w14:paraId="675342C4" w14:textId="6815BE2D" w:rsidR="00B758E2" w:rsidRPr="00FA371A" w:rsidRDefault="00B758E2" w:rsidP="00512A7C">
      <w:pPr>
        <w:ind w:firstLine="420"/>
        <w:jc w:val="both"/>
        <w:rPr>
          <w:rFonts w:eastAsia="宋体" w:cs="宋体"/>
          <w:spacing w:val="0"/>
          <w:sz w:val="21"/>
          <w:szCs w:val="21"/>
          <w:lang w:eastAsia="zh-CN"/>
        </w:rPr>
      </w:pPr>
      <w:r>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Pr>
          <w:rFonts w:eastAsia="宋体" w:cs="宋体"/>
          <w:spacing w:val="0"/>
          <w:sz w:val="21"/>
          <w:szCs w:val="21"/>
          <w:lang w:eastAsia="zh-CN"/>
        </w:rPr>
        <w:t xml:space="preserve"> channels are retrieved, they are aggregated to form the measurement vector</w:t>
      </w:r>
      <w:r>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Pr>
          <w:rFonts w:eastAsia="宋体" w:cs="宋体" w:hint="eastAsia"/>
          <w:spacing w:val="0"/>
          <w:sz w:val="21"/>
          <w:szCs w:val="21"/>
          <w:lang w:eastAsia="zh-CN"/>
        </w:rPr>
        <w:t xml:space="preserve">. </w:t>
      </w:r>
      <w:r>
        <w:rPr>
          <w:rFonts w:eastAsia="宋体" w:cs="宋体"/>
          <w:spacing w:val="0"/>
          <w:sz w:val="21"/>
          <w:szCs w:val="21"/>
          <w:lang w:eastAsia="zh-CN"/>
        </w:rPr>
        <w:t>To recover the</w:t>
      </w:r>
      <w:r>
        <w:rPr>
          <w:rFonts w:eastAsia="宋体" w:cs="宋体" w:hint="eastAsia"/>
          <w:spacing w:val="0"/>
          <w:sz w:val="21"/>
          <w:szCs w:val="21"/>
          <w:lang w:eastAsia="zh-CN"/>
        </w:rPr>
        <w:t xml:space="preserve"> </w:t>
      </w:r>
      <w:r>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4394ABF4"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7</w:t>
            </w:r>
            <w:r>
              <w:rPr>
                <w:sz w:val="21"/>
                <w:szCs w:val="21"/>
              </w:rPr>
              <w:fldChar w:fldCharType="end"/>
            </w:r>
            <w:r>
              <w:rPr>
                <w:rFonts w:eastAsia="宋体" w:cs="宋体" w:hint="eastAsia"/>
                <w:spacing w:val="0"/>
                <w:sz w:val="21"/>
                <w:szCs w:val="21"/>
                <w:lang w:eastAsia="zh-CN"/>
              </w:rPr>
              <w:t>)</w:t>
            </w:r>
          </w:p>
        </w:tc>
      </w:tr>
    </w:tbl>
    <w:p w14:paraId="4CE92D92" w14:textId="64B889A8" w:rsidR="008C6BA7" w:rsidRPr="008C6BA7" w:rsidRDefault="0012450A" w:rsidP="008C6BA7">
      <w:pPr>
        <w:jc w:val="both"/>
        <w:rPr>
          <w:rFonts w:eastAsia="宋体" w:cs="宋体"/>
          <w:spacing w:val="0"/>
          <w:sz w:val="21"/>
          <w:szCs w:val="21"/>
          <w:lang w:eastAsia="zh-CN"/>
        </w:rPr>
      </w:pPr>
      <w:r>
        <w:rPr>
          <w:rFonts w:eastAsia="宋体" w:cs="宋体" w:hint="eastAsia"/>
          <w:spacing w:val="0"/>
          <w:sz w:val="21"/>
          <w:szCs w:val="21"/>
          <w:lang w:eastAsia="zh-CN"/>
        </w:rPr>
        <w:t>where</w:t>
      </w:r>
      <w:r>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Pr>
          <w:rFonts w:eastAsia="宋体" w:cs="宋体" w:hint="eastAsia"/>
          <w:spacing w:val="0"/>
          <w:sz w:val="21"/>
          <w:szCs w:val="21"/>
          <w:lang w:eastAsia="zh-CN"/>
        </w:rPr>
        <w:t xml:space="preserve"> </w:t>
      </w:r>
      <w:r>
        <w:rPr>
          <w:rFonts w:eastAsia="宋体" w:cs="宋体"/>
          <w:spacing w:val="0"/>
          <w:sz w:val="21"/>
          <w:szCs w:val="21"/>
          <w:lang w:eastAsia="zh-CN"/>
        </w:rPr>
        <w:t xml:space="preserve">represents the </w:t>
      </w:r>
      <w:r>
        <w:rPr>
          <w:rFonts w:eastAsia="宋体" w:cs="宋体" w:hint="eastAsia"/>
          <w:spacing w:val="0"/>
          <w:sz w:val="21"/>
          <w:szCs w:val="21"/>
          <w:lang w:eastAsia="zh-CN"/>
        </w:rPr>
        <w:t>ground truth</w:t>
      </w:r>
      <w:r>
        <w:rPr>
          <w:rFonts w:eastAsia="宋体" w:cs="宋体"/>
          <w:spacing w:val="0"/>
          <w:sz w:val="21"/>
          <w:szCs w:val="21"/>
          <w:lang w:eastAsia="zh-CN"/>
        </w:rPr>
        <w:t xml:space="preserve"> (</w:t>
      </w:r>
      <w:r>
        <w:rPr>
          <w:rFonts w:eastAsia="宋体" w:cs="宋体" w:hint="eastAsia"/>
          <w:spacing w:val="0"/>
          <w:sz w:val="21"/>
          <w:szCs w:val="21"/>
          <w:lang w:eastAsia="zh-CN"/>
        </w:rPr>
        <w:t>GT</w:t>
      </w:r>
      <w:r>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Pr>
          <w:rFonts w:eastAsia="宋体" w:cs="宋体"/>
          <w:spacing w:val="0"/>
          <w:sz w:val="21"/>
          <w:szCs w:val="21"/>
          <w:lang w:eastAsia="zh-CN"/>
        </w:rPr>
        <w:t xml:space="preserve"> is the pre-calibrated spectral</w:t>
      </w:r>
      <w:r>
        <w:rPr>
          <w:rFonts w:eastAsia="宋体" w:cs="宋体" w:hint="eastAsia"/>
          <w:spacing w:val="0"/>
          <w:sz w:val="21"/>
          <w:szCs w:val="21"/>
          <w:lang w:eastAsia="zh-CN"/>
        </w:rPr>
        <w:t xml:space="preserve"> basis</w:t>
      </w:r>
      <w:r>
        <w:rPr>
          <w:rFonts w:eastAsia="宋体" w:cs="宋体"/>
          <w:spacing w:val="0"/>
          <w:sz w:val="21"/>
          <w:szCs w:val="21"/>
          <w:lang w:eastAsia="zh-CN"/>
        </w:rPr>
        <w:t xml:space="preserve"> matrix determined by the </w:t>
      </w:r>
      <w:r>
        <w:rPr>
          <w:rFonts w:eastAsia="宋体" w:cs="宋体" w:hint="eastAsia"/>
          <w:spacing w:val="0"/>
          <w:sz w:val="21"/>
          <w:szCs w:val="21"/>
          <w:lang w:eastAsia="zh-CN"/>
        </w:rPr>
        <w:t>spectral sensing system</w:t>
      </w:r>
      <w:r>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Pr>
          <w:rFonts w:eastAsia="宋体" w:cs="宋体"/>
          <w:spacing w:val="0"/>
          <w:sz w:val="21"/>
          <w:szCs w:val="21"/>
          <w:lang w:eastAsia="zh-CN"/>
        </w:rPr>
        <w:t xml:space="preserve"> accounts for the system noise and measurement residuals</w:t>
      </w:r>
      <w:r>
        <w:rPr>
          <w:rFonts w:eastAsia="宋体" w:cs="宋体" w:hint="eastAsia"/>
          <w:spacing w:val="0"/>
          <w:sz w:val="21"/>
          <w:szCs w:val="21"/>
          <w:lang w:eastAsia="zh-CN"/>
        </w:rPr>
        <w:t xml:space="preserve">. </w:t>
      </w:r>
      <w:r>
        <w:rPr>
          <w:rFonts w:eastAsia="宋体" w:cs="宋体"/>
          <w:spacing w:val="0"/>
          <w:sz w:val="21"/>
          <w:szCs w:val="21"/>
          <w:lang w:eastAsia="zh-CN"/>
        </w:rPr>
        <w:t xml:space="preserve">Consequently, spectral reconstruction is an ill-posed inverse problem. </w:t>
      </w:r>
      <w:r>
        <w:rPr>
          <w:rFonts w:eastAsia="宋体" w:cs="宋体" w:hint="eastAsia"/>
          <w:spacing w:val="0"/>
          <w:sz w:val="21"/>
          <w:szCs w:val="21"/>
          <w:lang w:eastAsia="zh-CN"/>
        </w:rPr>
        <w:t>W</w:t>
      </w:r>
      <w:r>
        <w:rPr>
          <w:rFonts w:eastAsia="宋体" w:cs="宋体"/>
          <w:spacing w:val="0"/>
          <w:sz w:val="21"/>
          <w:szCs w:val="21"/>
          <w:lang w:eastAsia="zh-CN"/>
        </w:rPr>
        <w:t xml:space="preserve">e </w:t>
      </w:r>
      <w:r>
        <w:rPr>
          <w:rFonts w:eastAsia="宋体" w:cs="宋体" w:hint="eastAsia"/>
          <w:spacing w:val="0"/>
          <w:sz w:val="21"/>
          <w:szCs w:val="21"/>
          <w:lang w:eastAsia="zh-CN"/>
        </w:rPr>
        <w:t>describe</w:t>
      </w:r>
      <w:r>
        <w:rPr>
          <w:rFonts w:eastAsia="宋体" w:cs="宋体"/>
          <w:spacing w:val="0"/>
          <w:sz w:val="21"/>
          <w:szCs w:val="21"/>
          <w:lang w:eastAsia="zh-CN"/>
        </w:rPr>
        <w:t xml:space="preserve"> the reconstruction as a constrained convex optimization problem</w:t>
      </w:r>
      <w:del w:id="19" w:author="tbguo" w:date="2026-04-27T14:02:00Z" w16du:dateUtc="2026-04-27T06:02:00Z">
        <w:r w:rsidDel="00D24CFD">
          <w:rPr>
            <w:rFonts w:eastAsia="宋体" w:cs="宋体"/>
            <w:spacing w:val="0"/>
            <w:sz w:val="21"/>
            <w:szCs w:val="21"/>
            <w:lang w:eastAsia="zh-CN"/>
          </w:rPr>
          <w:delText>.</w:delText>
        </w:r>
      </w:del>
      <w:del w:id="20" w:author="tbguo" w:date="2026-04-27T14:01:00Z" w16du:dateUtc="2026-04-27T06:01:00Z">
        <w:r w:rsidDel="00D24CFD">
          <w:rPr>
            <w:rFonts w:eastAsia="宋体" w:cs="宋体"/>
            <w:spacing w:val="0"/>
            <w:sz w:val="21"/>
            <w:szCs w:val="21"/>
            <w:lang w:eastAsia="zh-CN"/>
          </w:rPr>
          <w:delText xml:space="preserve"> We </w:delText>
        </w:r>
      </w:del>
      <w:ins w:id="21" w:author="tbguo" w:date="2026-04-27T14:01:00Z" w16du:dateUtc="2026-04-27T06:01:00Z">
        <w:r w:rsidR="00D24CFD">
          <w:rPr>
            <w:rFonts w:eastAsia="宋体" w:cs="宋体" w:hint="eastAsia"/>
            <w:spacing w:val="0"/>
            <w:sz w:val="21"/>
            <w:szCs w:val="21"/>
            <w:lang w:eastAsia="zh-CN"/>
          </w:rPr>
          <w:t xml:space="preserve"> and </w:t>
        </w:r>
      </w:ins>
      <w:r>
        <w:rPr>
          <w:rFonts w:eastAsia="宋体" w:cs="宋体"/>
          <w:spacing w:val="0"/>
          <w:sz w:val="21"/>
          <w:szCs w:val="21"/>
          <w:lang w:eastAsia="zh-CN"/>
        </w:rPr>
        <w:t>employ a projected gradient descent (PGD) 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22382999"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571E29EF" w:rsidR="00D80023" w:rsidRPr="00FA371A" w:rsidRDefault="00D80023" w:rsidP="00512A7C">
            <w:pPr>
              <w:jc w:val="both"/>
              <w:rPr>
                <w:rFonts w:eastAsia="宋体" w:cs="宋体"/>
                <w:spacing w:val="0"/>
                <w:sz w:val="21"/>
                <w:szCs w:val="21"/>
                <w:lang w:eastAsia="zh-CN"/>
              </w:rPr>
            </w:pPr>
            <w:r>
              <w:rPr>
                <w:rFonts w:eastAsia="宋体" w:cs="宋体" w:hint="eastAsia"/>
                <w:spacing w:val="0"/>
                <w:sz w:val="21"/>
                <w:szCs w:val="21"/>
                <w:lang w:eastAsia="zh-CN"/>
              </w:rPr>
              <w:t>(</w:t>
            </w:r>
            <w:r>
              <w:rPr>
                <w:sz w:val="21"/>
                <w:szCs w:val="21"/>
              </w:rPr>
              <w:fldChar w:fldCharType="begin"/>
            </w:r>
            <w:r>
              <w:rPr>
                <w:sz w:val="21"/>
                <w:szCs w:val="21"/>
              </w:rPr>
              <w:instrText xml:space="preserve"> SEQ </w:instrText>
            </w:r>
            <w:r>
              <w:rPr>
                <w:sz w:val="21"/>
                <w:szCs w:val="21"/>
              </w:rPr>
              <w:instrText>公式</w:instrText>
            </w:r>
            <w:r>
              <w:rPr>
                <w:sz w:val="21"/>
                <w:szCs w:val="21"/>
              </w:rPr>
              <w:instrText xml:space="preserve"> \* ARABIC </w:instrText>
            </w:r>
            <w:r>
              <w:rPr>
                <w:sz w:val="21"/>
                <w:szCs w:val="21"/>
              </w:rPr>
              <w:fldChar w:fldCharType="separate"/>
            </w:r>
            <w:r>
              <w:rPr>
                <w:noProof/>
                <w:sz w:val="21"/>
                <w:szCs w:val="21"/>
              </w:rPr>
              <w:t>8</w:t>
            </w:r>
            <w:r>
              <w:rPr>
                <w:sz w:val="21"/>
                <w:szCs w:val="21"/>
              </w:rPr>
              <w:fldChar w:fldCharType="end"/>
            </w:r>
            <w:r>
              <w:rPr>
                <w:rFonts w:eastAsia="宋体" w:cs="宋体" w:hint="eastAsia"/>
                <w:spacing w:val="0"/>
                <w:sz w:val="21"/>
                <w:szCs w:val="21"/>
                <w:lang w:eastAsia="zh-CN"/>
              </w:rPr>
              <w:t>)</w:t>
            </w:r>
          </w:p>
        </w:tc>
      </w:tr>
    </w:tbl>
    <w:p w14:paraId="4D065B82" w14:textId="095857C2" w:rsidR="000D3309" w:rsidRDefault="006F016B" w:rsidP="00512A7C">
      <w:pPr>
        <w:jc w:val="both"/>
        <w:rPr>
          <w:rFonts w:eastAsia="宋体" w:cs="宋体"/>
          <w:spacing w:val="0"/>
          <w:sz w:val="21"/>
          <w:szCs w:val="21"/>
          <w:lang w:eastAsia="zh-CN"/>
        </w:rPr>
      </w:pPr>
      <w:r>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Pr>
          <w:rFonts w:eastAsia="宋体" w:cs="宋体"/>
          <w:spacing w:val="0"/>
          <w:sz w:val="21"/>
          <w:szCs w:val="21"/>
          <w:lang w:eastAsia="zh-CN"/>
        </w:rPr>
        <w:t xml:space="preserve"> is a generalized regularization term empirically configured based on target spectral topology. For targets with distinct narrowband features</w:t>
      </w:r>
      <w:r>
        <w:rPr>
          <w:rFonts w:eastAsia="宋体" w:cs="宋体" w:hint="eastAsia"/>
          <w:spacing w:val="0"/>
          <w:sz w:val="21"/>
          <w:szCs w:val="21"/>
          <w:lang w:eastAsia="zh-CN"/>
        </w:rPr>
        <w:t>,</w:t>
      </w:r>
      <w:r>
        <w:rPr>
          <w:rFonts w:eastAsia="宋体" w:cs="宋体"/>
          <w:spacing w:val="0"/>
          <w:sz w:val="21"/>
          <w:szCs w:val="21"/>
          <w:lang w:eastAsia="zh-CN"/>
        </w:rPr>
        <w:t xml:space="preserve"> we apply a sparsity prior to resolve fine </w:t>
      </w:r>
      <w:r>
        <w:rPr>
          <w:rFonts w:eastAsia="宋体" w:cs="宋体"/>
          <w:spacing w:val="0"/>
          <w:sz w:val="21"/>
          <w:szCs w:val="21"/>
          <w:lang w:eastAsia="zh-CN"/>
        </w:rPr>
        <w:lastRenderedPageBreak/>
        <w:t xml:space="preserve">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Pr>
          <w:rFonts w:eastAsia="宋体" w:cs="宋体" w:hint="eastAsia"/>
          <w:spacing w:val="0"/>
          <w:sz w:val="21"/>
          <w:szCs w:val="21"/>
          <w:lang w:eastAsia="zh-CN"/>
        </w:rPr>
        <w:t xml:space="preserve">. </w:t>
      </w:r>
      <w:r>
        <w:rPr>
          <w:rFonts w:eastAsia="宋体" w:cs="宋体"/>
          <w:spacing w:val="0"/>
          <w:sz w:val="21"/>
          <w:szCs w:val="21"/>
          <w:lang w:eastAsia="zh-CN"/>
        </w:rPr>
        <w:t>For targets characterized by continuous, broadband spectra, we enforce smoothness and structural continuity by defining</w:t>
      </w:r>
      <w:r>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Pr>
          <w:rFonts w:eastAsia="宋体" w:cs="宋体"/>
          <w:spacing w:val="0"/>
          <w:sz w:val="21"/>
          <w:szCs w:val="21"/>
          <w:lang w:eastAsia="zh-CN"/>
        </w:rPr>
        <w:t xml:space="preserve"> is the first-order difference operator. Detailed hyperparameter configurations and the specific algorithmic implementation are cataloged in </w:t>
      </w:r>
      <w:r w:rsidRPr="00145955">
        <w:rPr>
          <w:rFonts w:eastAsia="宋体" w:cs="宋体"/>
          <w:spacing w:val="0"/>
          <w:sz w:val="21"/>
          <w:szCs w:val="21"/>
          <w:highlight w:val="yellow"/>
          <w:lang w:eastAsia="zh-CN"/>
          <w:rPrChange w:id="22" w:author="tbguo" w:date="2026-04-27T14:07:00Z" w16du:dateUtc="2026-04-27T06:07:00Z">
            <w:rPr>
              <w:rFonts w:eastAsia="宋体" w:cs="宋体"/>
              <w:spacing w:val="0"/>
              <w:sz w:val="21"/>
              <w:szCs w:val="21"/>
              <w:lang w:eastAsia="zh-CN"/>
            </w:rPr>
          </w:rPrChange>
        </w:rPr>
        <w:t xml:space="preserve">Supplement Section </w:t>
      </w:r>
      <w:ins w:id="23" w:author="yj zeng" w:date="2026-04-27T23:18:00Z" w16du:dateUtc="2026-04-27T15:18:00Z">
        <w:r w:rsidR="00D53B48">
          <w:rPr>
            <w:rFonts w:eastAsia="宋体" w:cs="宋体" w:hint="eastAsia"/>
            <w:spacing w:val="0"/>
            <w:sz w:val="21"/>
            <w:szCs w:val="21"/>
            <w:highlight w:val="yellow"/>
            <w:lang w:eastAsia="zh-CN"/>
          </w:rPr>
          <w:t>4</w:t>
        </w:r>
      </w:ins>
      <w:del w:id="24" w:author="yj zeng" w:date="2026-04-27T23:18:00Z" w16du:dateUtc="2026-04-27T15:18:00Z">
        <w:r w:rsidRPr="00145955" w:rsidDel="00D53B48">
          <w:rPr>
            <w:rFonts w:eastAsia="宋体" w:cs="宋体"/>
            <w:spacing w:val="0"/>
            <w:sz w:val="21"/>
            <w:szCs w:val="21"/>
            <w:highlight w:val="yellow"/>
            <w:lang w:eastAsia="zh-CN"/>
            <w:rPrChange w:id="25" w:author="tbguo" w:date="2026-04-27T14:07:00Z" w16du:dateUtc="2026-04-27T06:07:00Z">
              <w:rPr>
                <w:rFonts w:eastAsia="宋体" w:cs="宋体"/>
                <w:spacing w:val="0"/>
                <w:sz w:val="21"/>
                <w:szCs w:val="21"/>
                <w:lang w:eastAsia="zh-CN"/>
              </w:rPr>
            </w:rPrChange>
          </w:rPr>
          <w:delText>1</w:delText>
        </w:r>
      </w:del>
      <w:r w:rsidRPr="00145955">
        <w:rPr>
          <w:rFonts w:eastAsia="宋体" w:cs="宋体"/>
          <w:spacing w:val="0"/>
          <w:sz w:val="21"/>
          <w:szCs w:val="21"/>
          <w:highlight w:val="yellow"/>
          <w:lang w:eastAsia="zh-CN"/>
          <w:rPrChange w:id="26" w:author="tbguo" w:date="2026-04-27T14:07:00Z" w16du:dateUtc="2026-04-27T06:07:00Z">
            <w:rPr>
              <w:rFonts w:eastAsia="宋体" w:cs="宋体"/>
              <w:spacing w:val="0"/>
              <w:sz w:val="21"/>
              <w:szCs w:val="21"/>
              <w:lang w:eastAsia="zh-CN"/>
            </w:rPr>
          </w:rPrChange>
        </w:rPr>
        <w:t>.</w:t>
      </w:r>
    </w:p>
    <w:p w14:paraId="19B94116" w14:textId="77777777" w:rsidR="00534C46" w:rsidRPr="00544283" w:rsidRDefault="00534C46" w:rsidP="00512A7C">
      <w:pPr>
        <w:jc w:val="both"/>
        <w:rPr>
          <w:rFonts w:eastAsia="宋体" w:cs="宋体"/>
          <w:spacing w:val="0"/>
          <w:sz w:val="21"/>
          <w:szCs w:val="21"/>
          <w:lang w:eastAsia="zh-CN"/>
        </w:rPr>
      </w:pPr>
    </w:p>
    <w:p w14:paraId="18320505" w14:textId="15A0987B" w:rsidR="00D72005" w:rsidRDefault="008442C0" w:rsidP="00512A7C">
      <w:pPr>
        <w:jc w:val="both"/>
        <w:rPr>
          <w:rFonts w:eastAsia="宋体" w:cs="宋体"/>
          <w:b/>
          <w:bCs/>
          <w:spacing w:val="0"/>
          <w:sz w:val="21"/>
          <w:szCs w:val="21"/>
          <w:lang w:eastAsia="zh-CN"/>
        </w:rPr>
      </w:pPr>
      <w:r>
        <w:rPr>
          <w:rFonts w:eastAsia="宋体" w:cs="宋体"/>
          <w:b/>
          <w:bCs/>
          <w:spacing w:val="0"/>
          <w:sz w:val="21"/>
          <w:szCs w:val="21"/>
          <w:lang w:eastAsia="zh-CN"/>
        </w:rPr>
        <w:t xml:space="preserve">Experiment </w:t>
      </w:r>
      <w:bookmarkStart w:id="27" w:name="_Hlk203490557"/>
    </w:p>
    <w:p w14:paraId="6438D676" w14:textId="413289EA" w:rsidR="006179CA" w:rsidRDefault="00A64B37" w:rsidP="00E5009C">
      <w:pPr>
        <w:ind w:firstLine="420"/>
        <w:jc w:val="both"/>
        <w:rPr>
          <w:rFonts w:eastAsia="宋体" w:cs="宋体"/>
          <w:spacing w:val="0"/>
          <w:sz w:val="21"/>
          <w:szCs w:val="21"/>
          <w:lang w:eastAsia="zh-CN"/>
        </w:rPr>
      </w:pPr>
      <w:r>
        <w:rPr>
          <w:rFonts w:eastAsia="宋体" w:cs="宋体"/>
          <w:spacing w:val="0"/>
          <w:sz w:val="21"/>
          <w:szCs w:val="21"/>
          <w:lang w:eastAsia="zh-CN"/>
        </w:rPr>
        <w:t xml:space="preserve">To isolate and quantify the multiplexing advantage of the OFE framework against AWGN, we establish a </w:t>
      </w:r>
      <w:r>
        <w:rPr>
          <w:rFonts w:eastAsia="宋体" w:cs="宋体" w:hint="eastAsia"/>
          <w:spacing w:val="0"/>
          <w:sz w:val="21"/>
          <w:szCs w:val="21"/>
          <w:lang w:eastAsia="zh-CN"/>
        </w:rPr>
        <w:t>simulation</w:t>
      </w:r>
      <w:r>
        <w:rPr>
          <w:rFonts w:eastAsia="宋体" w:cs="宋体"/>
          <w:spacing w:val="0"/>
          <w:sz w:val="21"/>
          <w:szCs w:val="21"/>
          <w:lang w:eastAsia="zh-CN"/>
        </w:rPr>
        <w:t xml:space="preserve"> benchmark.</w:t>
      </w:r>
      <w:r>
        <w:rPr>
          <w:rFonts w:eastAsia="宋体" w:cs="宋体" w:hint="eastAsia"/>
          <w:spacing w:val="0"/>
          <w:sz w:val="21"/>
          <w:szCs w:val="21"/>
          <w:lang w:eastAsia="zh-CN"/>
        </w:rPr>
        <w:t xml:space="preserve"> </w:t>
      </w:r>
      <w:r>
        <w:rPr>
          <w:rFonts w:eastAsia="宋体" w:cs="宋体"/>
          <w:spacing w:val="0"/>
          <w:sz w:val="21"/>
          <w:szCs w:val="21"/>
          <w:lang w:eastAsia="zh-CN"/>
        </w:rPr>
        <w:t xml:space="preserve">Operating across the visible spectrum (400–700 nm), the architecture deploys </w:t>
      </w:r>
      <m:oMath>
        <m:r>
          <w:rPr>
            <w:rFonts w:ascii="Cambria Math" w:eastAsia="宋体" w:hAnsi="Cambria Math" w:cs="宋体"/>
            <w:spacing w:val="0"/>
            <w:sz w:val="21"/>
            <w:szCs w:val="21"/>
            <w:lang w:eastAsia="zh-CN"/>
          </w:rPr>
          <m:t>K=12</m:t>
        </m:r>
      </m:oMath>
      <w:r>
        <w:rPr>
          <w:rFonts w:eastAsia="宋体" w:cs="宋体"/>
          <w:spacing w:val="0"/>
          <w:sz w:val="21"/>
          <w:szCs w:val="21"/>
          <w:lang w:eastAsia="zh-CN"/>
        </w:rPr>
        <w:t xml:space="preserve"> discrete spectral channels</w:t>
      </w:r>
      <w:ins w:id="28" w:author="yj zeng" w:date="2026-04-27T22:47:00Z" w16du:dateUtc="2026-04-27T14:47:00Z">
        <w:r w:rsidR="009A142F">
          <w:rPr>
            <w:rFonts w:eastAsia="宋体" w:cs="宋体" w:hint="eastAsia"/>
            <w:spacing w:val="0"/>
            <w:sz w:val="21"/>
            <w:szCs w:val="21"/>
            <w:lang w:eastAsia="zh-CN"/>
          </w:rPr>
          <w:t xml:space="preserve"> </w:t>
        </w:r>
        <w:r w:rsidR="009A142F">
          <w:rPr>
            <w:rFonts w:eastAsia="宋体" w:cs="宋体"/>
            <w:spacing w:val="0"/>
            <w:sz w:val="21"/>
            <w:szCs w:val="21"/>
            <w:lang w:eastAsia="zh-CN"/>
          </w:rPr>
          <w:t>(</w:t>
        </w:r>
        <w:r w:rsidR="009A142F" w:rsidRPr="0095496C">
          <w:rPr>
            <w:rFonts w:eastAsia="宋体" w:cs="宋体"/>
            <w:spacing w:val="0"/>
            <w:sz w:val="21"/>
            <w:szCs w:val="21"/>
            <w:highlight w:val="yellow"/>
            <w:lang w:eastAsia="zh-CN"/>
          </w:rPr>
          <w:t xml:space="preserve">detailed in Supplement Section </w:t>
        </w:r>
      </w:ins>
      <w:ins w:id="29" w:author="yj zeng" w:date="2026-04-27T23:20:00Z" w16du:dateUtc="2026-04-27T15:20:00Z">
        <w:r w:rsidR="00D53B48">
          <w:rPr>
            <w:rFonts w:eastAsia="宋体" w:cs="宋体" w:hint="eastAsia"/>
            <w:spacing w:val="0"/>
            <w:sz w:val="21"/>
            <w:szCs w:val="21"/>
            <w:highlight w:val="yellow"/>
            <w:lang w:eastAsia="zh-CN"/>
          </w:rPr>
          <w:t>5</w:t>
        </w:r>
      </w:ins>
      <w:ins w:id="30" w:author="yj zeng" w:date="2026-04-27T22:47:00Z" w16du:dateUtc="2026-04-27T14:47:00Z">
        <w:r w:rsidR="009A142F" w:rsidRPr="0095496C">
          <w:rPr>
            <w:rFonts w:eastAsia="宋体" w:cs="宋体"/>
            <w:spacing w:val="0"/>
            <w:sz w:val="21"/>
            <w:szCs w:val="21"/>
            <w:highlight w:val="yellow"/>
            <w:lang w:eastAsia="zh-CN"/>
          </w:rPr>
          <w:t>, Fig. S</w:t>
        </w:r>
      </w:ins>
      <w:ins w:id="31" w:author="yj zeng" w:date="2026-04-27T23:20:00Z" w16du:dateUtc="2026-04-27T15:20:00Z">
        <w:r w:rsidR="00D53B48">
          <w:rPr>
            <w:rFonts w:eastAsia="宋体" w:cs="宋体" w:hint="eastAsia"/>
            <w:spacing w:val="0"/>
            <w:sz w:val="21"/>
            <w:szCs w:val="21"/>
            <w:highlight w:val="yellow"/>
            <w:lang w:eastAsia="zh-CN"/>
          </w:rPr>
          <w:t>1</w:t>
        </w:r>
      </w:ins>
      <w:ins w:id="32" w:author="yj zeng" w:date="2026-04-27T22:47:00Z" w16du:dateUtc="2026-04-27T14:47:00Z">
        <w:r w:rsidR="009A142F" w:rsidRPr="0095496C">
          <w:rPr>
            <w:rFonts w:eastAsia="宋体" w:cs="宋体"/>
            <w:spacing w:val="0"/>
            <w:sz w:val="21"/>
            <w:szCs w:val="21"/>
            <w:highlight w:val="yellow"/>
            <w:lang w:eastAsia="zh-CN"/>
          </w:rPr>
          <w:t>)</w:t>
        </w:r>
      </w:ins>
      <w:r>
        <w:rPr>
          <w:rFonts w:eastAsia="宋体" w:cs="宋体"/>
          <w:spacing w:val="0"/>
          <w:sz w:val="21"/>
          <w:szCs w:val="21"/>
          <w:lang w:eastAsia="zh-CN"/>
        </w:rPr>
        <w:t xml:space="preserve">. </w:t>
      </w:r>
      <w:r>
        <w:rPr>
          <w:rFonts w:eastAsia="宋体" w:cs="宋体" w:hint="eastAsia"/>
          <w:spacing w:val="0"/>
          <w:sz w:val="21"/>
          <w:szCs w:val="21"/>
          <w:lang w:eastAsia="zh-CN"/>
        </w:rPr>
        <w:t>T</w:t>
      </w:r>
      <w:r>
        <w:rPr>
          <w:rFonts w:eastAsia="宋体" w:cs="宋体"/>
          <w:spacing w:val="0"/>
          <w:sz w:val="21"/>
          <w:szCs w:val="21"/>
          <w:lang w:eastAsia="zh-CN"/>
        </w:rPr>
        <w:t xml:space="preserve">he spectral basis functions are instantiated from the empirically calibrated radiometric profiles of LED array </w:t>
      </w:r>
      <w:r>
        <w:rPr>
          <w:rFonts w:eastAsia="宋体" w:cs="宋体" w:hint="eastAsia"/>
          <w:spacing w:val="0"/>
          <w:sz w:val="21"/>
          <w:szCs w:val="21"/>
          <w:lang w:eastAsia="zh-CN"/>
        </w:rPr>
        <w:t xml:space="preserve">in our lab </w:t>
      </w:r>
      <w:r>
        <w:rPr>
          <w:rFonts w:eastAsia="宋体" w:cs="宋体"/>
          <w:spacing w:val="0"/>
          <w:sz w:val="21"/>
          <w:szCs w:val="21"/>
          <w:lang w:eastAsia="zh-CN"/>
        </w:rPr>
        <w:t>(</w:t>
      </w:r>
      <w:r w:rsidRPr="00145955">
        <w:rPr>
          <w:rFonts w:eastAsia="宋体" w:cs="宋体"/>
          <w:spacing w:val="0"/>
          <w:sz w:val="21"/>
          <w:szCs w:val="21"/>
          <w:highlight w:val="yellow"/>
          <w:lang w:eastAsia="zh-CN"/>
          <w:rPrChange w:id="33" w:author="tbguo" w:date="2026-04-27T14:07:00Z" w16du:dateUtc="2026-04-27T06:07:00Z">
            <w:rPr>
              <w:rFonts w:eastAsia="宋体" w:cs="宋体"/>
              <w:spacing w:val="0"/>
              <w:sz w:val="21"/>
              <w:szCs w:val="21"/>
              <w:lang w:eastAsia="zh-CN"/>
            </w:rPr>
          </w:rPrChange>
        </w:rPr>
        <w:t>detailed in Supplement Section 6, Fig. S2).</w:t>
      </w:r>
      <w:r>
        <w:rPr>
          <w:rFonts w:eastAsia="宋体" w:cs="宋体"/>
          <w:spacing w:val="0"/>
          <w:sz w:val="21"/>
          <w:szCs w:val="21"/>
          <w:lang w:eastAsia="zh-CN"/>
        </w:rPr>
        <w:t xml:space="preserve"> This ensures that the system matrix </w:t>
      </w:r>
      <m:oMath>
        <m:r>
          <m:rPr>
            <m:sty m:val="bi"/>
          </m:rPr>
          <w:rPr>
            <w:rFonts w:ascii="Cambria Math" w:hAnsi="Cambria Math"/>
            <w:sz w:val="21"/>
            <w:szCs w:val="21"/>
          </w:rPr>
          <m:t>W</m:t>
        </m:r>
      </m:oMath>
      <w:r>
        <w:rPr>
          <w:rFonts w:eastAsia="宋体" w:cs="宋体"/>
          <w:spacing w:val="0"/>
          <w:sz w:val="21"/>
          <w:szCs w:val="21"/>
          <w:lang w:eastAsia="zh-CN"/>
        </w:rPr>
        <w:t xml:space="preserve"> encapsulates the non-ideal spectral irregularities and native radiometric variations inherent to the physical hardware. In the time domain, these channels are modulated by the orthogonal composite sinusoidal carriers. </w:t>
      </w:r>
      <w:r>
        <w:rPr>
          <w:rFonts w:eastAsia="宋体" w:cs="宋体" w:hint="eastAsia"/>
          <w:spacing w:val="0"/>
          <w:sz w:val="21"/>
          <w:szCs w:val="21"/>
          <w:lang w:eastAsia="zh-CN"/>
        </w:rPr>
        <w:t>T</w:t>
      </w:r>
      <w:r>
        <w:rPr>
          <w:rFonts w:eastAsia="宋体" w:cs="宋体"/>
          <w:spacing w:val="0"/>
          <w:sz w:val="21"/>
          <w:szCs w:val="21"/>
          <w:lang w:eastAsia="zh-CN"/>
        </w:rPr>
        <w:t xml:space="preserve">he </w:t>
      </w:r>
      <w:r>
        <w:rPr>
          <w:rFonts w:eastAsia="宋体" w:cs="宋体" w:hint="eastAsia"/>
          <w:spacing w:val="0"/>
          <w:sz w:val="21"/>
          <w:szCs w:val="21"/>
          <w:lang w:eastAsia="zh-CN"/>
        </w:rPr>
        <w:t>spectral reconstruction</w:t>
      </w:r>
      <w:r>
        <w:rPr>
          <w:rFonts w:eastAsia="宋体" w:cs="宋体"/>
          <w:spacing w:val="0"/>
          <w:sz w:val="21"/>
          <w:szCs w:val="21"/>
          <w:lang w:eastAsia="zh-CN"/>
        </w:rPr>
        <w:t xml:space="preserve"> is conducted utilizing the CAVE multispectral database</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_Ref225433401 \r \h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[15]</w:t>
      </w:r>
      <w:r>
        <w:rPr>
          <w:rFonts w:eastAsia="宋体" w:cs="宋体"/>
          <w:spacing w:val="0"/>
          <w:sz w:val="21"/>
          <w:szCs w:val="21"/>
          <w:lang w:eastAsia="zh-CN"/>
        </w:rPr>
        <w:fldChar w:fldCharType="end"/>
      </w:r>
      <w:r>
        <w:rPr>
          <w:rFonts w:eastAsia="宋体" w:cs="宋体"/>
          <w:spacing w:val="0"/>
          <w:sz w:val="21"/>
          <w:szCs w:val="21"/>
          <w:lang w:eastAsia="zh-CN"/>
        </w:rPr>
        <w:t>.</w:t>
      </w:r>
      <w:r>
        <w:rPr>
          <w:rFonts w:eastAsia="宋体" w:cs="宋体" w:hint="eastAsia"/>
          <w:spacing w:val="0"/>
          <w:sz w:val="21"/>
          <w:szCs w:val="21"/>
          <w:lang w:eastAsia="zh-CN"/>
        </w:rPr>
        <w:t xml:space="preserve"> </w:t>
      </w:r>
    </w:p>
    <w:p w14:paraId="35ABB960" w14:textId="068ECFD3" w:rsidR="00AA627C" w:rsidRDefault="0053338A" w:rsidP="00E16FEA">
      <w:pPr>
        <w:ind w:firstLine="420"/>
        <w:jc w:val="both"/>
        <w:rPr>
          <w:rFonts w:eastAsia="宋体" w:cs="宋体"/>
          <w:spacing w:val="0"/>
          <w:sz w:val="21"/>
          <w:szCs w:val="21"/>
          <w:lang w:eastAsia="zh-CN"/>
        </w:rPr>
      </w:pPr>
      <w:r>
        <w:rPr>
          <w:rFonts w:eastAsia="宋体" w:cs="宋体" w:hint="eastAsia"/>
          <w:spacing w:val="0"/>
          <w:sz w:val="21"/>
          <w:szCs w:val="21"/>
          <w:lang w:eastAsia="zh-CN"/>
        </w:rPr>
        <w:t>T</w:t>
      </w:r>
      <w:r>
        <w:rPr>
          <w:rFonts w:eastAsia="宋体" w:cs="宋体"/>
          <w:spacing w:val="0"/>
          <w:sz w:val="21"/>
          <w:szCs w:val="21"/>
          <w:lang w:eastAsia="zh-CN"/>
        </w:rPr>
        <w:t xml:space="preserve">o ensure baseline orthogonality without introducing hardware-specific combinatorial complexities, we employ a straightforward sub-octave linearly spaced carrier set for all numerical TDM-vs-OFE comparative simulations. Specifically, this frequency set 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Pr>
          <w:rFonts w:eastAsia="宋体" w:cs="宋体"/>
          <w:spacing w:val="0"/>
          <w:sz w:val="21"/>
          <w:szCs w:val="21"/>
          <w:lang w:eastAsia="zh-CN"/>
        </w:rPr>
        <w:t xml:space="preserve"> 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Pr>
          <w:rFonts w:eastAsia="宋体" w:cs="宋体"/>
          <w:spacing w:val="0"/>
          <w:sz w:val="21"/>
          <w:szCs w:val="21"/>
          <w:lang w:eastAsia="zh-CN"/>
        </w:rPr>
        <w:t xml:space="preserve"> kHz with a uniform frequency </w:t>
      </w:r>
      <w:r>
        <w:rPr>
          <w:rFonts w:eastAsia="宋体" w:cs="宋体" w:hint="eastAsia"/>
          <w:spacing w:val="0"/>
          <w:sz w:val="21"/>
          <w:szCs w:val="21"/>
          <w:lang w:eastAsia="zh-CN"/>
        </w:rPr>
        <w:t>internal</w:t>
      </w:r>
      <w:r>
        <w:rPr>
          <w:rFonts w:eastAsia="宋体" w:cs="宋体"/>
          <w:spacing w:val="0"/>
          <w:sz w:val="21"/>
          <w:szCs w:val="21"/>
          <w:lang w:eastAsia="zh-CN"/>
        </w:rPr>
        <w:t xml:space="preserve"> of </w:t>
      </w:r>
      <m:oMath>
        <m:r>
          <w:rPr>
            <w:rFonts w:ascii="Cambria Math" w:eastAsia="宋体" w:hAnsi="Cambria Math"/>
            <w:spacing w:val="0"/>
            <w:sz w:val="21"/>
            <w:szCs w:val="21"/>
            <w:lang w:eastAsia="zh-CN"/>
          </w:rPr>
          <m:t xml:space="preserve">10 </m:t>
        </m:r>
      </m:oMath>
      <w:r>
        <w:rPr>
          <w:rFonts w:eastAsia="宋体" w:cs="宋体"/>
          <w:spacing w:val="0"/>
          <w:sz w:val="21"/>
          <w:szCs w:val="21"/>
          <w:lang w:eastAsia="zh-CN"/>
        </w:rPr>
        <w:t>kHz</w:t>
      </w:r>
      <w:r>
        <w:rPr>
          <w:rFonts w:eastAsia="宋体" w:cs="宋体" w:hint="eastAsia"/>
          <w:spacing w:val="0"/>
          <w:sz w:val="21"/>
          <w:szCs w:val="21"/>
          <w:lang w:eastAsia="zh-CN"/>
        </w:rPr>
        <w:t xml:space="preserve"> </w:t>
      </w:r>
      <w:r>
        <w:rPr>
          <w:rFonts w:eastAsia="宋体" w:cs="宋体"/>
          <w:spacing w:val="0"/>
          <w:sz w:val="21"/>
          <w:szCs w:val="21"/>
          <w:lang w:eastAsia="zh-CN"/>
        </w:rPr>
        <w:t>(</w:t>
      </w:r>
      <w:r>
        <w:rPr>
          <w:rFonts w:eastAsia="宋体" w:cs="宋体" w:hint="eastAsia"/>
          <w:spacing w:val="0"/>
          <w:sz w:val="21"/>
          <w:szCs w:val="21"/>
          <w:lang w:eastAsia="zh-CN"/>
        </w:rPr>
        <w:t xml:space="preserve">we term this frequency selection as </w:t>
      </w:r>
      <w:r>
        <w:rPr>
          <w:rFonts w:eastAsia="宋体" w:cs="宋体" w:hint="eastAsia"/>
          <w:b/>
          <w:bCs/>
          <w:spacing w:val="0"/>
          <w:sz w:val="21"/>
          <w:szCs w:val="21"/>
          <w:lang w:eastAsia="zh-CN"/>
        </w:rPr>
        <w:t>Configuration</w:t>
      </w:r>
      <w:r>
        <w:rPr>
          <w:rFonts w:eastAsia="宋体" w:cs="宋体"/>
          <w:b/>
          <w:bCs/>
          <w:spacing w:val="0"/>
          <w:sz w:val="21"/>
          <w:szCs w:val="21"/>
          <w:lang w:eastAsia="zh-CN"/>
        </w:rPr>
        <w:t xml:space="preserve"> 1</w:t>
      </w:r>
      <w:r>
        <w:rPr>
          <w:rFonts w:eastAsia="宋体" w:cs="宋体" w:hint="eastAsia"/>
          <w:spacing w:val="0"/>
          <w:sz w:val="21"/>
          <w:szCs w:val="21"/>
          <w:lang w:eastAsia="zh-CN"/>
        </w:rPr>
        <w:t xml:space="preserve">, and </w:t>
      </w:r>
      <w:r>
        <w:rPr>
          <w:rFonts w:eastAsia="宋体" w:cs="宋体"/>
          <w:spacing w:val="0"/>
          <w:sz w:val="21"/>
          <w:szCs w:val="21"/>
          <w:lang w:eastAsia="zh-CN"/>
        </w:rPr>
        <w:t xml:space="preserve">detailed algorithmic implementation is provided in </w:t>
      </w:r>
      <w:r w:rsidRPr="00145955">
        <w:rPr>
          <w:rFonts w:eastAsia="宋体" w:cs="宋体"/>
          <w:spacing w:val="0"/>
          <w:sz w:val="21"/>
          <w:szCs w:val="21"/>
          <w:highlight w:val="yellow"/>
          <w:lang w:eastAsia="zh-CN"/>
          <w:rPrChange w:id="34" w:author="tbguo" w:date="2026-04-27T14:08:00Z" w16du:dateUtc="2026-04-27T06:08:00Z">
            <w:rPr>
              <w:rFonts w:eastAsia="宋体" w:cs="宋体"/>
              <w:spacing w:val="0"/>
              <w:sz w:val="21"/>
              <w:szCs w:val="21"/>
              <w:lang w:eastAsia="zh-CN"/>
            </w:rPr>
          </w:rPrChange>
        </w:rPr>
        <w:t>Supplement Section 3</w:t>
      </w:r>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 xml:space="preserve">By the condition of orthogonal integration </w:t>
      </w:r>
      <w:r>
        <w:rPr>
          <w:rFonts w:ascii="Cambria Math" w:eastAsia="宋体" w:hAnsi="Cambria Math" w:cs="宋体"/>
          <w:spacing w:val="0"/>
          <w:sz w:val="21"/>
          <w:szCs w:val="21"/>
          <w:lang w:eastAsia="zh-CN"/>
        </w:rPr>
        <w:t>(</w:t>
      </w:r>
      <m:oMath>
        <m:r>
          <w:rPr>
            <w:rFonts w:ascii="Cambria Math" w:eastAsia="宋体" w:hAnsi="Cambria Math"/>
            <w:spacing w:val="0"/>
            <w:sz w:val="21"/>
            <w:szCs w:val="21"/>
            <w:lang w:eastAsia="zh-CN"/>
          </w:rPr>
          <m:t>T = 1</m:t>
        </m:r>
        <m:r>
          <m:rPr>
            <m:lit/>
          </m:rPr>
          <w:rPr>
            <w:rFonts w:ascii="Cambria Math" w:eastAsia="宋体" w:hAnsi="Cambria Math"/>
            <w:spacing w:val="0"/>
            <w:sz w:val="21"/>
            <w:szCs w:val="21"/>
            <w:lang w:eastAsia="zh-CN"/>
          </w:rPr>
          <m: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m:t>
        </m:r>
      </m:oMath>
      <w:r>
        <w:rPr>
          <w:rFonts w:eastAsia="宋体" w:cs="宋体"/>
          <w:spacing w:val="0"/>
          <w:sz w:val="21"/>
          <w:szCs w:val="21"/>
          <w:lang w:eastAsia="zh-CN"/>
        </w:rPr>
        <w:t xml:space="preserve">), this 10 kHz spectral resolution dictates a 100 </w:t>
      </w:r>
      <m:oMath>
        <m:r>
          <m:rPr>
            <m:nor/>
          </m:rPr>
          <w:rPr>
            <w:rFonts w:ascii="Cambria Math" w:eastAsia="宋体" w:hAnsi="Cambria Math" w:cs="宋体"/>
            <w:spacing w:val="0"/>
            <w:sz w:val="21"/>
            <w:szCs w:val="21"/>
            <w:lang w:eastAsia="zh-CN"/>
          </w:rPr>
          <m:t>μ</m:t>
        </m:r>
      </m:oMath>
      <w:r>
        <w:rPr>
          <w:rFonts w:eastAsia="宋体" w:cs="宋体" w:hint="eastAsia"/>
          <w:spacing w:val="0"/>
          <w:sz w:val="21"/>
          <w:szCs w:val="21"/>
          <w:lang w:eastAsia="zh-CN"/>
        </w:rPr>
        <w:t>s</w:t>
      </w:r>
      <w:r>
        <w:rPr>
          <w:rFonts w:eastAsia="宋体" w:cs="宋体"/>
          <w:spacing w:val="0"/>
          <w:sz w:val="21"/>
          <w:szCs w:val="21"/>
          <w:lang w:eastAsia="zh-CN"/>
        </w:rPr>
        <w:t xml:space="preserve"> acquisition window.</w:t>
      </w:r>
      <w:r>
        <w:rPr>
          <w:rFonts w:eastAsia="宋体" w:cs="宋体" w:hint="eastAsia"/>
          <w:spacing w:val="0"/>
          <w:sz w:val="21"/>
          <w:szCs w:val="21"/>
          <w:lang w:eastAsia="zh-CN"/>
        </w:rPr>
        <w:t xml:space="preserve"> T</w:t>
      </w:r>
      <w:r>
        <w:rPr>
          <w:rFonts w:eastAsia="宋体" w:cs="宋体"/>
          <w:spacing w:val="0"/>
          <w:sz w:val="21"/>
          <w:szCs w:val="21"/>
          <w:lang w:eastAsia="zh-CN"/>
        </w:rPr>
        <w:t>o ensure a</w:t>
      </w:r>
      <w:r>
        <w:rPr>
          <w:rFonts w:eastAsia="宋体" w:cs="宋体" w:hint="eastAsia"/>
          <w:spacing w:val="0"/>
          <w:sz w:val="21"/>
          <w:szCs w:val="21"/>
          <w:lang w:eastAsia="zh-CN"/>
        </w:rPr>
        <w:t>n</w:t>
      </w:r>
      <w:r>
        <w:rPr>
          <w:rFonts w:eastAsia="宋体" w:cs="宋体"/>
          <w:spacing w:val="0"/>
          <w:sz w:val="21"/>
          <w:szCs w:val="21"/>
          <w:lang w:eastAsia="zh-CN"/>
        </w:rPr>
        <w:t xml:space="preserve"> equivalent temporal and energy budget for comparison, the TDM benchmark uniformly partitions the identical 100 </w:t>
      </w:r>
      <m:oMath>
        <m:r>
          <m:rPr>
            <m:nor/>
          </m:rPr>
          <w:rPr>
            <w:rFonts w:ascii="Cambria Math" w:eastAsia="宋体" w:hAnsi="Cambria Math" w:cs="宋体"/>
            <w:spacing w:val="0"/>
            <w:sz w:val="21"/>
            <w:szCs w:val="21"/>
            <w:lang w:eastAsia="zh-CN"/>
          </w:rPr>
          <m:t>μ</m:t>
        </m:r>
      </m:oMath>
      <w:r>
        <w:rPr>
          <w:rFonts w:eastAsia="宋体" w:cs="宋体"/>
          <w:spacing w:val="0"/>
          <w:sz w:val="21"/>
          <w:szCs w:val="21"/>
          <w:lang w:eastAsia="zh-CN"/>
        </w:rPr>
        <w:t xml:space="preserve">s acquisition window into </w:t>
      </w:r>
      <m:oMath>
        <m:r>
          <w:rPr>
            <w:rFonts w:ascii="Cambria Math" w:eastAsia="宋体" w:hAnsi="Cambria Math" w:cs="宋体"/>
            <w:spacing w:val="0"/>
            <w:sz w:val="21"/>
            <w:szCs w:val="21"/>
            <w:lang w:eastAsia="zh-CN"/>
          </w:rPr>
          <m:t>K=12</m:t>
        </m:r>
      </m:oMath>
      <w:r>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Pr>
          <w:rFonts w:eastAsia="宋体" w:cs="宋体"/>
          <w:spacing w:val="0"/>
          <w:sz w:val="21"/>
          <w:szCs w:val="21"/>
          <w:lang w:eastAsia="zh-CN"/>
        </w:rPr>
        <w:t>s per channel), with each channel operating at a constant direct current (DC) baseline.</w:t>
      </w:r>
      <w:r>
        <w:t xml:space="preserve"> </w:t>
      </w:r>
      <w:r>
        <w:rPr>
          <w:rFonts w:eastAsia="宋体" w:cs="宋体"/>
          <w:spacing w:val="0"/>
          <w:sz w:val="21"/>
          <w:szCs w:val="21"/>
          <w:lang w:eastAsia="zh-CN"/>
        </w:rPr>
        <w:t>To mitigate computational redundancy while preserving statistical robustness, the errors reported in Fig</w:t>
      </w:r>
      <w:r>
        <w:rPr>
          <w:rFonts w:eastAsia="宋体" w:cs="宋体" w:hint="eastAsia"/>
          <w:spacing w:val="0"/>
          <w:sz w:val="21"/>
          <w:szCs w:val="21"/>
          <w:lang w:eastAsia="zh-CN"/>
        </w:rPr>
        <w:t>ure</w:t>
      </w:r>
      <w:r>
        <w:rPr>
          <w:rFonts w:eastAsia="宋体" w:cs="宋体"/>
          <w:spacing w:val="0"/>
          <w:sz w:val="21"/>
          <w:szCs w:val="21"/>
          <w:lang w:eastAsia="zh-CN"/>
        </w:rPr>
        <w:t xml:space="preserve"> 2 are evaluated over a 10% globally random subset of pixels from all 29 images in the CAVE dataset.</w:t>
      </w:r>
    </w:p>
    <w:p w14:paraId="547547E5" w14:textId="4A78ECFA" w:rsidR="00B11445" w:rsidRDefault="00CA20D3" w:rsidP="00B43CD1">
      <w:pPr>
        <w:jc w:val="center"/>
        <w:rPr>
          <w:rFonts w:eastAsia="宋体" w:cs="宋体"/>
          <w:spacing w:val="0"/>
          <w:sz w:val="21"/>
          <w:szCs w:val="21"/>
          <w:lang w:eastAsia="zh-CN"/>
        </w:rPr>
      </w:pPr>
      <w:r>
        <w:rPr>
          <w:rFonts w:eastAsia="宋体" w:cs="宋体"/>
          <w:noProof/>
          <w:spacing w:val="0"/>
          <w:sz w:val="21"/>
          <w:szCs w:val="21"/>
          <w:lang w:eastAsia="zh-CN"/>
        </w:rPr>
        <w:lastRenderedPageBreak/>
        <w:drawing>
          <wp:inline distT="0" distB="0" distL="0" distR="0" wp14:anchorId="66E6F6C6" wp14:editId="3BBBBB48">
            <wp:extent cx="5040000" cy="4256634"/>
            <wp:effectExtent l="0" t="0" r="8255" b="0"/>
            <wp:docPr id="92548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0405" name="图片 925480405"/>
                    <pic:cNvPicPr/>
                  </pic:nvPicPr>
                  <pic:blipFill>
                    <a:blip r:embed="rId9"/>
                    <a:stretch>
                      <a:fillRect/>
                    </a:stretch>
                  </pic:blipFill>
                  <pic:spPr>
                    <a:xfrm>
                      <a:off x="0" y="0"/>
                      <a:ext cx="5040000" cy="4256634"/>
                    </a:xfrm>
                    <a:prstGeom prst="rect">
                      <a:avLst/>
                    </a:prstGeom>
                  </pic:spPr>
                </pic:pic>
              </a:graphicData>
            </a:graphic>
          </wp:inline>
        </w:drawing>
      </w:r>
    </w:p>
    <w:p w14:paraId="5AE0339B" w14:textId="7B87A58A" w:rsidR="00787ECE" w:rsidRPr="00047DFA" w:rsidRDefault="00047DFA" w:rsidP="00544283">
      <w:pPr>
        <w:jc w:val="both"/>
        <w:rPr>
          <w:rFonts w:eastAsia="宋体" w:cs="宋体"/>
          <w:spacing w:val="0"/>
          <w:sz w:val="21"/>
          <w:szCs w:val="21"/>
          <w:lang w:eastAsia="zh-CN"/>
        </w:rPr>
      </w:pPr>
      <w:r>
        <w:rPr>
          <w:b/>
          <w:bCs/>
          <w:sz w:val="21"/>
          <w:szCs w:val="21"/>
        </w:rPr>
        <w:t xml:space="preserve">Figure </w:t>
      </w:r>
      <w:r>
        <w:rPr>
          <w:b/>
          <w:bCs/>
          <w:sz w:val="21"/>
          <w:szCs w:val="21"/>
        </w:rPr>
        <w:fldChar w:fldCharType="begin"/>
      </w:r>
      <w:r>
        <w:rPr>
          <w:b/>
          <w:bCs/>
          <w:sz w:val="21"/>
          <w:szCs w:val="21"/>
        </w:rPr>
        <w:instrText xml:space="preserve"> SEQ Figure \* ARABIC </w:instrText>
      </w:r>
      <w:r>
        <w:rPr>
          <w:b/>
          <w:bCs/>
          <w:sz w:val="21"/>
          <w:szCs w:val="21"/>
        </w:rPr>
        <w:fldChar w:fldCharType="separate"/>
      </w:r>
      <w:r>
        <w:rPr>
          <w:b/>
          <w:bCs/>
          <w:noProof/>
          <w:sz w:val="21"/>
          <w:szCs w:val="21"/>
        </w:rPr>
        <w:t>2</w:t>
      </w:r>
      <w:r>
        <w:rPr>
          <w:b/>
          <w:bCs/>
          <w:sz w:val="21"/>
          <w:szCs w:val="21"/>
        </w:rPr>
        <w:fldChar w:fldCharType="end"/>
      </w:r>
      <w:r>
        <w:rPr>
          <w:rFonts w:eastAsia="宋体" w:cs="宋体"/>
          <w:b/>
          <w:bCs/>
          <w:spacing w:val="0"/>
          <w:sz w:val="21"/>
          <w:szCs w:val="21"/>
          <w:lang w:eastAsia="zh-CN"/>
        </w:rPr>
        <w:t>. Numerical benchmarking of the OFE and TDM frameworks.</w:t>
      </w:r>
      <w:r>
        <w:rPr>
          <w:rFonts w:eastAsia="宋体" w:cs="宋体"/>
          <w:spacing w:val="0"/>
          <w:sz w:val="21"/>
          <w:szCs w:val="21"/>
          <w:lang w:eastAsia="zh-CN"/>
        </w:rPr>
        <w:t xml:space="preserve"> (a) Time-domain waveforms </w:t>
      </w:r>
      <w:r>
        <w:rPr>
          <w:rFonts w:eastAsia="宋体" w:cs="宋体" w:hint="eastAsia"/>
          <w:spacing w:val="0"/>
          <w:sz w:val="21"/>
          <w:szCs w:val="21"/>
          <w:lang w:eastAsia="zh-CN"/>
        </w:rPr>
        <w:t>with</w:t>
      </w:r>
      <w:r>
        <w:rPr>
          <w:rFonts w:eastAsia="宋体" w:cs="宋体"/>
          <w:spacing w:val="0"/>
          <w:sz w:val="21"/>
          <w:szCs w:val="21"/>
          <w:lang w:eastAsia="zh-CN"/>
        </w:rPr>
        <w:t xml:space="preserve"> AWGN (modulation SNR = 25 dB). (b) Spectral reconstruction </w:t>
      </w:r>
      <w:r>
        <w:rPr>
          <w:rFonts w:eastAsia="宋体" w:cs="宋体" w:hint="eastAsia"/>
          <w:spacing w:val="0"/>
          <w:sz w:val="21"/>
          <w:szCs w:val="21"/>
          <w:lang w:eastAsia="zh-CN"/>
        </w:rPr>
        <w:t xml:space="preserve">performance: </w:t>
      </w:r>
      <w:r>
        <w:rPr>
          <w:rFonts w:eastAsia="宋体" w:cs="宋体"/>
          <w:spacing w:val="0"/>
          <w:sz w:val="21"/>
          <w:szCs w:val="21"/>
          <w:lang w:eastAsia="zh-CN"/>
        </w:rPr>
        <w:t>RMSE (top) and demodulation error (bottom) versus modulation SNR. Data points represent statistical averages across the CAVE database. (c)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Pr>
          <w:rFonts w:eastAsia="宋体" w:cs="宋体"/>
          <w:spacing w:val="0"/>
          <w:sz w:val="21"/>
          <w:szCs w:val="21"/>
          <w:lang w:eastAsia="zh-CN"/>
        </w:rPr>
        <w:t xml:space="preserve"> kHz, modulation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Pr>
          <w:rFonts w:eastAsia="宋体" w:cs="宋体"/>
          <w:spacing w:val="0"/>
          <w:sz w:val="21"/>
          <w:szCs w:val="21"/>
          <w:lang w:eastAsia="zh-CN"/>
        </w:rPr>
        <w:t xml:space="preserve"> frequency resolution limit of the </w:t>
      </w:r>
      <w:r>
        <w:rPr>
          <w:rFonts w:eastAsia="宋体" w:cs="宋体" w:hint="eastAsia"/>
          <w:spacing w:val="0"/>
          <w:sz w:val="21"/>
          <w:szCs w:val="21"/>
          <w:lang w:eastAsia="zh-CN"/>
        </w:rPr>
        <w:t>sampling</w:t>
      </w:r>
      <w:r>
        <w:rPr>
          <w:rFonts w:eastAsia="宋体" w:cs="宋体"/>
          <w:spacing w:val="0"/>
          <w:sz w:val="21"/>
          <w:szCs w:val="21"/>
          <w:lang w:eastAsia="zh-CN"/>
        </w:rPr>
        <w:t xml:space="preserve"> window. (d) RMSE versus modulation SNR under multitone interference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Pr>
          <w:rFonts w:eastAsia="宋体" w:cs="宋体" w:hint="eastAsia"/>
          <w:spacing w:val="0"/>
          <w:sz w:val="21"/>
          <w:szCs w:val="21"/>
          <w:lang w:eastAsia="zh-CN"/>
        </w:rPr>
        <w:t xml:space="preserve"> </w:t>
      </w:r>
      <w:r>
        <w:rPr>
          <w:rFonts w:eastAsia="宋体" w:cs="宋体"/>
          <w:spacing w:val="0"/>
          <w:sz w:val="21"/>
          <w:szCs w:val="21"/>
          <w:lang w:eastAsia="zh-CN"/>
        </w:rPr>
        <w:t>meets the 10 kHz integer-cycle threshold.</w:t>
      </w:r>
    </w:p>
    <w:p w14:paraId="7022BB77" w14:textId="2AC4B067" w:rsidR="00E508B1" w:rsidRPr="00E508B1" w:rsidRDefault="00903A16" w:rsidP="00E508B1">
      <w:pPr>
        <w:ind w:firstLine="420"/>
        <w:jc w:val="both"/>
        <w:rPr>
          <w:rFonts w:eastAsia="宋体" w:cs="宋体"/>
          <w:spacing w:val="0"/>
          <w:sz w:val="21"/>
          <w:szCs w:val="21"/>
          <w:lang w:eastAsia="zh-CN"/>
        </w:rPr>
      </w:pPr>
      <w:r>
        <w:rPr>
          <w:rFonts w:eastAsia="宋体" w:cs="宋体"/>
          <w:spacing w:val="0"/>
          <w:sz w:val="21"/>
          <w:szCs w:val="21"/>
          <w:lang w:eastAsia="zh-CN"/>
        </w:rPr>
        <w:t>Figure 2(a) illustrates the time-domain waveforms of both schemes under AWGN (modulation SNR = 25 dB)</w:t>
      </w:r>
      <w:r>
        <w:rPr>
          <w:rFonts w:eastAsia="宋体" w:cs="宋体" w:hint="eastAsia"/>
          <w:spacing w:val="0"/>
          <w:sz w:val="21"/>
          <w:szCs w:val="21"/>
          <w:lang w:eastAsia="zh-CN"/>
        </w:rPr>
        <w:t xml:space="preserve"> </w:t>
      </w:r>
      <w:r>
        <w:rPr>
          <w:rFonts w:eastAsia="宋体" w:cs="宋体"/>
          <w:spacing w:val="0"/>
          <w:sz w:val="21"/>
          <w:szCs w:val="21"/>
          <w:lang w:eastAsia="zh-CN"/>
        </w:rPr>
        <w:t xml:space="preserve">within a 20 </w:t>
      </w:r>
      <m:oMath>
        <m:r>
          <m:rPr>
            <m:nor/>
          </m:rPr>
          <w:rPr>
            <w:rFonts w:ascii="Cambria Math" w:eastAsia="宋体" w:hAnsi="Cambria Math" w:cs="宋体"/>
            <w:spacing w:val="0"/>
            <w:sz w:val="21"/>
            <w:szCs w:val="21"/>
            <w:lang w:eastAsia="zh-CN"/>
          </w:rPr>
          <m:t>μ</m:t>
        </m:r>
      </m:oMath>
      <w:r>
        <w:rPr>
          <w:rFonts w:eastAsia="宋体" w:cs="宋体"/>
          <w:spacing w:val="0"/>
          <w:sz w:val="21"/>
          <w:szCs w:val="21"/>
          <w:lang w:eastAsia="zh-CN"/>
        </w:rPr>
        <w:t>s window</w:t>
      </w:r>
      <w:r>
        <w:rPr>
          <w:rFonts w:eastAsia="宋体" w:cs="宋体" w:hint="eastAsia"/>
          <w:spacing w:val="0"/>
          <w:sz w:val="21"/>
          <w:szCs w:val="21"/>
          <w:lang w:eastAsia="zh-CN"/>
        </w:rPr>
        <w:t xml:space="preserve">. </w:t>
      </w:r>
      <w:r>
        <w:rPr>
          <w:rFonts w:eastAsia="宋体" w:cs="宋体"/>
          <w:spacing w:val="0"/>
          <w:sz w:val="21"/>
          <w:szCs w:val="21"/>
          <w:lang w:eastAsia="zh-CN"/>
        </w:rPr>
        <w:t xml:space="preserve">Note that </w:t>
      </w:r>
      <w:r>
        <w:rPr>
          <w:rFonts w:eastAsia="宋体" w:cs="宋体" w:hint="eastAsia"/>
          <w:spacing w:val="0"/>
          <w:sz w:val="21"/>
          <w:szCs w:val="21"/>
          <w:lang w:eastAsia="zh-CN"/>
        </w:rPr>
        <w:t xml:space="preserve">a </w:t>
      </w:r>
      <w:r>
        <w:rPr>
          <w:rFonts w:eastAsia="宋体" w:cs="宋体"/>
          <w:spacing w:val="0"/>
          <w:sz w:val="21"/>
          <w:szCs w:val="21"/>
          <w:lang w:eastAsia="zh-CN"/>
        </w:rPr>
        <w:t>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Pr>
          <w:rFonts w:eastAsia="宋体" w:cs="宋体"/>
          <w:spacing w:val="0"/>
          <w:sz w:val="21"/>
          <w:szCs w:val="21"/>
          <w:lang w:eastAsia="zh-CN"/>
        </w:rPr>
        <w:t xml:space="preserve">) </w:t>
      </w:r>
      <w:r>
        <w:rPr>
          <w:rFonts w:eastAsia="宋体" w:cs="宋体" w:hint="eastAsia"/>
          <w:spacing w:val="0"/>
          <w:sz w:val="21"/>
          <w:szCs w:val="21"/>
          <w:lang w:eastAsia="zh-CN"/>
        </w:rPr>
        <w:t>is added to the OFE waveform</w:t>
      </w:r>
      <w:r>
        <w:rPr>
          <w:rFonts w:eastAsia="宋体" w:cs="宋体"/>
          <w:spacing w:val="0"/>
          <w:sz w:val="21"/>
          <w:szCs w:val="21"/>
          <w:lang w:eastAsia="zh-CN"/>
        </w:rPr>
        <w:t>, presenting the zero-mean information-bearing composite signal.</w:t>
      </w:r>
      <w:r>
        <w:rPr>
          <w:rFonts w:eastAsia="宋体" w:cs="宋体" w:hint="eastAsia"/>
          <w:spacing w:val="0"/>
          <w:sz w:val="21"/>
          <w:szCs w:val="21"/>
          <w:lang w:eastAsia="zh-CN"/>
        </w:rPr>
        <w:t xml:space="preserve"> </w:t>
      </w:r>
      <w:r>
        <w:rPr>
          <w:rFonts w:eastAsia="宋体" w:cs="宋体"/>
          <w:spacing w:val="0"/>
          <w:sz w:val="21"/>
          <w:szCs w:val="21"/>
          <w:lang w:eastAsia="zh-CN"/>
        </w:rPr>
        <w:t>The OFE signal exhibits a continuous, dense composite waveform characteristic of parallel frequency multiplexing, whereas TDM presents discrete, sequential step-like features. Figure 2(b) quantifies the reconstruction accuracy across a broad modulation SNR range (</w:t>
      </w:r>
      <w:r w:rsidRPr="00145955">
        <w:rPr>
          <w:rFonts w:eastAsia="宋体" w:cs="宋体"/>
          <w:spacing w:val="0"/>
          <w:sz w:val="21"/>
          <w:szCs w:val="21"/>
          <w:highlight w:val="yellow"/>
          <w:lang w:eastAsia="zh-CN"/>
          <w:rPrChange w:id="35" w:author="tbguo" w:date="2026-04-27T14:08:00Z" w16du:dateUtc="2026-04-27T06:08:00Z">
            <w:rPr>
              <w:rFonts w:eastAsia="宋体" w:cs="宋体"/>
              <w:spacing w:val="0"/>
              <w:sz w:val="21"/>
              <w:szCs w:val="21"/>
              <w:lang w:eastAsia="zh-CN"/>
            </w:rPr>
          </w:rPrChange>
        </w:rPr>
        <w:t xml:space="preserve">Supplement Section </w:t>
      </w:r>
      <w:ins w:id="36" w:author="yj zeng" w:date="2026-04-27T23:21:00Z" w16du:dateUtc="2026-04-27T15:21:00Z">
        <w:r w:rsidR="00D53B48">
          <w:rPr>
            <w:rFonts w:eastAsia="宋体" w:cs="宋体" w:hint="eastAsia"/>
            <w:spacing w:val="0"/>
            <w:sz w:val="21"/>
            <w:szCs w:val="21"/>
            <w:highlight w:val="yellow"/>
            <w:lang w:eastAsia="zh-CN"/>
          </w:rPr>
          <w:t>1</w:t>
        </w:r>
      </w:ins>
      <w:del w:id="37" w:author="yj zeng" w:date="2026-04-27T23:21:00Z" w16du:dateUtc="2026-04-27T15:21:00Z">
        <w:r w:rsidRPr="00145955" w:rsidDel="00D53B48">
          <w:rPr>
            <w:rFonts w:eastAsia="宋体" w:cs="宋体"/>
            <w:spacing w:val="0"/>
            <w:sz w:val="21"/>
            <w:szCs w:val="21"/>
            <w:highlight w:val="yellow"/>
            <w:lang w:eastAsia="zh-CN"/>
            <w:rPrChange w:id="38" w:author="tbguo" w:date="2026-04-27T14:08:00Z" w16du:dateUtc="2026-04-27T06:08:00Z">
              <w:rPr>
                <w:rFonts w:eastAsia="宋体" w:cs="宋体"/>
                <w:spacing w:val="0"/>
                <w:sz w:val="21"/>
                <w:szCs w:val="21"/>
                <w:lang w:eastAsia="zh-CN"/>
              </w:rPr>
            </w:rPrChange>
          </w:rPr>
          <w:delText>8</w:delText>
        </w:r>
      </w:del>
      <w:r>
        <w:rPr>
          <w:rFonts w:eastAsia="宋体" w:cs="宋体"/>
          <w:spacing w:val="0"/>
          <w:sz w:val="21"/>
          <w:szCs w:val="21"/>
          <w:lang w:eastAsia="zh-CN"/>
        </w:rPr>
        <w:t>). To</w:t>
      </w:r>
      <w:r>
        <w:rPr>
          <w:rFonts w:eastAsia="宋体" w:cs="宋体" w:hint="eastAsia"/>
          <w:spacing w:val="0"/>
          <w:sz w:val="21"/>
          <w:szCs w:val="21"/>
          <w:lang w:eastAsia="zh-CN"/>
        </w:rPr>
        <w:t xml:space="preserve"> </w:t>
      </w:r>
      <w:r>
        <w:rPr>
          <w:rFonts w:eastAsia="宋体" w:cs="宋体"/>
          <w:spacing w:val="0"/>
          <w:sz w:val="21"/>
          <w:szCs w:val="21"/>
          <w:lang w:eastAsia="zh-CN"/>
        </w:rPr>
        <w:t xml:space="preserve">evaluate the </w:t>
      </w:r>
      <w:r>
        <w:rPr>
          <w:rFonts w:eastAsia="宋体" w:cs="宋体" w:hint="eastAsia"/>
          <w:spacing w:val="0"/>
          <w:sz w:val="21"/>
          <w:szCs w:val="21"/>
          <w:lang w:eastAsia="zh-CN"/>
        </w:rPr>
        <w:t>spectral reconstruction</w:t>
      </w:r>
      <w:r>
        <w:rPr>
          <w:rFonts w:eastAsia="宋体" w:cs="宋体"/>
          <w:spacing w:val="0"/>
          <w:sz w:val="21"/>
          <w:szCs w:val="21"/>
          <w:lang w:eastAsia="zh-CN"/>
        </w:rPr>
        <w:t>, we quantify the system</w:t>
      </w:r>
      <w:ins w:id="39" w:author="tbguo" w:date="2026-04-27T14:29:00Z" w16du:dateUtc="2026-04-27T06:29:00Z">
        <w:r w:rsidR="0089072B">
          <w:rPr>
            <w:rFonts w:eastAsia="宋体" w:cs="宋体"/>
            <w:spacing w:val="0"/>
            <w:sz w:val="21"/>
            <w:szCs w:val="21"/>
            <w:lang w:eastAsia="zh-CN"/>
          </w:rPr>
          <w:t>’</w:t>
        </w:r>
      </w:ins>
      <w:del w:id="40" w:author="tbguo" w:date="2026-04-27T14:29:00Z" w16du:dateUtc="2026-04-27T06:29:00Z">
        <w:r w:rsidDel="0089072B">
          <w:rPr>
            <w:rFonts w:eastAsia="宋体" w:cs="宋体"/>
            <w:spacing w:val="0"/>
            <w:sz w:val="21"/>
            <w:szCs w:val="21"/>
            <w:lang w:eastAsia="zh-CN"/>
          </w:rPr>
          <w:delText>'</w:delText>
        </w:r>
      </w:del>
      <w:r>
        <w:rPr>
          <w:rFonts w:eastAsia="宋体" w:cs="宋体"/>
          <w:spacing w:val="0"/>
          <w:sz w:val="21"/>
          <w:szCs w:val="21"/>
          <w:lang w:eastAsia="zh-CN"/>
        </w:rPr>
        <w:t>s performance at two</w:t>
      </w:r>
      <w:r>
        <w:rPr>
          <w:rFonts w:eastAsia="宋体" w:cs="宋体" w:hint="eastAsia"/>
          <w:spacing w:val="0"/>
          <w:sz w:val="21"/>
          <w:szCs w:val="21"/>
          <w:lang w:eastAsia="zh-CN"/>
        </w:rPr>
        <w:t xml:space="preserve"> </w:t>
      </w:r>
      <w:r>
        <w:rPr>
          <w:rFonts w:eastAsia="宋体" w:cs="宋体"/>
          <w:spacing w:val="0"/>
          <w:sz w:val="21"/>
          <w:szCs w:val="21"/>
          <w:lang w:eastAsia="zh-CN"/>
        </w:rPr>
        <w:t xml:space="preserve">stages: the intermediate demodulation error (defined as the relative Euclidean distance </w:t>
      </w:r>
      <m:oMath>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acc>
                      <m:accPr>
                        <m:ctrlPr>
                          <w:rPr>
                            <w:rFonts w:ascii="Cambria Math" w:eastAsia="宋体" w:hAnsi="Cambria Math" w:cs="宋体"/>
                            <w:b/>
                            <w:bCs/>
                            <w:spacing w:val="0"/>
                            <w:sz w:val="21"/>
                            <w:szCs w:val="21"/>
                            <w:lang w:eastAsia="zh-CN"/>
                          </w:rPr>
                        </m:ctrlPr>
                      </m:accPr>
                      <m:e>
                        <m:r>
                          <m:rPr>
                            <m:sty m:val="bi"/>
                          </m:rPr>
                          <w:rPr>
                            <w:rFonts w:ascii="Cambria Math" w:eastAsia="宋体" w:hAnsi="Cambria Math" w:cs="宋体"/>
                            <w:spacing w:val="0"/>
                            <w:sz w:val="21"/>
                            <w:szCs w:val="21"/>
                            <w:lang w:eastAsia="zh-CN"/>
                          </w:rPr>
                          <m:t>z</m:t>
                        </m:r>
                      </m:e>
                    </m:acc>
                  </m:e>
                </m:d>
              </m:e>
            </m:d>
          </m:e>
          <m:sub>
            <m:r>
              <w:rPr>
                <w:rFonts w:ascii="Cambria Math" w:eastAsia="宋体" w:hAnsi="Cambria Math" w:cs="宋体"/>
                <w:spacing w:val="0"/>
                <w:sz w:val="21"/>
                <w:szCs w:val="21"/>
                <w:lang w:eastAsia="zh-CN"/>
              </w:rPr>
              <m:t>2</m:t>
            </m:r>
          </m:sub>
        </m:sSub>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e>
                </m:d>
              </m:e>
            </m:d>
          </m:e>
          <m:sub>
            <m:r>
              <w:rPr>
                <w:rFonts w:ascii="Cambria Math" w:eastAsia="宋体" w:hAnsi="Cambria Math" w:cs="宋体"/>
                <w:spacing w:val="0"/>
                <w:sz w:val="21"/>
                <w:szCs w:val="21"/>
                <w:lang w:eastAsia="zh-CN"/>
              </w:rPr>
              <m:t>2</m:t>
            </m:r>
          </m:sub>
        </m:sSub>
      </m:oMath>
      <w:r>
        <w:rPr>
          <w:rFonts w:eastAsia="宋体" w:cs="宋体"/>
          <w:spacing w:val="0"/>
          <w:sz w:val="21"/>
          <w:szCs w:val="21"/>
          <w:lang w:eastAsia="zh-CN"/>
        </w:rPr>
        <w:t xml:space="preserve"> between the extracted and ground truth spectral projections) and the final spectral reconstruction RMSE (Fig. 2b). At the demodulation stage, OFE demonstrates superior projection fidelity across all evaluated noise levels</w:t>
      </w:r>
      <w:r>
        <w:rPr>
          <w:rFonts w:eastAsia="宋体" w:cs="宋体" w:hint="eastAsia"/>
          <w:spacing w:val="0"/>
          <w:sz w:val="21"/>
          <w:szCs w:val="21"/>
          <w:lang w:eastAsia="zh-CN"/>
        </w:rPr>
        <w:t>.</w:t>
      </w:r>
      <w:r>
        <w:rPr>
          <w:rFonts w:eastAsia="宋体" w:cs="宋体"/>
          <w:spacing w:val="0"/>
          <w:sz w:val="21"/>
          <w:szCs w:val="21"/>
          <w:lang w:eastAsia="zh-CN"/>
        </w:rPr>
        <w:t xml:space="preserve"> This</w:t>
      </w:r>
      <w:r>
        <w:rPr>
          <w:rFonts w:eastAsia="宋体" w:cs="宋体" w:hint="eastAsia"/>
          <w:spacing w:val="0"/>
          <w:sz w:val="21"/>
          <w:szCs w:val="21"/>
          <w:lang w:eastAsia="zh-CN"/>
        </w:rPr>
        <w:t xml:space="preserve"> </w:t>
      </w:r>
      <w:r>
        <w:rPr>
          <w:rFonts w:eastAsia="宋体" w:cs="宋体"/>
          <w:spacing w:val="0"/>
          <w:sz w:val="21"/>
          <w:szCs w:val="21"/>
          <w:lang w:eastAsia="zh-CN"/>
        </w:rPr>
        <w:t xml:space="preserve">stability propagates to the final spectral reconstruction. The observed separation between the </w:t>
      </w:r>
      <w:r>
        <w:rPr>
          <w:rFonts w:eastAsia="宋体" w:cs="宋体"/>
          <w:spacing w:val="0"/>
          <w:sz w:val="21"/>
          <w:szCs w:val="21"/>
          <w:lang w:eastAsia="zh-CN"/>
        </w:rPr>
        <w:lastRenderedPageBreak/>
        <w:t>OFE and TDM RMSE curves</w:t>
      </w:r>
      <w:ins w:id="41" w:author="tbguo" w:date="2026-04-27T15:50:00Z" w16du:dateUtc="2026-04-27T07:50:00Z">
        <w:r w:rsidR="00EF0761">
          <w:rPr>
            <w:rFonts w:eastAsia="宋体" w:cs="宋体" w:hint="eastAsia"/>
            <w:spacing w:val="0"/>
            <w:sz w:val="21"/>
            <w:szCs w:val="21"/>
            <w:lang w:eastAsia="zh-CN"/>
          </w:rPr>
          <w:t xml:space="preserve"> </w:t>
        </w:r>
      </w:ins>
      <w:r>
        <w:rPr>
          <w:rFonts w:eastAsia="宋体" w:cs="宋体"/>
          <w:spacing w:val="0"/>
          <w:sz w:val="21"/>
          <w:szCs w:val="21"/>
          <w:lang w:eastAsia="zh-CN"/>
        </w:rPr>
        <w:t>align</w:t>
      </w:r>
      <w:del w:id="42" w:author="tbguo" w:date="2026-04-27T15:50:00Z" w16du:dateUtc="2026-04-27T07:50:00Z">
        <w:r w:rsidDel="00EF0761">
          <w:rPr>
            <w:rFonts w:eastAsia="宋体" w:cs="宋体"/>
            <w:spacing w:val="0"/>
            <w:sz w:val="21"/>
            <w:szCs w:val="21"/>
            <w:lang w:eastAsia="zh-CN"/>
          </w:rPr>
          <w:delText>s</w:delText>
        </w:r>
      </w:del>
      <w:r>
        <w:rPr>
          <w:rFonts w:eastAsia="宋体" w:cs="宋体"/>
          <w:spacing w:val="0"/>
          <w:sz w:val="21"/>
          <w:szCs w:val="21"/>
          <w:lang w:eastAsia="zh-CN"/>
        </w:rPr>
        <w:t xml:space="preserve"> with the theoretical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Pr>
          <w:rFonts w:eastAsia="宋体" w:cs="宋体"/>
          <w:spacing w:val="0"/>
          <w:sz w:val="21"/>
          <w:szCs w:val="21"/>
          <w:lang w:eastAsia="zh-CN"/>
        </w:rPr>
        <w:t xml:space="preserve"> (approximately 3.46-fold for </w:t>
      </w:r>
      <m:oMath>
        <m:r>
          <w:rPr>
            <w:rFonts w:ascii="Cambria Math" w:eastAsia="宋体" w:hAnsi="Cambria Math" w:cs="宋体"/>
            <w:spacing w:val="0"/>
            <w:sz w:val="21"/>
            <w:szCs w:val="21"/>
            <w:lang w:eastAsia="zh-CN"/>
          </w:rPr>
          <m:t>K=12</m:t>
        </m:r>
      </m:oMath>
      <w:r>
        <w:rPr>
          <w:rFonts w:eastAsia="宋体" w:cs="宋体"/>
          <w:spacing w:val="0"/>
          <w:sz w:val="21"/>
          <w:szCs w:val="21"/>
          <w:lang w:eastAsia="zh-CN"/>
        </w:rPr>
        <w:t>) multiplexing energy gain derived in the previous section.</w:t>
      </w:r>
    </w:p>
    <w:p w14:paraId="6EA03346" w14:textId="77D4DA39" w:rsidR="00DB61B9" w:rsidRDefault="00DB61B9" w:rsidP="00DB61B9">
      <w:pPr>
        <w:ind w:firstLine="420"/>
        <w:jc w:val="both"/>
        <w:rPr>
          <w:rFonts w:eastAsia="宋体" w:cs="宋体"/>
          <w:spacing w:val="0"/>
          <w:sz w:val="21"/>
          <w:szCs w:val="21"/>
          <w:lang w:eastAsia="zh-CN"/>
        </w:rPr>
      </w:pPr>
      <w:r>
        <w:rPr>
          <w:rFonts w:eastAsia="宋体" w:cs="宋体"/>
          <w:spacing w:val="0"/>
          <w:sz w:val="21"/>
          <w:szCs w:val="21"/>
          <w:lang w:eastAsia="zh-CN"/>
        </w:rPr>
        <w:t>Beyond broadband AWGN, practical systems frequently encounter structured interference. To isolate the system’s dynamic response to such artifacts, we maintain the identical TDM and OFE configurations used in the AWGN benchmark, but substitute the broadband noise model with multitone interference (</w:t>
      </w:r>
      <w:r w:rsidRPr="00145955">
        <w:rPr>
          <w:rFonts w:eastAsia="宋体" w:cs="宋体"/>
          <w:spacing w:val="0"/>
          <w:sz w:val="21"/>
          <w:szCs w:val="21"/>
          <w:highlight w:val="yellow"/>
          <w:lang w:eastAsia="zh-CN"/>
          <w:rPrChange w:id="43" w:author="tbguo" w:date="2026-04-27T14:09:00Z" w16du:dateUtc="2026-04-27T06:09:00Z">
            <w:rPr>
              <w:rFonts w:eastAsia="宋体" w:cs="宋体"/>
              <w:spacing w:val="0"/>
              <w:sz w:val="21"/>
              <w:szCs w:val="21"/>
              <w:lang w:eastAsia="zh-CN"/>
            </w:rPr>
          </w:rPrChange>
        </w:rPr>
        <w:t xml:space="preserve">Supplement Section </w:t>
      </w:r>
      <w:ins w:id="44" w:author="yj zeng" w:date="2026-04-27T23:21:00Z" w16du:dateUtc="2026-04-27T15:21:00Z">
        <w:r w:rsidR="00D53B48">
          <w:rPr>
            <w:rFonts w:eastAsia="宋体" w:cs="宋体" w:hint="eastAsia"/>
            <w:spacing w:val="0"/>
            <w:sz w:val="21"/>
            <w:szCs w:val="21"/>
            <w:highlight w:val="yellow"/>
            <w:lang w:eastAsia="zh-CN"/>
          </w:rPr>
          <w:t>7</w:t>
        </w:r>
      </w:ins>
      <w:del w:id="45" w:author="yj zeng" w:date="2026-04-27T23:21:00Z" w16du:dateUtc="2026-04-27T15:21:00Z">
        <w:r w:rsidRPr="00145955" w:rsidDel="00D53B48">
          <w:rPr>
            <w:rFonts w:eastAsia="宋体" w:cs="宋体"/>
            <w:spacing w:val="0"/>
            <w:sz w:val="21"/>
            <w:szCs w:val="21"/>
            <w:highlight w:val="yellow"/>
            <w:lang w:eastAsia="zh-CN"/>
            <w:rPrChange w:id="46" w:author="tbguo" w:date="2026-04-27T14:09:00Z" w16du:dateUtc="2026-04-27T06:09:00Z">
              <w:rPr>
                <w:rFonts w:eastAsia="宋体" w:cs="宋体"/>
                <w:spacing w:val="0"/>
                <w:sz w:val="21"/>
                <w:szCs w:val="21"/>
                <w:lang w:eastAsia="zh-CN"/>
              </w:rPr>
            </w:rPrChange>
          </w:rPr>
          <w:delText>4</w:delText>
        </w:r>
      </w:del>
      <w:r>
        <w:rPr>
          <w:rFonts w:eastAsia="宋体" w:cs="宋体"/>
          <w:spacing w:val="0"/>
          <w:sz w:val="21"/>
          <w:szCs w:val="21"/>
          <w:lang w:eastAsia="zh-CN"/>
        </w:rPr>
        <w:t xml:space="preserve">) operating at a modulation SNR of -10 dB. We parameterize the frequency offset between each interfering tone and its adjacent OFE carrier as the guard band, </w:t>
      </w:r>
      <m:oMath>
        <m:r>
          <m:rPr>
            <m:nor/>
          </m:rPr>
          <w:rPr>
            <w:rFonts w:eastAsia="宋体"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Pr>
          <w:rFonts w:eastAsia="宋体" w:cs="宋体"/>
          <w:spacing w:val="0"/>
          <w:sz w:val="21"/>
          <w:szCs w:val="21"/>
          <w:lang w:eastAsia="zh-CN"/>
        </w:rPr>
        <w:t>.</w:t>
      </w:r>
    </w:p>
    <w:p w14:paraId="5BD827CA" w14:textId="72504538" w:rsidR="00887994" w:rsidRDefault="004F17BD" w:rsidP="00887994">
      <w:pPr>
        <w:ind w:firstLine="420"/>
        <w:jc w:val="both"/>
        <w:rPr>
          <w:rFonts w:eastAsia="宋体" w:cs="宋体"/>
          <w:spacing w:val="0"/>
          <w:sz w:val="21"/>
          <w:szCs w:val="21"/>
          <w:lang w:eastAsia="zh-CN"/>
        </w:rPr>
      </w:pPr>
      <w:r>
        <w:rPr>
          <w:rFonts w:eastAsia="宋体" w:cs="宋体"/>
          <w:spacing w:val="0"/>
          <w:sz w:val="21"/>
          <w:szCs w:val="21"/>
          <w:lang w:eastAsia="zh-CN"/>
        </w:rPr>
        <w:t xml:space="preserve">Figures 2(c) and 2(d) </w:t>
      </w:r>
      <w:r>
        <w:rPr>
          <w:rFonts w:eastAsia="宋体" w:cs="宋体" w:hint="eastAsia"/>
          <w:spacing w:val="0"/>
          <w:sz w:val="21"/>
          <w:szCs w:val="21"/>
          <w:lang w:eastAsia="zh-CN"/>
        </w:rPr>
        <w:t>demonstrate</w:t>
      </w:r>
      <w:r>
        <w:rPr>
          <w:rFonts w:eastAsia="宋体" w:cs="宋体"/>
          <w:spacing w:val="0"/>
          <w:sz w:val="21"/>
          <w:szCs w:val="21"/>
          <w:lang w:eastAsia="zh-CN"/>
        </w:rPr>
        <w:t xml:space="preserve"> the interference rejection mechanism. In the time-domain visualization (Fig. 2c), multitone interference (modulation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Pr>
          <w:rFonts w:eastAsia="宋体" w:cs="宋体"/>
          <w:spacing w:val="0"/>
          <w:sz w:val="21"/>
          <w:szCs w:val="21"/>
          <w:lang w:eastAsia="zh-CN"/>
        </w:rPr>
        <w:t xml:space="preserve"> kHz induces high-frequency ripples. Because this offset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Pr>
          <w:rFonts w:eastAsia="宋体" w:cs="宋体"/>
          <w:spacing w:val="0"/>
          <w:sz w:val="21"/>
          <w:szCs w:val="21"/>
          <w:lang w:eastAsia="zh-CN"/>
        </w:rPr>
        <w:t>) of the acquisition window, the noise harmonic completes integer cycles within the integration period. This satisfies the orthogonality condition, enabling its elimination during frequency-domain demodulation.</w:t>
      </w:r>
      <w:r>
        <w:rPr>
          <w:rFonts w:eastAsia="宋体" w:cs="宋体" w:hint="eastAsia"/>
          <w:spacing w:val="0"/>
          <w:sz w:val="21"/>
          <w:szCs w:val="21"/>
          <w:lang w:eastAsia="zh-CN"/>
        </w:rPr>
        <w:t xml:space="preserve"> </w:t>
      </w:r>
      <w:r>
        <w:rPr>
          <w:rFonts w:eastAsia="宋体" w:cs="宋体"/>
          <w:spacing w:val="0"/>
          <w:sz w:val="21"/>
          <w:szCs w:val="21"/>
          <w:lang w:eastAsia="zh-CN"/>
        </w:rPr>
        <w:t xml:space="preserve">Figure 2(d) quantifies this threshold behavior. TDM lacks frequency-domain selectivity, resulting in a uniform degradation of its time-domain integration across all evaluated offsets and a collapse into a single baseline.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Pr>
          <w:rFonts w:eastAsia="宋体" w:cs="宋体"/>
          <w:spacing w:val="0"/>
          <w:sz w:val="21"/>
          <w:szCs w:val="21"/>
          <w:lang w:eastAsia="zh-CN"/>
        </w:rPr>
        <w:t xml:space="preserve"> </w:t>
      </w:r>
      <w:r>
        <w:rPr>
          <w:rFonts w:eastAsia="宋体" w:cs="宋体" w:hint="eastAsia"/>
          <w:spacing w:val="0"/>
          <w:sz w:val="21"/>
          <w:szCs w:val="21"/>
          <w:lang w:eastAsia="zh-CN"/>
        </w:rPr>
        <w:t>(1/100</w:t>
      </w:r>
      <m:oMath>
        <m:r>
          <w:rPr>
            <w:rFonts w:ascii="Cambria Math" w:eastAsia="宋体" w:hAnsi="Cambria Math" w:cs="宋体"/>
            <w:spacing w:val="0"/>
            <w:sz w:val="21"/>
            <w:szCs w:val="21"/>
            <w:lang w:eastAsia="zh-CN"/>
          </w:rPr>
          <m:t xml:space="preserve"> </m:t>
        </m:r>
        <m:r>
          <m:rPr>
            <m:nor/>
          </m:rPr>
          <w:rPr>
            <w:rFonts w:ascii="Cambria Math" w:eastAsia="宋体" w:hAnsi="Cambria Math" w:cs="宋体"/>
            <w:spacing w:val="0"/>
            <w:sz w:val="21"/>
            <w:szCs w:val="21"/>
            <w:lang w:eastAsia="zh-CN"/>
          </w:rPr>
          <m:t>μ</m:t>
        </m:r>
      </m:oMath>
      <w:r>
        <w:rPr>
          <w:rFonts w:eastAsia="宋体" w:cs="宋体" w:hint="eastAsia"/>
          <w:spacing w:val="0"/>
          <w:sz w:val="21"/>
          <w:szCs w:val="21"/>
          <w:lang w:eastAsia="zh-CN"/>
        </w:rPr>
        <w:t xml:space="preserve">s) </w:t>
      </w:r>
      <w:r>
        <w:rPr>
          <w:rFonts w:eastAsia="宋体" w:cs="宋体"/>
          <w:spacing w:val="0"/>
          <w:sz w:val="21"/>
          <w:szCs w:val="21"/>
          <w:lang w:eastAsia="zh-CN"/>
        </w:rPr>
        <w:t>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Pr>
          <w:rFonts w:eastAsia="宋体" w:cs="宋体"/>
          <w:spacing w:val="0"/>
          <w:sz w:val="21"/>
          <w:szCs w:val="21"/>
          <w:lang w:eastAsia="zh-CN"/>
        </w:rPr>
        <w:t xml:space="preserve"> kHz) fail to satisfy the coherent integration constraint, resulting in non-zero residual integrals that manifest as spectral leakage and elevated RMSE. Once the offset reaches the </w:t>
      </w:r>
      <m:oMath>
        <m:r>
          <w:rPr>
            <w:rFonts w:ascii="Cambria Math" w:eastAsia="宋体" w:hAnsi="Cambria Math" w:cs="宋体"/>
            <w:spacing w:val="0"/>
            <w:sz w:val="21"/>
            <w:szCs w:val="21"/>
            <w:lang w:eastAsia="zh-CN"/>
          </w:rPr>
          <m:t>10</m:t>
        </m:r>
      </m:oMath>
      <w:r>
        <w:rPr>
          <w:rFonts w:eastAsia="宋体" w:cs="宋体"/>
          <w:spacing w:val="0"/>
          <w:sz w:val="21"/>
          <w:szCs w:val="21"/>
          <w:lang w:eastAsia="zh-CN"/>
        </w:rPr>
        <w:t xml:space="preserve"> kHz threshold, orthogonality is </w:t>
      </w:r>
      <w:r>
        <w:rPr>
          <w:rFonts w:eastAsia="宋体" w:cs="宋体" w:hint="eastAsia"/>
          <w:spacing w:val="0"/>
          <w:sz w:val="21"/>
          <w:szCs w:val="21"/>
          <w:lang w:eastAsia="zh-CN"/>
        </w:rPr>
        <w:t>satisfied</w:t>
      </w:r>
      <w:r>
        <w:rPr>
          <w:rFonts w:eastAsia="宋体" w:cs="宋体"/>
          <w:spacing w:val="0"/>
          <w:sz w:val="21"/>
          <w:szCs w:val="21"/>
          <w:lang w:eastAsia="zh-CN"/>
        </w:rPr>
        <w:t xml:space="preserve">, yielding a low reconstruction error independent of the interference intensity. </w:t>
      </w:r>
    </w:p>
    <w:p w14:paraId="78830FB6" w14:textId="53A1D7AF" w:rsidR="003B421A" w:rsidRDefault="003B421A" w:rsidP="00887994">
      <w:pPr>
        <w:ind w:firstLine="420"/>
        <w:jc w:val="both"/>
        <w:rPr>
          <w:rFonts w:eastAsia="宋体" w:cs="宋体"/>
          <w:spacing w:val="0"/>
          <w:sz w:val="21"/>
          <w:szCs w:val="21"/>
          <w:lang w:eastAsia="zh-CN"/>
        </w:rPr>
      </w:pPr>
      <w:r>
        <w:rPr>
          <w:rFonts w:eastAsia="宋体" w:cs="宋体"/>
          <w:spacing w:val="0"/>
          <w:sz w:val="21"/>
          <w:szCs w:val="21"/>
          <w:lang w:eastAsia="zh-CN"/>
        </w:rPr>
        <w:t>Furthermore, to</w:t>
      </w:r>
      <w:r>
        <w:rPr>
          <w:rFonts w:eastAsia="宋体" w:cs="宋体" w:hint="eastAsia"/>
          <w:spacing w:val="0"/>
          <w:sz w:val="21"/>
          <w:szCs w:val="21"/>
          <w:lang w:eastAsia="zh-CN"/>
        </w:rPr>
        <w:t xml:space="preserve"> </w:t>
      </w:r>
      <w:r>
        <w:rPr>
          <w:rFonts w:eastAsia="宋体" w:cs="宋体"/>
          <w:spacing w:val="0"/>
          <w:sz w:val="21"/>
          <w:szCs w:val="21"/>
          <w:lang w:eastAsia="zh-CN"/>
        </w:rPr>
        <w:t>validate the framework</w:t>
      </w:r>
      <w:ins w:id="47" w:author="tbguo" w:date="2026-04-27T15:22:00Z" w16du:dateUtc="2026-04-27T07:22:00Z">
        <w:r w:rsidR="00BC108B">
          <w:rPr>
            <w:rFonts w:eastAsia="宋体" w:cs="宋体"/>
            <w:spacing w:val="0"/>
            <w:sz w:val="21"/>
            <w:szCs w:val="21"/>
            <w:lang w:eastAsia="zh-CN"/>
          </w:rPr>
          <w:t>’</w:t>
        </w:r>
      </w:ins>
      <w:del w:id="48" w:author="tbguo" w:date="2026-04-27T15:22:00Z" w16du:dateUtc="2026-04-27T07:22:00Z">
        <w:r w:rsidDel="00BC108B">
          <w:rPr>
            <w:rFonts w:eastAsia="宋体" w:cs="宋体"/>
            <w:spacing w:val="0"/>
            <w:sz w:val="21"/>
            <w:szCs w:val="21"/>
            <w:lang w:eastAsia="zh-CN"/>
          </w:rPr>
          <w:delText>'</w:delText>
        </w:r>
      </w:del>
      <w:r>
        <w:rPr>
          <w:rFonts w:eastAsia="宋体" w:cs="宋体"/>
          <w:spacing w:val="0"/>
          <w:sz w:val="21"/>
          <w:szCs w:val="21"/>
          <w:lang w:eastAsia="zh-CN"/>
        </w:rPr>
        <w:t xml:space="preserve">s robustness against timing jitters and hardware synchronization constraints, we evaluate its sensitivity to phase noise (detailed in </w:t>
      </w:r>
      <w:r w:rsidRPr="00145955">
        <w:rPr>
          <w:rFonts w:eastAsia="宋体" w:cs="宋体"/>
          <w:spacing w:val="0"/>
          <w:sz w:val="21"/>
          <w:szCs w:val="21"/>
          <w:highlight w:val="yellow"/>
          <w:lang w:eastAsia="zh-CN"/>
          <w:rPrChange w:id="49" w:author="tbguo" w:date="2026-04-27T14:09:00Z" w16du:dateUtc="2026-04-27T06:09:00Z">
            <w:rPr>
              <w:rFonts w:eastAsia="宋体" w:cs="宋体"/>
              <w:spacing w:val="0"/>
              <w:sz w:val="21"/>
              <w:szCs w:val="21"/>
              <w:lang w:eastAsia="zh-CN"/>
            </w:rPr>
          </w:rPrChange>
        </w:rPr>
        <w:t xml:space="preserve">Supplement Section </w:t>
      </w:r>
      <w:ins w:id="50" w:author="yj zeng" w:date="2026-04-27T23:22:00Z" w16du:dateUtc="2026-04-27T15:22:00Z">
        <w:r w:rsidR="00D53B48">
          <w:rPr>
            <w:rFonts w:eastAsia="宋体" w:cs="宋体" w:hint="eastAsia"/>
            <w:spacing w:val="0"/>
            <w:sz w:val="21"/>
            <w:szCs w:val="21"/>
            <w:highlight w:val="yellow"/>
            <w:lang w:eastAsia="zh-CN"/>
          </w:rPr>
          <w:t>8</w:t>
        </w:r>
      </w:ins>
      <w:del w:id="51" w:author="yj zeng" w:date="2026-04-27T23:22:00Z" w16du:dateUtc="2026-04-27T15:22:00Z">
        <w:r w:rsidRPr="00145955" w:rsidDel="00D53B48">
          <w:rPr>
            <w:rFonts w:eastAsia="宋体" w:cs="宋体"/>
            <w:spacing w:val="0"/>
            <w:sz w:val="21"/>
            <w:szCs w:val="21"/>
            <w:highlight w:val="yellow"/>
            <w:lang w:eastAsia="zh-CN"/>
            <w:rPrChange w:id="52" w:author="tbguo" w:date="2026-04-27T14:09:00Z" w16du:dateUtc="2026-04-27T06:09:00Z">
              <w:rPr>
                <w:rFonts w:eastAsia="宋体" w:cs="宋体"/>
                <w:spacing w:val="0"/>
                <w:sz w:val="21"/>
                <w:szCs w:val="21"/>
                <w:lang w:eastAsia="zh-CN"/>
              </w:rPr>
            </w:rPrChange>
          </w:rPr>
          <w:delText>5</w:delText>
        </w:r>
      </w:del>
      <w:r>
        <w:rPr>
          <w:rFonts w:eastAsia="宋体" w:cs="宋体"/>
          <w:spacing w:val="0"/>
          <w:sz w:val="21"/>
          <w:szCs w:val="21"/>
          <w:lang w:eastAsia="zh-CN"/>
        </w:rPr>
        <w:t xml:space="preserve">). </w:t>
      </w:r>
      <w:r>
        <w:rPr>
          <w:rFonts w:eastAsia="宋体" w:cs="宋体" w:hint="eastAsia"/>
          <w:spacing w:val="0"/>
          <w:sz w:val="21"/>
          <w:szCs w:val="21"/>
          <w:lang w:eastAsia="zh-CN"/>
        </w:rPr>
        <w:t>S</w:t>
      </w:r>
      <w:r>
        <w:rPr>
          <w:rFonts w:eastAsia="宋体" w:cs="宋体"/>
          <w:spacing w:val="0"/>
          <w:sz w:val="21"/>
          <w:szCs w:val="21"/>
          <w:lang w:eastAsia="zh-CN"/>
        </w:rPr>
        <w:t>imulations demonstrate that the reconstruction fidelity remains</w:t>
      </w:r>
      <w:r>
        <w:rPr>
          <w:rFonts w:eastAsia="宋体" w:cs="宋体" w:hint="eastAsia"/>
          <w:spacing w:val="0"/>
          <w:sz w:val="21"/>
          <w:szCs w:val="21"/>
          <w:lang w:eastAsia="zh-CN"/>
        </w:rPr>
        <w:t xml:space="preserve"> </w:t>
      </w:r>
      <w:r>
        <w:rPr>
          <w:rFonts w:eastAsia="宋体" w:cs="宋体"/>
          <w:spacing w:val="0"/>
          <w:sz w:val="21"/>
          <w:szCs w:val="21"/>
          <w:lang w:eastAsia="zh-CN"/>
        </w:rPr>
        <w:t>stabl</w:t>
      </w:r>
      <w:r>
        <w:rPr>
          <w:rFonts w:eastAsia="宋体" w:cs="宋体" w:hint="eastAsia"/>
          <w:spacing w:val="0"/>
          <w:sz w:val="21"/>
          <w:szCs w:val="21"/>
          <w:lang w:eastAsia="zh-CN"/>
        </w:rPr>
        <w:t xml:space="preserve">e </w:t>
      </w:r>
      <w:r>
        <w:rPr>
          <w:rFonts w:eastAsia="宋体" w:cs="宋体"/>
          <w:spacing w:val="0"/>
          <w:sz w:val="21"/>
          <w:szCs w:val="21"/>
          <w:lang w:eastAsia="zh-CN"/>
        </w:rPr>
        <w:t>for phase perturbation within th</w:t>
      </w:r>
      <w:r>
        <w:rPr>
          <w:rFonts w:eastAsia="宋体" w:cs="宋体" w:hint="eastAsia"/>
          <w:spacing w:val="0"/>
          <w:sz w:val="21"/>
          <w:szCs w:val="21"/>
          <w:lang w:eastAsia="zh-CN"/>
        </w:rPr>
        <w:t>e</w:t>
      </w:r>
      <w:r>
        <w:rPr>
          <w:rFonts w:eastAsia="宋体" w:cs="宋体"/>
          <w:spacing w:val="0"/>
          <w:sz w:val="21"/>
          <w:szCs w:val="21"/>
          <w:lang w:eastAsia="zh-CN"/>
        </w:rPr>
        <w:t xml:space="preserve"> 0.1 rad regime.</w:t>
      </w:r>
    </w:p>
    <w:p w14:paraId="5B5F014D" w14:textId="6FC260A5" w:rsidR="00241C6D" w:rsidRPr="00F432BA" w:rsidRDefault="00734223" w:rsidP="00951095">
      <w:pPr>
        <w:ind w:firstLine="420"/>
        <w:jc w:val="both"/>
        <w:rPr>
          <w:rFonts w:eastAsia="宋体" w:cs="宋体"/>
          <w:spacing w:val="0"/>
          <w:sz w:val="21"/>
          <w:szCs w:val="21"/>
          <w:lang w:eastAsia="zh-CN"/>
        </w:rPr>
      </w:pPr>
      <w:r>
        <w:rPr>
          <w:rFonts w:eastAsia="宋体" w:cs="宋体"/>
          <w:spacing w:val="0"/>
          <w:sz w:val="21"/>
          <w:szCs w:val="21"/>
          <w:lang w:eastAsia="zh-CN"/>
        </w:rPr>
        <w:t>Following the simulation-based verification of the</w:t>
      </w:r>
      <w:r>
        <w:rPr>
          <w:rFonts w:eastAsia="宋体" w:cs="宋体" w:hint="eastAsia"/>
          <w:spacing w:val="0"/>
          <w:sz w:val="21"/>
          <w:szCs w:val="21"/>
          <w:lang w:eastAsia="zh-CN"/>
        </w:rPr>
        <w:t xml:space="preserve"> </w:t>
      </w:r>
      <w:r>
        <w:rPr>
          <w:rFonts w:eastAsia="宋体" w:cs="宋体"/>
          <w:spacing w:val="0"/>
          <w:sz w:val="21"/>
          <w:szCs w:val="21"/>
          <w:lang w:eastAsia="zh-CN"/>
        </w:rPr>
        <w:t>noise immunity, we develop a prototype to validate the OFE framework experimentally.</w:t>
      </w:r>
      <w:r>
        <w:rPr>
          <w:rFonts w:eastAsia="宋体" w:cs="宋体" w:hint="eastAsia"/>
          <w:spacing w:val="0"/>
          <w:sz w:val="21"/>
          <w:szCs w:val="21"/>
          <w:lang w:eastAsia="zh-CN"/>
        </w:rPr>
        <w:t xml:space="preserve"> </w:t>
      </w:r>
      <w:r>
        <w:rPr>
          <w:rFonts w:eastAsia="宋体" w:cs="宋体"/>
          <w:spacing w:val="0"/>
          <w:sz w:val="21"/>
          <w:szCs w:val="21"/>
          <w:lang w:eastAsia="zh-CN"/>
        </w:rPr>
        <w:t>To</w:t>
      </w:r>
      <w:r>
        <w:rPr>
          <w:rFonts w:eastAsia="宋体" w:cs="宋体" w:hint="eastAsia"/>
          <w:spacing w:val="0"/>
          <w:sz w:val="21"/>
          <w:szCs w:val="21"/>
          <w:lang w:eastAsia="zh-CN"/>
        </w:rPr>
        <w:t xml:space="preserve"> </w:t>
      </w:r>
      <w:r>
        <w:rPr>
          <w:rFonts w:eastAsia="宋体" w:cs="宋体"/>
          <w:spacing w:val="0"/>
          <w:sz w:val="21"/>
          <w:szCs w:val="21"/>
          <w:lang w:eastAsia="zh-CN"/>
        </w:rPr>
        <w:t xml:space="preserve">hardware-instantiate the </w:t>
      </w:r>
      <m:oMath>
        <m:r>
          <w:rPr>
            <w:rFonts w:ascii="Cambria Math" w:eastAsia="宋体" w:hAnsi="Cambria Math" w:cs="宋体"/>
            <w:spacing w:val="0"/>
            <w:sz w:val="21"/>
            <w:szCs w:val="21"/>
            <w:lang w:eastAsia="zh-CN"/>
          </w:rPr>
          <m:t>K=12</m:t>
        </m:r>
      </m:oMath>
      <w:r>
        <w:rPr>
          <w:rFonts w:eastAsia="宋体" w:cs="宋体"/>
          <w:spacing w:val="0"/>
          <w:sz w:val="21"/>
          <w:szCs w:val="21"/>
          <w:lang w:eastAsia="zh-CN"/>
        </w:rPr>
        <w:t xml:space="preserve"> spectral channels modeled in the numerical benchmark, we deploy the aforementioned programmable LED array as the physical spectral encod</w:t>
      </w:r>
      <w:ins w:id="53" w:author="yj zeng" w:date="2026-04-27T23:22:00Z" w16du:dateUtc="2026-04-27T15:22:00Z">
        <w:r w:rsidR="00D53B48">
          <w:rPr>
            <w:rFonts w:eastAsia="宋体" w:cs="宋体" w:hint="eastAsia"/>
            <w:spacing w:val="0"/>
            <w:sz w:val="21"/>
            <w:szCs w:val="21"/>
            <w:lang w:eastAsia="zh-CN"/>
          </w:rPr>
          <w:t xml:space="preserve">er </w:t>
        </w:r>
      </w:ins>
      <w:del w:id="54" w:author="yj zeng" w:date="2026-04-27T23:22:00Z" w16du:dateUtc="2026-04-27T15:22:00Z">
        <w:r w:rsidDel="00D53B48">
          <w:rPr>
            <w:rFonts w:eastAsia="宋体" w:cs="宋体"/>
            <w:spacing w:val="0"/>
            <w:sz w:val="21"/>
            <w:szCs w:val="21"/>
            <w:lang w:eastAsia="zh-CN"/>
          </w:rPr>
          <w:delText>e</w:delText>
        </w:r>
      </w:del>
      <w:del w:id="55" w:author="yj zeng" w:date="2026-04-27T22:52:00Z" w16du:dateUtc="2026-04-27T14:52:00Z">
        <w:r w:rsidDel="009B0D6D">
          <w:rPr>
            <w:rFonts w:eastAsia="宋体" w:cs="宋体"/>
            <w:spacing w:val="0"/>
            <w:sz w:val="21"/>
            <w:szCs w:val="21"/>
            <w:lang w:eastAsia="zh-CN"/>
          </w:rPr>
          <w:delText>r. Spanning the visible band (400–700 nm), this illumination source provides the discrete radiometric profiles</w:delText>
        </w:r>
      </w:del>
      <w:del w:id="56" w:author="yj zeng" w:date="2026-04-27T23:22:00Z" w16du:dateUtc="2026-04-27T15:22:00Z">
        <w:r w:rsidDel="00D53B48">
          <w:rPr>
            <w:rFonts w:eastAsia="宋体" w:cs="宋体"/>
            <w:spacing w:val="0"/>
            <w:sz w:val="21"/>
            <w:szCs w:val="21"/>
            <w:lang w:eastAsia="zh-CN"/>
          </w:rPr>
          <w:delText xml:space="preserve"> </w:delText>
        </w:r>
      </w:del>
      <w:r>
        <w:rPr>
          <w:rFonts w:eastAsia="宋体" w:cs="宋体"/>
          <w:spacing w:val="0"/>
          <w:sz w:val="21"/>
          <w:szCs w:val="21"/>
          <w:lang w:eastAsia="zh-CN"/>
        </w:rPr>
        <w:t xml:space="preserve">(detailed in </w:t>
      </w:r>
      <w:r w:rsidRPr="00145955">
        <w:rPr>
          <w:rFonts w:eastAsia="宋体" w:cs="宋体"/>
          <w:spacing w:val="0"/>
          <w:sz w:val="21"/>
          <w:szCs w:val="21"/>
          <w:highlight w:val="yellow"/>
          <w:lang w:eastAsia="zh-CN"/>
          <w:rPrChange w:id="57" w:author="tbguo" w:date="2026-04-27T14:09:00Z" w16du:dateUtc="2026-04-27T06:09:00Z">
            <w:rPr>
              <w:rFonts w:eastAsia="宋体" w:cs="宋体"/>
              <w:spacing w:val="0"/>
              <w:sz w:val="21"/>
              <w:szCs w:val="21"/>
              <w:lang w:eastAsia="zh-CN"/>
            </w:rPr>
          </w:rPrChange>
        </w:rPr>
        <w:t>Supplement Section 6, Fig. S2</w:t>
      </w:r>
      <w:r>
        <w:rPr>
          <w:rFonts w:eastAsia="宋体" w:cs="宋体"/>
          <w:spacing w:val="0"/>
          <w:sz w:val="21"/>
          <w:szCs w:val="21"/>
          <w:lang w:eastAsia="zh-CN"/>
        </w:rPr>
        <w:t xml:space="preserve">). </w:t>
      </w:r>
      <w:r>
        <w:rPr>
          <w:rFonts w:eastAsia="宋体" w:cs="宋体" w:hint="eastAsia"/>
          <w:spacing w:val="0"/>
          <w:sz w:val="21"/>
          <w:szCs w:val="21"/>
          <w:lang w:eastAsia="zh-CN"/>
        </w:rPr>
        <w:t>A</w:t>
      </w:r>
      <w:r>
        <w:rPr>
          <w:rFonts w:eastAsia="宋体" w:cs="宋体"/>
          <w:spacing w:val="0"/>
          <w:sz w:val="21"/>
          <w:szCs w:val="21"/>
          <w:lang w:eastAsia="zh-CN"/>
        </w:rPr>
        <w:t>fter the</w:t>
      </w:r>
      <w:r>
        <w:rPr>
          <w:rFonts w:eastAsia="宋体" w:cs="宋体" w:hint="eastAsia"/>
          <w:spacing w:val="0"/>
          <w:sz w:val="21"/>
          <w:szCs w:val="21"/>
          <w:lang w:eastAsia="zh-CN"/>
        </w:rPr>
        <w:t xml:space="preserve"> encoded </w:t>
      </w:r>
      <w:r>
        <w:rPr>
          <w:rFonts w:eastAsia="宋体" w:cs="宋体"/>
          <w:spacing w:val="0"/>
          <w:sz w:val="21"/>
          <w:szCs w:val="21"/>
          <w:lang w:eastAsia="zh-CN"/>
        </w:rPr>
        <w:t xml:space="preserve">illumination </w:t>
      </w:r>
      <w:r>
        <w:rPr>
          <w:rFonts w:eastAsia="宋体" w:cs="宋体" w:hint="eastAsia"/>
          <w:spacing w:val="0"/>
          <w:sz w:val="21"/>
          <w:szCs w:val="21"/>
          <w:lang w:eastAsia="zh-CN"/>
        </w:rPr>
        <w:t>acquires</w:t>
      </w:r>
      <w:r>
        <w:rPr>
          <w:rFonts w:eastAsia="宋体" w:cs="宋体"/>
          <w:spacing w:val="0"/>
          <w:sz w:val="21"/>
          <w:szCs w:val="21"/>
          <w:lang w:eastAsia="zh-CN"/>
        </w:rPr>
        <w:t xml:space="preserve"> the target</w:t>
      </w:r>
      <w:ins w:id="58" w:author="tbguo" w:date="2026-04-27T15:28:00Z" w16du:dateUtc="2026-04-27T07:28:00Z">
        <w:r w:rsidR="005A7FB3">
          <w:rPr>
            <w:rFonts w:eastAsia="宋体" w:cs="宋体"/>
            <w:spacing w:val="0"/>
            <w:sz w:val="21"/>
            <w:szCs w:val="21"/>
            <w:lang w:eastAsia="zh-CN"/>
          </w:rPr>
          <w:t>’</w:t>
        </w:r>
      </w:ins>
      <w:del w:id="59" w:author="tbguo" w:date="2026-04-27T15:28:00Z" w16du:dateUtc="2026-04-27T07:28:00Z">
        <w:r w:rsidDel="005A7FB3">
          <w:rPr>
            <w:rFonts w:eastAsia="宋体" w:cs="宋体"/>
            <w:spacing w:val="0"/>
            <w:sz w:val="21"/>
            <w:szCs w:val="21"/>
            <w:lang w:eastAsia="zh-CN"/>
          </w:rPr>
          <w:delText>'</w:delText>
        </w:r>
      </w:del>
      <w:r>
        <w:rPr>
          <w:rFonts w:eastAsia="宋体" w:cs="宋体"/>
          <w:spacing w:val="0"/>
          <w:sz w:val="21"/>
          <w:szCs w:val="21"/>
          <w:lang w:eastAsia="zh-CN"/>
        </w:rPr>
        <w:t>s spectra</w:t>
      </w:r>
      <w:r>
        <w:rPr>
          <w:rFonts w:eastAsia="宋体" w:cs="宋体" w:hint="eastAsia"/>
          <w:spacing w:val="0"/>
          <w:sz w:val="21"/>
          <w:szCs w:val="21"/>
          <w:lang w:eastAsia="zh-CN"/>
        </w:rPr>
        <w:t xml:space="preserve">l </w:t>
      </w:r>
      <w:r>
        <w:rPr>
          <w:rFonts w:eastAsia="宋体" w:cs="宋体"/>
          <w:spacing w:val="0"/>
          <w:sz w:val="21"/>
          <w:szCs w:val="21"/>
          <w:lang w:eastAsia="zh-CN"/>
        </w:rPr>
        <w:t>signatur</w:t>
      </w:r>
      <w:r>
        <w:rPr>
          <w:rFonts w:eastAsia="宋体" w:cs="宋体" w:hint="eastAsia"/>
          <w:spacing w:val="0"/>
          <w:sz w:val="21"/>
          <w:szCs w:val="21"/>
          <w:lang w:eastAsia="zh-CN"/>
        </w:rPr>
        <w:t>e</w:t>
      </w:r>
      <w:r>
        <w:rPr>
          <w:rFonts w:eastAsia="宋体" w:cs="宋体"/>
          <w:spacing w:val="0"/>
          <w:sz w:val="21"/>
          <w:szCs w:val="21"/>
          <w:lang w:eastAsia="zh-CN"/>
        </w:rPr>
        <w:t>, a photodiode coupled to a high-speed oscilloscope captures the resulting time-domain composite waveform.</w:t>
      </w:r>
      <w:r>
        <w:rPr>
          <w:rFonts w:eastAsia="宋体" w:cs="宋体" w:hint="eastAsia"/>
          <w:spacing w:val="0"/>
          <w:sz w:val="21"/>
          <w:szCs w:val="21"/>
          <w:lang w:eastAsia="zh-CN"/>
        </w:rPr>
        <w:t xml:space="preserve"> </w:t>
      </w:r>
      <w:r>
        <w:rPr>
          <w:rFonts w:eastAsia="宋体" w:cs="宋体"/>
          <w:spacing w:val="0"/>
          <w:sz w:val="21"/>
          <w:szCs w:val="21"/>
          <w:lang w:eastAsia="zh-CN"/>
        </w:rPr>
        <w:t xml:space="preserve">Digital demodulation is executed via the </w:t>
      </w:r>
      <w:r>
        <w:rPr>
          <w:rFonts w:eastAsia="宋体" w:cs="宋体" w:hint="eastAsia"/>
          <w:spacing w:val="0"/>
          <w:sz w:val="21"/>
          <w:szCs w:val="21"/>
          <w:lang w:eastAsia="zh-CN"/>
        </w:rPr>
        <w:t>f</w:t>
      </w:r>
      <w:r>
        <w:rPr>
          <w:rFonts w:eastAsia="宋体" w:cs="宋体"/>
          <w:spacing w:val="0"/>
          <w:sz w:val="21"/>
          <w:szCs w:val="21"/>
          <w:lang w:eastAsia="zh-CN"/>
        </w:rPr>
        <w:t xml:space="preserve">ast </w:t>
      </w:r>
      <w:r>
        <w:rPr>
          <w:rFonts w:eastAsia="宋体" w:cs="宋体" w:hint="eastAsia"/>
          <w:spacing w:val="0"/>
          <w:sz w:val="21"/>
          <w:szCs w:val="21"/>
          <w:lang w:eastAsia="zh-CN"/>
        </w:rPr>
        <w:t>F</w:t>
      </w:r>
      <w:r>
        <w:rPr>
          <w:rFonts w:eastAsia="宋体" w:cs="宋体"/>
          <w:spacing w:val="0"/>
          <w:sz w:val="21"/>
          <w:szCs w:val="21"/>
          <w:lang w:eastAsia="zh-CN"/>
        </w:rPr>
        <w:t xml:space="preserve">ourier </w:t>
      </w:r>
      <w:r>
        <w:rPr>
          <w:rFonts w:eastAsia="宋体" w:cs="宋体" w:hint="eastAsia"/>
          <w:spacing w:val="0"/>
          <w:sz w:val="21"/>
          <w:szCs w:val="21"/>
          <w:lang w:eastAsia="zh-CN"/>
        </w:rPr>
        <w:t>t</w:t>
      </w:r>
      <w:r>
        <w:rPr>
          <w:rFonts w:eastAsia="宋体" w:cs="宋体"/>
          <w:spacing w:val="0"/>
          <w:sz w:val="21"/>
          <w:szCs w:val="21"/>
          <w:lang w:eastAsia="zh-CN"/>
        </w:rPr>
        <w:t>ransform (FFT), mapping the temporal signal into the frequency domain to extract the orthogonal spectral projections.</w:t>
      </w:r>
      <w:r>
        <w:rPr>
          <w:rFonts w:eastAsia="宋体" w:cs="宋体" w:hint="eastAsia"/>
          <w:spacing w:val="0"/>
          <w:sz w:val="21"/>
          <w:szCs w:val="21"/>
          <w:lang w:eastAsia="zh-CN"/>
        </w:rPr>
        <w:t xml:space="preserve"> </w:t>
      </w:r>
      <w:r>
        <w:rPr>
          <w:rFonts w:eastAsia="宋体" w:cs="宋体"/>
          <w:spacing w:val="0"/>
          <w:sz w:val="21"/>
          <w:szCs w:val="21"/>
          <w:lang w:eastAsia="zh-CN"/>
        </w:rPr>
        <w:t xml:space="preserve">Figure 3(a) schematizes the architectural configurations for both reflective and transmissive modalities. </w:t>
      </w:r>
      <w:r>
        <w:rPr>
          <w:rFonts w:eastAsia="宋体" w:cs="宋体" w:hint="eastAsia"/>
          <w:spacing w:val="0"/>
          <w:sz w:val="21"/>
          <w:szCs w:val="21"/>
          <w:lang w:eastAsia="zh-CN"/>
        </w:rPr>
        <w:t>H</w:t>
      </w:r>
      <w:r>
        <w:rPr>
          <w:rFonts w:eastAsia="宋体" w:cs="宋体"/>
          <w:spacing w:val="0"/>
          <w:sz w:val="21"/>
          <w:szCs w:val="21"/>
          <w:lang w:eastAsia="zh-CN"/>
        </w:rPr>
        <w:t>ardware specifications, including the physical bandwidth constraints, alongside the benchtop photograph</w:t>
      </w:r>
      <w:r>
        <w:rPr>
          <w:rFonts w:eastAsia="宋体" w:cs="宋体" w:hint="eastAsia"/>
          <w:spacing w:val="0"/>
          <w:sz w:val="21"/>
          <w:szCs w:val="21"/>
          <w:lang w:eastAsia="zh-CN"/>
        </w:rPr>
        <w:t>s</w:t>
      </w:r>
      <w:r>
        <w:rPr>
          <w:rFonts w:eastAsia="宋体" w:cs="宋体"/>
          <w:spacing w:val="0"/>
          <w:sz w:val="21"/>
          <w:szCs w:val="21"/>
          <w:lang w:eastAsia="zh-CN"/>
        </w:rPr>
        <w:t xml:space="preserve"> are detailed in </w:t>
      </w:r>
      <w:r w:rsidRPr="00145955">
        <w:rPr>
          <w:rFonts w:eastAsia="宋体" w:cs="宋体"/>
          <w:spacing w:val="0"/>
          <w:sz w:val="21"/>
          <w:szCs w:val="21"/>
          <w:highlight w:val="yellow"/>
          <w:lang w:eastAsia="zh-CN"/>
          <w:rPrChange w:id="60" w:author="tbguo" w:date="2026-04-27T14:09:00Z" w16du:dateUtc="2026-04-27T06:09:00Z">
            <w:rPr>
              <w:rFonts w:eastAsia="宋体" w:cs="宋体"/>
              <w:spacing w:val="0"/>
              <w:sz w:val="21"/>
              <w:szCs w:val="21"/>
              <w:lang w:eastAsia="zh-CN"/>
            </w:rPr>
          </w:rPrChange>
        </w:rPr>
        <w:t xml:space="preserve">Supplement Section </w:t>
      </w:r>
      <w:ins w:id="61" w:author="yj zeng" w:date="2026-04-27T23:23:00Z" w16du:dateUtc="2026-04-27T15:23:00Z">
        <w:r w:rsidR="00D53B48">
          <w:rPr>
            <w:rFonts w:eastAsia="宋体" w:cs="宋体" w:hint="eastAsia"/>
            <w:spacing w:val="0"/>
            <w:sz w:val="21"/>
            <w:szCs w:val="21"/>
            <w:highlight w:val="yellow"/>
            <w:lang w:eastAsia="zh-CN"/>
          </w:rPr>
          <w:t>9</w:t>
        </w:r>
      </w:ins>
      <w:del w:id="62" w:author="yj zeng" w:date="2026-04-27T23:23:00Z" w16du:dateUtc="2026-04-27T15:23:00Z">
        <w:r w:rsidRPr="00145955" w:rsidDel="00D53B48">
          <w:rPr>
            <w:rFonts w:eastAsia="宋体" w:cs="宋体"/>
            <w:spacing w:val="0"/>
            <w:sz w:val="21"/>
            <w:szCs w:val="21"/>
            <w:highlight w:val="yellow"/>
            <w:lang w:eastAsia="zh-CN"/>
            <w:rPrChange w:id="63" w:author="tbguo" w:date="2026-04-27T14:09:00Z" w16du:dateUtc="2026-04-27T06:09:00Z">
              <w:rPr>
                <w:rFonts w:eastAsia="宋体" w:cs="宋体"/>
                <w:spacing w:val="0"/>
                <w:sz w:val="21"/>
                <w:szCs w:val="21"/>
                <w:lang w:eastAsia="zh-CN"/>
              </w:rPr>
            </w:rPrChange>
          </w:rPr>
          <w:delText>7</w:delText>
        </w:r>
      </w:del>
      <w:r>
        <w:rPr>
          <w:rFonts w:eastAsia="宋体" w:cs="宋体"/>
          <w:spacing w:val="0"/>
          <w:sz w:val="21"/>
          <w:szCs w:val="21"/>
          <w:lang w:eastAsia="zh-CN"/>
        </w:rPr>
        <w:t>, Fig. S</w:t>
      </w:r>
      <w:ins w:id="64" w:author="yj zeng" w:date="2026-04-27T23:23:00Z" w16du:dateUtc="2026-04-27T15:23:00Z">
        <w:r w:rsidR="00D53B48">
          <w:rPr>
            <w:rFonts w:eastAsia="宋体" w:cs="宋体" w:hint="eastAsia"/>
            <w:spacing w:val="0"/>
            <w:sz w:val="21"/>
            <w:szCs w:val="21"/>
            <w:lang w:eastAsia="zh-CN"/>
          </w:rPr>
          <w:t>4</w:t>
        </w:r>
      </w:ins>
      <w:del w:id="65" w:author="yj zeng" w:date="2026-04-27T23:23:00Z" w16du:dateUtc="2026-04-27T15:23:00Z">
        <w:r w:rsidDel="00D53B48">
          <w:rPr>
            <w:rFonts w:eastAsia="宋体" w:cs="宋体"/>
            <w:spacing w:val="0"/>
            <w:sz w:val="21"/>
            <w:szCs w:val="21"/>
            <w:lang w:eastAsia="zh-CN"/>
          </w:rPr>
          <w:delText>3</w:delText>
        </w:r>
      </w:del>
      <w:r>
        <w:rPr>
          <w:rFonts w:eastAsia="宋体" w:cs="宋体"/>
          <w:spacing w:val="0"/>
          <w:sz w:val="21"/>
          <w:szCs w:val="21"/>
          <w:lang w:eastAsia="zh-CN"/>
        </w:rPr>
        <w:t>.</w:t>
      </w:r>
    </w:p>
    <w:p w14:paraId="5C85B6F7" w14:textId="52321283" w:rsidR="00331C6B" w:rsidRDefault="007C49AE" w:rsidP="00331C6B">
      <w:pPr>
        <w:ind w:firstLine="420"/>
        <w:jc w:val="both"/>
        <w:rPr>
          <w:rFonts w:eastAsia="宋体" w:cs="宋体"/>
          <w:spacing w:val="0"/>
          <w:sz w:val="21"/>
          <w:szCs w:val="21"/>
          <w:lang w:eastAsia="zh-CN"/>
        </w:rPr>
      </w:pPr>
      <w:r>
        <w:rPr>
          <w:rFonts w:eastAsia="宋体" w:cs="宋体"/>
          <w:spacing w:val="0"/>
          <w:sz w:val="21"/>
          <w:szCs w:val="21"/>
          <w:lang w:eastAsia="zh-CN"/>
        </w:rPr>
        <w:t>To assess the baseline reconstruction capabilities without external electrical interference, we configure the hardware for a high-speed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Pr>
          <w:rFonts w:eastAsia="宋体" w:cs="宋体"/>
          <w:spacing w:val="0"/>
          <w:sz w:val="21"/>
          <w:szCs w:val="21"/>
          <w:lang w:eastAsia="zh-CN"/>
        </w:rPr>
        <w:t xml:space="preserve"> μs). As established by the empirical benchmark (</w:t>
      </w:r>
      <w:r w:rsidRPr="00145955">
        <w:rPr>
          <w:rFonts w:eastAsia="宋体" w:cs="宋体"/>
          <w:spacing w:val="0"/>
          <w:sz w:val="21"/>
          <w:szCs w:val="21"/>
          <w:highlight w:val="yellow"/>
          <w:lang w:eastAsia="zh-CN"/>
          <w:rPrChange w:id="66" w:author="tbguo" w:date="2026-04-27T14:09:00Z" w16du:dateUtc="2026-04-27T06:09:00Z">
            <w:rPr>
              <w:rFonts w:eastAsia="宋体" w:cs="宋体"/>
              <w:spacing w:val="0"/>
              <w:sz w:val="21"/>
              <w:szCs w:val="21"/>
              <w:lang w:eastAsia="zh-CN"/>
            </w:rPr>
          </w:rPrChange>
        </w:rPr>
        <w:t>Fig. S</w:t>
      </w:r>
      <w:ins w:id="67" w:author="yj zeng" w:date="2026-04-27T23:24:00Z" w16du:dateUtc="2026-04-27T15:24:00Z">
        <w:r w:rsidR="008077C3">
          <w:rPr>
            <w:rFonts w:eastAsia="宋体" w:cs="宋体" w:hint="eastAsia"/>
            <w:spacing w:val="0"/>
            <w:sz w:val="21"/>
            <w:szCs w:val="21"/>
            <w:highlight w:val="yellow"/>
            <w:lang w:eastAsia="zh-CN"/>
          </w:rPr>
          <w:t>5</w:t>
        </w:r>
      </w:ins>
      <w:del w:id="68" w:author="yj zeng" w:date="2026-04-27T23:24:00Z" w16du:dateUtc="2026-04-27T15:24:00Z">
        <w:r w:rsidRPr="00145955" w:rsidDel="008077C3">
          <w:rPr>
            <w:rFonts w:eastAsia="宋体" w:cs="宋体"/>
            <w:spacing w:val="0"/>
            <w:sz w:val="21"/>
            <w:szCs w:val="21"/>
            <w:highlight w:val="yellow"/>
            <w:lang w:eastAsia="zh-CN"/>
            <w:rPrChange w:id="69" w:author="tbguo" w:date="2026-04-27T14:09:00Z" w16du:dateUtc="2026-04-27T06:09:00Z">
              <w:rPr>
                <w:rFonts w:eastAsia="宋体" w:cs="宋体"/>
                <w:spacing w:val="0"/>
                <w:sz w:val="21"/>
                <w:szCs w:val="21"/>
                <w:lang w:eastAsia="zh-CN"/>
              </w:rPr>
            </w:rPrChange>
          </w:rPr>
          <w:delText>4</w:delText>
        </w:r>
      </w:del>
      <w:r w:rsidRPr="00145955">
        <w:rPr>
          <w:rFonts w:eastAsia="宋体" w:cs="宋体"/>
          <w:spacing w:val="0"/>
          <w:sz w:val="21"/>
          <w:szCs w:val="21"/>
          <w:highlight w:val="yellow"/>
          <w:lang w:eastAsia="zh-CN"/>
          <w:rPrChange w:id="70" w:author="tbguo" w:date="2026-04-27T14:09:00Z" w16du:dateUtc="2026-04-27T06:09:00Z">
            <w:rPr>
              <w:rFonts w:eastAsia="宋体" w:cs="宋体"/>
              <w:spacing w:val="0"/>
              <w:sz w:val="21"/>
              <w:szCs w:val="21"/>
              <w:lang w:eastAsia="zh-CN"/>
            </w:rPr>
          </w:rPrChange>
        </w:rPr>
        <w:t xml:space="preserve"> in Supplement Section </w:t>
      </w:r>
      <w:ins w:id="71" w:author="yj zeng" w:date="2026-04-27T23:24:00Z" w16du:dateUtc="2026-04-27T15:24:00Z">
        <w:r w:rsidR="008077C3">
          <w:rPr>
            <w:rFonts w:eastAsia="宋体" w:cs="宋体" w:hint="eastAsia"/>
            <w:spacing w:val="0"/>
            <w:sz w:val="21"/>
            <w:szCs w:val="21"/>
            <w:highlight w:val="yellow"/>
            <w:lang w:eastAsia="zh-CN"/>
          </w:rPr>
          <w:t>10</w:t>
        </w:r>
      </w:ins>
      <w:del w:id="72" w:author="yj zeng" w:date="2026-04-27T23:24:00Z" w16du:dateUtc="2026-04-27T15:24:00Z">
        <w:r w:rsidRPr="00145955" w:rsidDel="008077C3">
          <w:rPr>
            <w:rFonts w:eastAsia="宋体" w:cs="宋体"/>
            <w:spacing w:val="0"/>
            <w:sz w:val="21"/>
            <w:szCs w:val="21"/>
            <w:highlight w:val="yellow"/>
            <w:lang w:eastAsia="zh-CN"/>
            <w:rPrChange w:id="73" w:author="tbguo" w:date="2026-04-27T14:09:00Z" w16du:dateUtc="2026-04-27T06:09:00Z">
              <w:rPr>
                <w:rFonts w:eastAsia="宋体" w:cs="宋体"/>
                <w:spacing w:val="0"/>
                <w:sz w:val="21"/>
                <w:szCs w:val="21"/>
                <w:lang w:eastAsia="zh-CN"/>
              </w:rPr>
            </w:rPrChange>
          </w:rPr>
          <w:delText>9</w:delText>
        </w:r>
      </w:del>
      <w:r w:rsidRPr="00145955">
        <w:rPr>
          <w:rFonts w:eastAsia="宋体" w:cs="宋体"/>
          <w:spacing w:val="0"/>
          <w:sz w:val="21"/>
          <w:szCs w:val="21"/>
          <w:highlight w:val="yellow"/>
          <w:lang w:eastAsia="zh-CN"/>
          <w:rPrChange w:id="74" w:author="tbguo" w:date="2026-04-27T14:09:00Z" w16du:dateUtc="2026-04-27T06:09:00Z">
            <w:rPr>
              <w:rFonts w:eastAsia="宋体" w:cs="宋体"/>
              <w:spacing w:val="0"/>
              <w:sz w:val="21"/>
              <w:szCs w:val="21"/>
              <w:lang w:eastAsia="zh-CN"/>
            </w:rPr>
          </w:rPrChange>
        </w:rPr>
        <w:t>)</w:t>
      </w:r>
      <w:r>
        <w:rPr>
          <w:rFonts w:eastAsia="宋体" w:cs="宋体"/>
          <w:spacing w:val="0"/>
          <w:sz w:val="21"/>
          <w:szCs w:val="21"/>
          <w:lang w:eastAsia="zh-CN"/>
        </w:rPr>
        <w:t xml:space="preserve">, this dictates a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Pr>
          <w:rFonts w:eastAsia="宋体" w:cs="宋体"/>
          <w:spacing w:val="0"/>
          <w:sz w:val="21"/>
          <w:szCs w:val="21"/>
          <w:lang w:eastAsia="zh-CN"/>
        </w:rPr>
        <w:t xml:space="preserve"> carriers within the available hardware bandwidth under this constraint, we deploy </w:t>
      </w:r>
      <w:r>
        <w:rPr>
          <w:rFonts w:eastAsia="宋体" w:cs="宋体" w:hint="eastAsia"/>
          <w:spacing w:val="0"/>
          <w:sz w:val="21"/>
          <w:szCs w:val="21"/>
          <w:lang w:eastAsia="zh-CN"/>
        </w:rPr>
        <w:t>a</w:t>
      </w:r>
      <w:r>
        <w:rPr>
          <w:rFonts w:eastAsia="宋体" w:cs="宋体"/>
          <w:spacing w:val="0"/>
          <w:sz w:val="21"/>
          <w:szCs w:val="21"/>
          <w:lang w:eastAsia="zh-CN"/>
        </w:rPr>
        <w:t xml:space="preserve"> greedy search algorithm </w:t>
      </w:r>
      <w:r>
        <w:rPr>
          <w:rFonts w:eastAsia="宋体" w:cs="宋体" w:hint="eastAsia"/>
          <w:spacing w:val="0"/>
          <w:sz w:val="21"/>
          <w:szCs w:val="21"/>
          <w:lang w:eastAsia="zh-CN"/>
        </w:rPr>
        <w:t xml:space="preserve">to </w:t>
      </w:r>
      <w:r>
        <w:rPr>
          <w:rFonts w:eastAsia="宋体" w:cs="宋体"/>
          <w:spacing w:val="0"/>
          <w:sz w:val="21"/>
          <w:szCs w:val="21"/>
          <w:lang w:eastAsia="zh-CN"/>
        </w:rPr>
        <w:t>optimize</w:t>
      </w:r>
      <w:r>
        <w:rPr>
          <w:rFonts w:eastAsia="宋体" w:cs="宋体" w:hint="eastAsia"/>
          <w:spacing w:val="0"/>
          <w:sz w:val="21"/>
          <w:szCs w:val="21"/>
          <w:lang w:eastAsia="zh-CN"/>
        </w:rPr>
        <w:t xml:space="preserve"> the frequency carrier selection </w:t>
      </w:r>
      <w:r>
        <w:rPr>
          <w:rFonts w:eastAsia="宋体" w:cs="宋体"/>
          <w:spacing w:val="0"/>
          <w:sz w:val="21"/>
          <w:szCs w:val="21"/>
          <w:lang w:eastAsia="zh-CN"/>
        </w:rPr>
        <w:t>(</w:t>
      </w:r>
      <w:r>
        <w:rPr>
          <w:rFonts w:eastAsia="宋体" w:cs="宋体" w:hint="eastAsia"/>
          <w:b/>
          <w:bCs/>
          <w:spacing w:val="0"/>
          <w:sz w:val="21"/>
          <w:szCs w:val="21"/>
          <w:lang w:eastAsia="zh-CN"/>
        </w:rPr>
        <w:t xml:space="preserve">Configuration </w:t>
      </w:r>
      <w:r>
        <w:rPr>
          <w:rFonts w:eastAsia="宋体" w:cs="宋体"/>
          <w:b/>
          <w:bCs/>
          <w:spacing w:val="0"/>
          <w:sz w:val="21"/>
          <w:szCs w:val="21"/>
          <w:lang w:eastAsia="zh-CN"/>
        </w:rPr>
        <w:t>2</w:t>
      </w:r>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Unlike the dense, linearly spaced configuration (</w:t>
      </w:r>
      <w:r>
        <w:rPr>
          <w:rFonts w:eastAsia="宋体" w:cs="宋体" w:hint="eastAsia"/>
          <w:b/>
          <w:bCs/>
          <w:spacing w:val="0"/>
          <w:sz w:val="21"/>
          <w:szCs w:val="21"/>
          <w:lang w:eastAsia="zh-CN"/>
        </w:rPr>
        <w:t xml:space="preserve">Configuration </w:t>
      </w:r>
      <w:r>
        <w:rPr>
          <w:rFonts w:eastAsia="宋体" w:cs="宋体"/>
          <w:b/>
          <w:bCs/>
          <w:spacing w:val="0"/>
          <w:sz w:val="21"/>
          <w:szCs w:val="21"/>
          <w:lang w:eastAsia="zh-CN"/>
        </w:rPr>
        <w:t>1</w:t>
      </w:r>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 xml:space="preserve">used in </w:t>
      </w:r>
      <w:r>
        <w:rPr>
          <w:rFonts w:eastAsia="宋体" w:cs="宋体" w:hint="eastAsia"/>
          <w:spacing w:val="0"/>
          <w:sz w:val="21"/>
          <w:szCs w:val="21"/>
          <w:lang w:eastAsia="zh-CN"/>
        </w:rPr>
        <w:t>previous simulation</w:t>
      </w:r>
      <w:r>
        <w:rPr>
          <w:rFonts w:eastAsia="宋体" w:cs="宋体"/>
          <w:spacing w:val="0"/>
          <w:sz w:val="21"/>
          <w:szCs w:val="21"/>
          <w:lang w:eastAsia="zh-CN"/>
        </w:rPr>
        <w:t>,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Pr>
          <w:rFonts w:eastAsia="宋体" w:cs="宋体"/>
          <w:spacing w:val="0"/>
          <w:sz w:val="21"/>
          <w:szCs w:val="21"/>
          <w:lang w:eastAsia="zh-CN"/>
        </w:rPr>
        <w:t xml:space="preserve"> </w:t>
      </w:r>
      <w:r>
        <w:rPr>
          <w:rFonts w:eastAsia="宋体" w:cs="宋体"/>
          <w:spacing w:val="0"/>
          <w:sz w:val="21"/>
          <w:szCs w:val="21"/>
          <w:lang w:eastAsia="zh-CN"/>
        </w:rPr>
        <w:lastRenderedPageBreak/>
        <w:t>kHz) that navigates the</w:t>
      </w:r>
      <w:ins w:id="75" w:author="yj zeng" w:date="2026-04-27T22:53:00Z" w16du:dateUtc="2026-04-27T14:53:00Z">
        <w:r w:rsidR="002835DC">
          <w:rPr>
            <w:rFonts w:eastAsia="宋体" w:cs="宋体" w:hint="eastAsia"/>
            <w:spacing w:val="0"/>
            <w:sz w:val="21"/>
            <w:szCs w:val="21"/>
            <w:lang w:eastAsia="zh-CN"/>
          </w:rPr>
          <w:t xml:space="preserve"> </w:t>
        </w:r>
      </w:ins>
      <w:del w:id="76" w:author="yj zeng" w:date="2026-04-27T22:53:00Z" w16du:dateUtc="2026-04-27T14:53:00Z">
        <w:r w:rsidDel="002835DC">
          <w:rPr>
            <w:rFonts w:eastAsia="宋体" w:cs="宋体"/>
            <w:spacing w:val="0"/>
            <w:sz w:val="21"/>
            <w:szCs w:val="21"/>
            <w:lang w:eastAsia="zh-CN"/>
          </w:rPr>
          <w:delText xml:space="preserve"> complex </w:delText>
        </w:r>
      </w:del>
      <w:r>
        <w:rPr>
          <w:rFonts w:eastAsia="宋体" w:cs="宋体"/>
          <w:spacing w:val="0"/>
          <w:sz w:val="21"/>
          <w:szCs w:val="21"/>
          <w:lang w:eastAsia="zh-CN"/>
        </w:rPr>
        <w:t xml:space="preserve">intermodulation </w:t>
      </w:r>
      <w:r>
        <w:rPr>
          <w:rFonts w:eastAsia="宋体" w:cs="宋体" w:hint="eastAsia"/>
          <w:spacing w:val="0"/>
          <w:sz w:val="21"/>
          <w:szCs w:val="21"/>
          <w:lang w:eastAsia="zh-CN"/>
        </w:rPr>
        <w:t>region</w:t>
      </w:r>
      <w:r>
        <w:rPr>
          <w:rFonts w:eastAsia="宋体" w:cs="宋体"/>
          <w:spacing w:val="0"/>
          <w:sz w:val="21"/>
          <w:szCs w:val="21"/>
          <w:lang w:eastAsia="zh-CN"/>
        </w:rPr>
        <w:t xml:space="preserve">, maximizing spectrum utilization in a clean electromagnetic environment (the exact numerical array is detailed in </w:t>
      </w:r>
      <w:r w:rsidRPr="00145955">
        <w:rPr>
          <w:rFonts w:eastAsia="宋体" w:cs="宋体"/>
          <w:spacing w:val="0"/>
          <w:sz w:val="21"/>
          <w:szCs w:val="21"/>
          <w:highlight w:val="yellow"/>
          <w:lang w:eastAsia="zh-CN"/>
          <w:rPrChange w:id="77" w:author="tbguo" w:date="2026-04-27T14:09:00Z" w16du:dateUtc="2026-04-27T06:09:00Z">
            <w:rPr>
              <w:rFonts w:eastAsia="宋体" w:cs="宋体"/>
              <w:spacing w:val="0"/>
              <w:sz w:val="21"/>
              <w:szCs w:val="21"/>
              <w:lang w:eastAsia="zh-CN"/>
            </w:rPr>
          </w:rPrChange>
        </w:rPr>
        <w:t>Supplement Section 3</w:t>
      </w:r>
      <w:r>
        <w:rPr>
          <w:rFonts w:eastAsia="宋体" w:cs="宋体"/>
          <w:spacing w:val="0"/>
          <w:sz w:val="21"/>
          <w:szCs w:val="21"/>
          <w:lang w:eastAsia="zh-CN"/>
        </w:rPr>
        <w:t>).</w:t>
      </w:r>
    </w:p>
    <w:p w14:paraId="73BEBBE5" w14:textId="77777777" w:rsidR="00082A66" w:rsidRDefault="00082A66" w:rsidP="00082A66">
      <w:pPr>
        <w:jc w:val="center"/>
        <w:rPr>
          <w:rFonts w:eastAsia="宋体" w:cs="宋体"/>
          <w:spacing w:val="0"/>
          <w:sz w:val="21"/>
          <w:szCs w:val="21"/>
          <w:lang w:eastAsia="zh-CN"/>
        </w:rPr>
      </w:pPr>
      <w:r>
        <w:rPr>
          <w:rFonts w:eastAsia="宋体" w:cs="宋体" w:hint="eastAsia"/>
          <w:b/>
          <w:bCs/>
          <w:noProof/>
          <w:spacing w:val="0"/>
          <w:sz w:val="21"/>
          <w:szCs w:val="21"/>
          <w:lang w:eastAsia="zh-CN"/>
        </w:rPr>
        <w:drawing>
          <wp:inline distT="0" distB="0" distL="0" distR="0" wp14:anchorId="33E379E4" wp14:editId="38C7E297">
            <wp:extent cx="5040000" cy="5419244"/>
            <wp:effectExtent l="0" t="0" r="8255" b="0"/>
            <wp:docPr id="18541800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0"/>
                    <a:stretch>
                      <a:fillRect/>
                    </a:stretch>
                  </pic:blipFill>
                  <pic:spPr>
                    <a:xfrm>
                      <a:off x="0" y="0"/>
                      <a:ext cx="5040000" cy="5419244"/>
                    </a:xfrm>
                    <a:prstGeom prst="rect">
                      <a:avLst/>
                    </a:prstGeom>
                  </pic:spPr>
                </pic:pic>
              </a:graphicData>
            </a:graphic>
          </wp:inline>
        </w:drawing>
      </w:r>
    </w:p>
    <w:p w14:paraId="0D85BA02" w14:textId="2BE9B192" w:rsidR="00082A66" w:rsidRPr="00082A66" w:rsidRDefault="00082A66" w:rsidP="00A43B5D">
      <w:pPr>
        <w:jc w:val="both"/>
        <w:rPr>
          <w:rFonts w:eastAsia="宋体" w:cs="宋体"/>
          <w:spacing w:val="0"/>
          <w:sz w:val="21"/>
          <w:szCs w:val="21"/>
          <w:lang w:eastAsia="zh-CN"/>
        </w:rPr>
      </w:pPr>
      <w:r>
        <w:rPr>
          <w:b/>
          <w:bCs/>
          <w:sz w:val="21"/>
          <w:szCs w:val="21"/>
        </w:rPr>
        <w:t xml:space="preserve">Figure </w:t>
      </w:r>
      <w:r>
        <w:rPr>
          <w:b/>
          <w:bCs/>
          <w:sz w:val="21"/>
          <w:szCs w:val="21"/>
        </w:rPr>
        <w:fldChar w:fldCharType="begin"/>
      </w:r>
      <w:r>
        <w:rPr>
          <w:b/>
          <w:bCs/>
          <w:sz w:val="21"/>
          <w:szCs w:val="21"/>
        </w:rPr>
        <w:instrText xml:space="preserve"> SEQ Figure \* ARABIC </w:instrText>
      </w:r>
      <w:r>
        <w:rPr>
          <w:b/>
          <w:bCs/>
          <w:sz w:val="21"/>
          <w:szCs w:val="21"/>
        </w:rPr>
        <w:fldChar w:fldCharType="separate"/>
      </w:r>
      <w:r>
        <w:rPr>
          <w:b/>
          <w:bCs/>
          <w:noProof/>
          <w:sz w:val="21"/>
          <w:szCs w:val="21"/>
        </w:rPr>
        <w:t>3</w:t>
      </w:r>
      <w:r>
        <w:rPr>
          <w:b/>
          <w:bCs/>
          <w:noProof/>
          <w:sz w:val="21"/>
          <w:szCs w:val="21"/>
        </w:rPr>
        <w:fldChar w:fldCharType="end"/>
      </w:r>
      <w:r>
        <w:rPr>
          <w:rFonts w:eastAsiaTheme="minorEastAsia"/>
          <w:b/>
          <w:bCs/>
          <w:sz w:val="21"/>
          <w:szCs w:val="21"/>
          <w:lang w:eastAsia="zh-CN"/>
        </w:rPr>
        <w:t xml:space="preserve">. Experimental validation of the OFE prototype. </w:t>
      </w:r>
      <w:r>
        <w:rPr>
          <w:rFonts w:eastAsiaTheme="minorEastAsia"/>
          <w:sz w:val="21"/>
          <w:szCs w:val="21"/>
          <w:lang w:eastAsia="zh-CN"/>
        </w:rPr>
        <w:t xml:space="preserve">(a) Schematics of the optical paths for (i) reflective and (ii) transmissive modalities. (b) Reconstructed surface reflectance of the 24-patch </w:t>
      </w:r>
      <w:r>
        <w:rPr>
          <w:rFonts w:eastAsiaTheme="minorEastAsia" w:hint="eastAsia"/>
          <w:sz w:val="21"/>
          <w:szCs w:val="21"/>
          <w:lang w:eastAsia="zh-CN"/>
        </w:rPr>
        <w:t xml:space="preserve">reflective </w:t>
      </w:r>
      <w:r>
        <w:rPr>
          <w:rFonts w:eastAsiaTheme="minorEastAsia"/>
          <w:sz w:val="21"/>
          <w:szCs w:val="21"/>
          <w:lang w:eastAsia="zh-CN"/>
        </w:rPr>
        <w:t>colorchecker</w:t>
      </w:r>
      <w:r>
        <w:rPr>
          <w:rFonts w:eastAsiaTheme="minorEastAsia" w:hint="eastAsia"/>
          <w:sz w:val="21"/>
          <w:szCs w:val="21"/>
          <w:lang w:eastAsia="zh-CN"/>
        </w:rPr>
        <w:t xml:space="preserve"> </w:t>
      </w:r>
      <w:r>
        <w:rPr>
          <w:rFonts w:eastAsiaTheme="minorEastAsia"/>
          <w:sz w:val="21"/>
          <w:szCs w:val="21"/>
          <w:lang w:eastAsia="zh-CN"/>
        </w:rPr>
        <w:t>(odd-numbered patches from #1 to #23, indexed sequentially left-to-right, top-to-bottom). Open circles denote the OFE prediction (Pred.) against the ground truth (GT, dashed lines), yielding an average RMSE of 0.0422. Insets display the corresponding sRGB color renderings. (c) Reconstruction profiles of isolated 10 nm FWHM narrowband spectral peaks</w:t>
      </w:r>
      <w:r>
        <w:rPr>
          <w:rFonts w:eastAsiaTheme="minorEastAsia" w:hint="eastAsia"/>
          <w:sz w:val="21"/>
          <w:szCs w:val="21"/>
          <w:lang w:eastAsia="zh-CN"/>
        </w:rPr>
        <w:t>.</w:t>
      </w:r>
      <w:r>
        <w:rPr>
          <w:rFonts w:eastAsiaTheme="minorEastAsia"/>
          <w:b/>
          <w:bCs/>
          <w:sz w:val="21"/>
          <w:szCs w:val="21"/>
          <w:lang w:eastAsia="zh-CN"/>
        </w:rPr>
        <w:t xml:space="preserve"> </w:t>
      </w:r>
      <w:r>
        <w:rPr>
          <w:rFonts w:eastAsiaTheme="minorEastAsia"/>
          <w:sz w:val="21"/>
          <w:szCs w:val="21"/>
          <w:lang w:eastAsia="zh-CN"/>
        </w:rPr>
        <w:t xml:space="preserve">In the experiment, the sampling time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oMath>
      <w:r>
        <w:rPr>
          <w:rFonts w:eastAsiaTheme="minorEastAsia" w:hint="eastAsia"/>
          <w:spacing w:val="0"/>
          <w:sz w:val="21"/>
          <w:szCs w:val="21"/>
          <w:lang w:eastAsia="zh-CN"/>
        </w:rPr>
        <w:t xml:space="preserve"> is </w:t>
      </w:r>
      <m:oMath>
        <m:r>
          <w:rPr>
            <w:rFonts w:ascii="Cambria Math" w:eastAsia="宋体" w:hAnsi="Cambria Math" w:cs="宋体"/>
            <w:spacing w:val="0"/>
            <w:sz w:val="21"/>
            <w:szCs w:val="21"/>
            <w:lang w:eastAsia="zh-CN"/>
          </w:rPr>
          <m:t xml:space="preserve">250 </m:t>
        </m:r>
        <m:r>
          <m:rPr>
            <m:sty m:val="p"/>
          </m:rPr>
          <w:rPr>
            <w:rFonts w:ascii="Cambria Math" w:eastAsia="宋体" w:hAnsi="Cambria Math" w:cs="宋体"/>
            <w:spacing w:val="0"/>
            <w:sz w:val="21"/>
            <w:szCs w:val="21"/>
            <w:lang w:eastAsia="zh-CN"/>
          </w:rPr>
          <m:t>μs</m:t>
        </m:r>
      </m:oMath>
      <w:r>
        <w:rPr>
          <w:rFonts w:eastAsiaTheme="minorEastAsia"/>
          <w:sz w:val="21"/>
          <w:szCs w:val="21"/>
          <w:lang w:eastAsia="zh-CN"/>
        </w:rPr>
        <w:t>, the frequency carrier</w:t>
      </w:r>
      <w:r>
        <w:rPr>
          <w:rFonts w:eastAsiaTheme="minorEastAsia" w:hint="eastAsia"/>
          <w:sz w:val="21"/>
          <w:szCs w:val="21"/>
          <w:lang w:eastAsia="zh-CN"/>
        </w:rPr>
        <w:t>s</w:t>
      </w:r>
      <w:r>
        <w:rPr>
          <w:rFonts w:eastAsiaTheme="minorEastAsia"/>
          <w:sz w:val="21"/>
          <w:szCs w:val="21"/>
          <w:lang w:eastAsia="zh-CN"/>
        </w:rPr>
        <w:t xml:space="preserve"> </w:t>
      </w:r>
      <w:r>
        <w:rPr>
          <w:rFonts w:eastAsiaTheme="minorEastAsia" w:hint="eastAsia"/>
          <w:sz w:val="21"/>
          <w:szCs w:val="21"/>
          <w:lang w:eastAsia="zh-CN"/>
        </w:rPr>
        <w:t>are</w:t>
      </w:r>
      <w:r>
        <w:rPr>
          <w:rFonts w:eastAsiaTheme="minorEastAsia"/>
          <w:sz w:val="21"/>
          <w:szCs w:val="21"/>
          <w:lang w:eastAsia="zh-CN"/>
        </w:rPr>
        <w:t xml:space="preserve"> selected within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Pr>
          <w:rFonts w:eastAsia="宋体" w:cs="宋体"/>
          <w:spacing w:val="0"/>
          <w:sz w:val="21"/>
          <w:szCs w:val="21"/>
          <w:lang w:eastAsia="zh-CN"/>
        </w:rPr>
        <w:t xml:space="preserve"> kHz</w:t>
      </w:r>
      <w:r>
        <w:rPr>
          <w:rFonts w:eastAsiaTheme="minorEastAsia"/>
          <w:sz w:val="21"/>
          <w:szCs w:val="21"/>
          <w:lang w:eastAsia="zh-CN"/>
        </w:rPr>
        <w:t xml:space="preserve"> </w:t>
      </w:r>
      <w:r>
        <w:rPr>
          <w:rFonts w:eastAsiaTheme="minorEastAsia" w:hint="eastAsia"/>
          <w:sz w:val="21"/>
          <w:szCs w:val="21"/>
          <w:lang w:eastAsia="zh-CN"/>
        </w:rPr>
        <w:t>under</w:t>
      </w:r>
      <w:r>
        <w:rPr>
          <w:rFonts w:eastAsiaTheme="minorEastAsia"/>
          <w:sz w:val="21"/>
          <w:szCs w:val="21"/>
          <w:lang w:eastAsia="zh-CN"/>
        </w:rPr>
        <w:t xml:space="preserve"> </w:t>
      </w:r>
      <w:r>
        <w:rPr>
          <w:rFonts w:eastAsia="宋体" w:cs="宋体" w:hint="eastAsia"/>
          <w:b/>
          <w:bCs/>
          <w:spacing w:val="0"/>
          <w:sz w:val="21"/>
          <w:szCs w:val="21"/>
          <w:lang w:eastAsia="zh-CN"/>
        </w:rPr>
        <w:t xml:space="preserve">Configuration </w:t>
      </w:r>
      <w:r>
        <w:rPr>
          <w:rFonts w:eastAsiaTheme="minorEastAsia"/>
          <w:b/>
          <w:bCs/>
          <w:sz w:val="21"/>
          <w:szCs w:val="21"/>
          <w:lang w:eastAsia="zh-CN"/>
        </w:rPr>
        <w:t>2</w:t>
      </w:r>
      <w:r>
        <w:rPr>
          <w:rFonts w:eastAsiaTheme="minorEastAsia"/>
          <w:sz w:val="21"/>
          <w:szCs w:val="21"/>
          <w:lang w:eastAsia="zh-CN"/>
        </w:rPr>
        <w:t>.</w:t>
      </w:r>
    </w:p>
    <w:p w14:paraId="145F1D7F" w14:textId="52C79B92" w:rsidR="00CD7FBE" w:rsidRPr="00331C6B" w:rsidRDefault="00CD7FBE" w:rsidP="00331C6B">
      <w:pPr>
        <w:ind w:firstLine="420"/>
        <w:jc w:val="both"/>
        <w:rPr>
          <w:rFonts w:eastAsia="宋体" w:cs="宋体"/>
          <w:spacing w:val="0"/>
          <w:sz w:val="21"/>
          <w:szCs w:val="21"/>
          <w:lang w:eastAsia="zh-CN"/>
        </w:rPr>
      </w:pPr>
      <w:r>
        <w:rPr>
          <w:rFonts w:eastAsia="宋体" w:cs="宋体"/>
          <w:spacing w:val="0"/>
          <w:sz w:val="21"/>
          <w:szCs w:val="21"/>
          <w:lang w:eastAsia="zh-CN"/>
        </w:rPr>
        <w:t xml:space="preserve">Figure 3(b) demonstrates the recovery of continuous broadband envelopes from a 24-patch </w:t>
      </w:r>
      <w:r>
        <w:rPr>
          <w:rFonts w:eastAsia="宋体" w:cs="宋体" w:hint="eastAsia"/>
          <w:spacing w:val="0"/>
          <w:sz w:val="21"/>
          <w:szCs w:val="21"/>
          <w:lang w:eastAsia="zh-CN"/>
        </w:rPr>
        <w:t xml:space="preserve">reflective </w:t>
      </w:r>
      <w:r>
        <w:rPr>
          <w:rFonts w:eastAsia="宋体" w:cs="宋体"/>
          <w:spacing w:val="0"/>
          <w:sz w:val="21"/>
          <w:szCs w:val="21"/>
          <w:lang w:eastAsia="zh-CN"/>
        </w:rPr>
        <w:t>colorchecker</w:t>
      </w:r>
      <w:r>
        <w:rPr>
          <w:rFonts w:eastAsia="宋体" w:cs="宋体" w:hint="eastAsia"/>
          <w:spacing w:val="0"/>
          <w:sz w:val="21"/>
          <w:szCs w:val="21"/>
          <w:lang w:eastAsia="zh-CN"/>
        </w:rPr>
        <w:t xml:space="preserve"> </w:t>
      </w:r>
      <w:r>
        <w:rPr>
          <w:rFonts w:eastAsia="宋体" w:cs="宋体"/>
          <w:spacing w:val="0"/>
          <w:sz w:val="21"/>
          <w:szCs w:val="21"/>
          <w:lang w:eastAsia="zh-CN"/>
        </w:rPr>
        <w:t xml:space="preserve">under </w:t>
      </w:r>
      <w:r>
        <w:rPr>
          <w:rFonts w:eastAsia="宋体" w:cs="宋体" w:hint="eastAsia"/>
          <w:spacing w:val="0"/>
          <w:sz w:val="21"/>
          <w:szCs w:val="21"/>
          <w:lang w:eastAsia="zh-CN"/>
        </w:rPr>
        <w:t>reflective mode (Fig. 3a (i))</w:t>
      </w:r>
      <w:r>
        <w:rPr>
          <w:rFonts w:eastAsia="宋体" w:cs="宋体"/>
          <w:spacing w:val="0"/>
          <w:sz w:val="21"/>
          <w:szCs w:val="21"/>
          <w:lang w:eastAsia="zh-CN"/>
        </w:rPr>
        <w:t>. The system yields a mean RMSE of 0.0422, which translates into consistent sRGB colorimetric reproduction</w:t>
      </w:r>
      <w:r>
        <w:rPr>
          <w:rFonts w:eastAsia="宋体" w:cs="宋体" w:hint="eastAsia"/>
          <w:spacing w:val="0"/>
          <w:sz w:val="21"/>
          <w:szCs w:val="21"/>
          <w:lang w:eastAsia="zh-CN"/>
        </w:rPr>
        <w:t xml:space="preserve"> (inset)</w:t>
      </w:r>
      <w:r>
        <w:rPr>
          <w:rFonts w:eastAsia="宋体" w:cs="宋体"/>
          <w:spacing w:val="0"/>
          <w:sz w:val="21"/>
          <w:szCs w:val="21"/>
          <w:lang w:eastAsia="zh-CN"/>
        </w:rPr>
        <w:t xml:space="preserve">. Figure 3(c) validates the recovery of isolated 10 nm full width at half maximum </w:t>
      </w:r>
      <w:r>
        <w:rPr>
          <w:rFonts w:eastAsia="宋体" w:cs="宋体" w:hint="eastAsia"/>
          <w:spacing w:val="0"/>
          <w:sz w:val="21"/>
          <w:szCs w:val="21"/>
          <w:lang w:eastAsia="zh-CN"/>
        </w:rPr>
        <w:t>(</w:t>
      </w:r>
      <w:r>
        <w:rPr>
          <w:rFonts w:eastAsia="宋体" w:cs="宋体"/>
          <w:spacing w:val="0"/>
          <w:sz w:val="21"/>
          <w:szCs w:val="21"/>
          <w:lang w:eastAsia="zh-CN"/>
        </w:rPr>
        <w:t>FWHM</w:t>
      </w:r>
      <w:r>
        <w:rPr>
          <w:rFonts w:eastAsia="宋体" w:cs="宋体" w:hint="eastAsia"/>
          <w:spacing w:val="0"/>
          <w:sz w:val="21"/>
          <w:szCs w:val="21"/>
          <w:lang w:eastAsia="zh-CN"/>
        </w:rPr>
        <w:t>)</w:t>
      </w:r>
      <w:r>
        <w:rPr>
          <w:rFonts w:eastAsia="宋体" w:cs="宋体"/>
          <w:spacing w:val="0"/>
          <w:sz w:val="21"/>
          <w:szCs w:val="21"/>
          <w:lang w:eastAsia="zh-CN"/>
        </w:rPr>
        <w:t xml:space="preserve"> narrowband filters</w:t>
      </w:r>
      <w:r>
        <w:rPr>
          <w:rFonts w:eastAsia="宋体" w:cs="宋体" w:hint="eastAsia"/>
          <w:spacing w:val="0"/>
          <w:sz w:val="21"/>
          <w:szCs w:val="21"/>
          <w:lang w:eastAsia="zh-CN"/>
        </w:rPr>
        <w:t xml:space="preserve"> in transmissive mode (Fig. 3a (ii))</w:t>
      </w:r>
      <w:r>
        <w:rPr>
          <w:rFonts w:eastAsia="宋体" w:cs="宋体"/>
          <w:spacing w:val="0"/>
          <w:sz w:val="21"/>
          <w:szCs w:val="21"/>
          <w:lang w:eastAsia="zh-CN"/>
        </w:rPr>
        <w:t>. The extracted spectral vectors resolve these sharp peaks, preserving the</w:t>
      </w:r>
      <w:ins w:id="78" w:author="yj zeng" w:date="2026-04-27T22:36:00Z" w16du:dateUtc="2026-04-27T14:36:00Z">
        <w:r w:rsidR="00F220EC">
          <w:rPr>
            <w:rFonts w:eastAsia="宋体" w:cs="宋体" w:hint="eastAsia"/>
            <w:spacing w:val="0"/>
            <w:sz w:val="21"/>
            <w:szCs w:val="21"/>
            <w:lang w:eastAsia="zh-CN"/>
          </w:rPr>
          <w:t xml:space="preserve"> </w:t>
        </w:r>
      </w:ins>
      <w:del w:id="79" w:author="yj zeng" w:date="2026-04-27T22:36:00Z" w16du:dateUtc="2026-04-27T14:36:00Z">
        <w:r w:rsidDel="00F220EC">
          <w:rPr>
            <w:rFonts w:eastAsia="宋体" w:cs="宋体"/>
            <w:spacing w:val="0"/>
            <w:sz w:val="21"/>
            <w:szCs w:val="21"/>
            <w:lang w:eastAsia="zh-CN"/>
          </w:rPr>
          <w:delText xml:space="preserve"> physically </w:delText>
        </w:r>
      </w:del>
      <w:r>
        <w:rPr>
          <w:rFonts w:eastAsia="宋体" w:cs="宋体"/>
          <w:spacing w:val="0"/>
          <w:sz w:val="21"/>
          <w:szCs w:val="21"/>
          <w:lang w:eastAsia="zh-CN"/>
        </w:rPr>
        <w:t>discontinuous features</w:t>
      </w:r>
      <w:r>
        <w:rPr>
          <w:rFonts w:eastAsia="宋体" w:cs="宋体" w:hint="eastAsia"/>
          <w:spacing w:val="0"/>
          <w:sz w:val="21"/>
          <w:szCs w:val="21"/>
          <w:lang w:eastAsia="zh-CN"/>
        </w:rPr>
        <w:t xml:space="preserve">. </w:t>
      </w:r>
      <w:del w:id="80" w:author="yj zeng" w:date="2026-04-27T22:36:00Z" w16du:dateUtc="2026-04-27T14:36:00Z">
        <w:r w:rsidDel="00EE6DD2">
          <w:rPr>
            <w:rFonts w:eastAsia="宋体" w:cs="宋体"/>
            <w:spacing w:val="0"/>
            <w:sz w:val="21"/>
            <w:szCs w:val="21"/>
            <w:lang w:eastAsia="zh-CN"/>
          </w:rPr>
          <w:delText>The discrepancy at some narrowband peaks does not stem from an insufficient total number of basis functions</w:delText>
        </w:r>
        <w:r w:rsidRPr="00145955" w:rsidDel="00EE6DD2">
          <w:rPr>
            <w:rFonts w:eastAsia="宋体" w:cs="宋体"/>
            <w:spacing w:val="0"/>
            <w:sz w:val="21"/>
            <w:szCs w:val="21"/>
            <w:highlight w:val="yellow"/>
            <w:lang w:eastAsia="zh-CN"/>
            <w:rPrChange w:id="81" w:author="tbguo" w:date="2026-04-27T14:09:00Z" w16du:dateUtc="2026-04-27T06:09:00Z">
              <w:rPr>
                <w:rFonts w:eastAsia="宋体" w:cs="宋体"/>
                <w:spacing w:val="0"/>
                <w:sz w:val="21"/>
                <w:szCs w:val="21"/>
                <w:lang w:eastAsia="zh-CN"/>
              </w:rPr>
            </w:rPrChange>
          </w:rPr>
          <w:delText>; S</w:delText>
        </w:r>
      </w:del>
      <w:del w:id="82" w:author="yj zeng" w:date="2026-04-27T22:37:00Z" w16du:dateUtc="2026-04-27T14:37:00Z">
        <w:r w:rsidRPr="00145955" w:rsidDel="00FC7ACE">
          <w:rPr>
            <w:rFonts w:eastAsia="宋体" w:cs="宋体"/>
            <w:spacing w:val="0"/>
            <w:sz w:val="21"/>
            <w:szCs w:val="21"/>
            <w:highlight w:val="yellow"/>
            <w:lang w:eastAsia="zh-CN"/>
            <w:rPrChange w:id="83" w:author="tbguo" w:date="2026-04-27T14:09:00Z" w16du:dateUtc="2026-04-27T06:09:00Z">
              <w:rPr>
                <w:rFonts w:eastAsia="宋体" w:cs="宋体"/>
                <w:spacing w:val="0"/>
                <w:sz w:val="21"/>
                <w:szCs w:val="21"/>
                <w:lang w:eastAsia="zh-CN"/>
              </w:rPr>
            </w:rPrChange>
          </w:rPr>
          <w:delText>upplement Section 11</w:delText>
        </w:r>
        <w:r w:rsidDel="00FC7ACE">
          <w:rPr>
            <w:rFonts w:eastAsia="宋体" w:cs="宋体"/>
            <w:spacing w:val="0"/>
            <w:sz w:val="21"/>
            <w:szCs w:val="21"/>
            <w:lang w:eastAsia="zh-CN"/>
          </w:rPr>
          <w:delText xml:space="preserve"> confirms that </w:delText>
        </w:r>
      </w:del>
      <m:oMath>
        <m:r>
          <w:del w:id="84" w:author="yj zeng" w:date="2026-04-27T22:37:00Z" w16du:dateUtc="2026-04-27T14:37:00Z">
            <w:rPr>
              <w:rFonts w:ascii="Cambria Math" w:eastAsia="宋体" w:hAnsi="Cambria Math" w:cs="宋体"/>
              <w:spacing w:val="0"/>
              <w:sz w:val="21"/>
              <w:szCs w:val="21"/>
              <w:lang w:eastAsia="zh-CN"/>
            </w:rPr>
            <m:t>K=12</m:t>
          </w:del>
        </m:r>
      </m:oMath>
      <w:del w:id="85" w:author="yj zeng" w:date="2026-04-27T22:37:00Z" w16du:dateUtc="2026-04-27T14:37:00Z">
        <w:r w:rsidDel="00FC7ACE">
          <w:rPr>
            <w:rFonts w:eastAsia="宋体" w:cs="宋体"/>
            <w:spacing w:val="0"/>
            <w:sz w:val="21"/>
            <w:szCs w:val="21"/>
            <w:lang w:eastAsia="zh-CN"/>
          </w:rPr>
          <w:delText xml:space="preserve"> is near-optimal for broadband targets.</w:delText>
        </w:r>
      </w:del>
      <w:r>
        <w:rPr>
          <w:rFonts w:eastAsia="宋体" w:cs="宋体"/>
          <w:spacing w:val="0"/>
          <w:sz w:val="21"/>
          <w:szCs w:val="21"/>
          <w:lang w:eastAsia="zh-CN"/>
        </w:rPr>
        <w:t xml:space="preserve"> </w:t>
      </w:r>
    </w:p>
    <w:p w14:paraId="5E6B9E9B" w14:textId="5AB87BA4" w:rsidR="00150923" w:rsidRDefault="00C448DF" w:rsidP="00150923">
      <w:pPr>
        <w:ind w:firstLineChars="50" w:firstLine="105"/>
        <w:jc w:val="both"/>
        <w:rPr>
          <w:rFonts w:eastAsia="宋体" w:cs="宋体"/>
          <w:spacing w:val="0"/>
          <w:sz w:val="21"/>
          <w:szCs w:val="21"/>
          <w:lang w:eastAsia="zh-CN"/>
        </w:rPr>
      </w:pPr>
      <w:r>
        <w:rPr>
          <w:rFonts w:eastAsia="宋体" w:cs="宋体"/>
          <w:spacing w:val="0"/>
          <w:sz w:val="21"/>
          <w:szCs w:val="21"/>
          <w:lang w:eastAsia="zh-CN"/>
        </w:rPr>
        <w:lastRenderedPageBreak/>
        <w:tab/>
      </w:r>
      <w:r>
        <w:rPr>
          <w:rFonts w:eastAsia="宋体" w:cs="宋体" w:hint="eastAsia"/>
          <w:spacing w:val="0"/>
          <w:sz w:val="21"/>
          <w:szCs w:val="21"/>
          <w:lang w:eastAsia="zh-CN"/>
        </w:rPr>
        <w:t xml:space="preserve">Furthermore, </w:t>
      </w:r>
      <w:r>
        <w:rPr>
          <w:rFonts w:eastAsia="宋体" w:cs="宋体"/>
          <w:spacing w:val="0"/>
          <w:sz w:val="21"/>
          <w:szCs w:val="21"/>
          <w:lang w:eastAsia="zh-CN"/>
        </w:rPr>
        <w:t>we introduce a 50 kHz switched-mode power supply (SMPS) noise source</w:t>
      </w:r>
      <w:r>
        <w:rPr>
          <w:rFonts w:eastAsia="宋体" w:cs="宋体" w:hint="eastAsia"/>
          <w:spacing w:val="0"/>
          <w:sz w:val="21"/>
          <w:szCs w:val="21"/>
          <w:lang w:eastAsia="zh-CN"/>
        </w:rPr>
        <w:t xml:space="preserve"> t</w:t>
      </w:r>
      <w:r>
        <w:rPr>
          <w:rFonts w:eastAsia="宋体" w:cs="宋体"/>
          <w:spacing w:val="0"/>
          <w:sz w:val="21"/>
          <w:szCs w:val="21"/>
          <w:lang w:eastAsia="zh-CN"/>
        </w:rPr>
        <w:t xml:space="preserve">o evaluate </w:t>
      </w:r>
      <w:r>
        <w:rPr>
          <w:rFonts w:eastAsia="宋体" w:cs="宋体" w:hint="eastAsia"/>
          <w:spacing w:val="0"/>
          <w:sz w:val="21"/>
          <w:szCs w:val="21"/>
          <w:lang w:eastAsia="zh-CN"/>
        </w:rPr>
        <w:t>its o</w:t>
      </w:r>
      <w:r>
        <w:rPr>
          <w:rFonts w:eastAsia="宋体" w:cs="宋体"/>
          <w:spacing w:val="0"/>
          <w:sz w:val="21"/>
          <w:szCs w:val="21"/>
          <w:lang w:eastAsia="zh-CN"/>
        </w:rPr>
        <w:t xml:space="preserve">rthogonal </w:t>
      </w:r>
      <w:r>
        <w:rPr>
          <w:rFonts w:eastAsia="宋体" w:cs="宋体" w:hint="eastAsia"/>
          <w:spacing w:val="0"/>
          <w:sz w:val="21"/>
          <w:szCs w:val="21"/>
          <w:lang w:eastAsia="zh-CN"/>
        </w:rPr>
        <w:t>i</w:t>
      </w:r>
      <w:r>
        <w:rPr>
          <w:rFonts w:eastAsia="宋体" w:cs="宋体"/>
          <w:spacing w:val="0"/>
          <w:sz w:val="21"/>
          <w:szCs w:val="21"/>
          <w:lang w:eastAsia="zh-CN"/>
        </w:rPr>
        <w:t xml:space="preserve">nterference </w:t>
      </w:r>
      <w:r>
        <w:rPr>
          <w:rFonts w:eastAsia="宋体" w:cs="宋体" w:hint="eastAsia"/>
          <w:spacing w:val="0"/>
          <w:sz w:val="21"/>
          <w:szCs w:val="21"/>
          <w:lang w:eastAsia="zh-CN"/>
        </w:rPr>
        <w:t>i</w:t>
      </w:r>
      <w:r>
        <w:rPr>
          <w:rFonts w:eastAsia="宋体" w:cs="宋体"/>
          <w:spacing w:val="0"/>
          <w:sz w:val="21"/>
          <w:szCs w:val="21"/>
          <w:lang w:eastAsia="zh-CN"/>
        </w:rPr>
        <w:t>mmunit</w:t>
      </w:r>
      <w:r>
        <w:rPr>
          <w:rFonts w:eastAsia="宋体" w:cs="宋体" w:hint="eastAsia"/>
          <w:spacing w:val="0"/>
          <w:sz w:val="21"/>
          <w:szCs w:val="21"/>
          <w:lang w:eastAsia="zh-CN"/>
        </w:rPr>
        <w:t xml:space="preserve">y </w:t>
      </w:r>
      <w:r>
        <w:rPr>
          <w:rFonts w:eastAsia="宋体" w:cs="宋体"/>
          <w:spacing w:val="0"/>
          <w:sz w:val="21"/>
          <w:szCs w:val="21"/>
          <w:lang w:eastAsia="zh-CN"/>
        </w:rPr>
        <w:t>advantage</w:t>
      </w:r>
      <w:r>
        <w:rPr>
          <w:rFonts w:eastAsia="宋体" w:cs="宋体" w:hint="eastAsia"/>
          <w:spacing w:val="0"/>
          <w:sz w:val="21"/>
          <w:szCs w:val="21"/>
          <w:lang w:eastAsia="zh-CN"/>
        </w:rPr>
        <w:t xml:space="preserve"> with the setup shown in Figure 3a(ii)</w:t>
      </w:r>
      <w:r>
        <w:rPr>
          <w:rFonts w:eastAsia="宋体" w:cs="宋体"/>
          <w:spacing w:val="0"/>
          <w:sz w:val="21"/>
          <w:szCs w:val="21"/>
          <w:lang w:eastAsia="zh-CN"/>
        </w:rPr>
        <w:t>. Patch #15 (</w:t>
      </w:r>
      <w:r>
        <w:rPr>
          <w:rFonts w:eastAsia="宋体" w:cs="宋体" w:hint="eastAsia"/>
          <w:spacing w:val="0"/>
          <w:sz w:val="21"/>
          <w:szCs w:val="21"/>
          <w:lang w:eastAsia="zh-CN"/>
        </w:rPr>
        <w:t>r</w:t>
      </w:r>
      <w:r>
        <w:rPr>
          <w:rFonts w:eastAsia="宋体" w:cs="宋体"/>
          <w:spacing w:val="0"/>
          <w:sz w:val="21"/>
          <w:szCs w:val="21"/>
          <w:lang w:eastAsia="zh-CN"/>
        </w:rPr>
        <w:t xml:space="preserve">ed) of a transmissive </w:t>
      </w:r>
      <w:r>
        <w:rPr>
          <w:rFonts w:eastAsia="宋体" w:cs="宋体" w:hint="eastAsia"/>
          <w:spacing w:val="0"/>
          <w:sz w:val="21"/>
          <w:szCs w:val="21"/>
          <w:lang w:eastAsia="zh-CN"/>
        </w:rPr>
        <w:t>c</w:t>
      </w:r>
      <w:r>
        <w:rPr>
          <w:rFonts w:eastAsia="宋体" w:cs="宋体"/>
          <w:spacing w:val="0"/>
          <w:sz w:val="21"/>
          <w:szCs w:val="21"/>
          <w:lang w:eastAsia="zh-CN"/>
        </w:rPr>
        <w:t>olor</w:t>
      </w:r>
      <w:r>
        <w:rPr>
          <w:rFonts w:eastAsia="宋体" w:cs="宋体" w:hint="eastAsia"/>
          <w:spacing w:val="0"/>
          <w:sz w:val="21"/>
          <w:szCs w:val="21"/>
          <w:lang w:eastAsia="zh-CN"/>
        </w:rPr>
        <w:t>c</w:t>
      </w:r>
      <w:r>
        <w:rPr>
          <w:rFonts w:eastAsia="宋体" w:cs="宋体"/>
          <w:spacing w:val="0"/>
          <w:sz w:val="21"/>
          <w:szCs w:val="21"/>
          <w:lang w:eastAsia="zh-CN"/>
        </w:rPr>
        <w:t xml:space="preserve">hecker is employed as a representative </w:t>
      </w:r>
      <w:r>
        <w:rPr>
          <w:rFonts w:eastAsia="宋体" w:cs="宋体" w:hint="eastAsia"/>
          <w:spacing w:val="0"/>
          <w:sz w:val="21"/>
          <w:szCs w:val="21"/>
          <w:lang w:eastAsia="zh-CN"/>
        </w:rPr>
        <w:t>sample</w:t>
      </w:r>
      <w:r>
        <w:rPr>
          <w:rFonts w:eastAsia="宋体" w:cs="宋体"/>
          <w:spacing w:val="0"/>
          <w:sz w:val="21"/>
          <w:szCs w:val="21"/>
          <w:lang w:eastAsia="zh-CN"/>
        </w:rPr>
        <w:t>.</w:t>
      </w:r>
      <w:r>
        <w:rPr>
          <w:rFonts w:eastAsia="宋体" w:cs="宋体" w:hint="eastAsia"/>
          <w:spacing w:val="0"/>
          <w:sz w:val="21"/>
          <w:szCs w:val="21"/>
          <w:lang w:eastAsia="zh-CN"/>
        </w:rPr>
        <w:t xml:space="preserve"> </w:t>
      </w:r>
      <w:r>
        <w:rPr>
          <w:rFonts w:eastAsia="宋体" w:cs="宋体"/>
          <w:spacing w:val="0"/>
          <w:sz w:val="21"/>
          <w:szCs w:val="21"/>
          <w:lang w:eastAsia="zh-CN"/>
        </w:rPr>
        <w:t>As depicted in the frequency-domain analysis (Figure 4d), the SMPS injects deterministic harmonics that constitute the primary components spectrum up to approximately 350 kHz. To evade this noise, we shift all OFE carriers, spaced at 10 kHz intervals,</w:t>
      </w:r>
      <w:r>
        <w:rPr>
          <w:rFonts w:eastAsia="宋体" w:cs="宋体" w:hint="eastAsia"/>
          <w:spacing w:val="0"/>
          <w:sz w:val="21"/>
          <w:szCs w:val="21"/>
          <w:lang w:eastAsia="zh-CN"/>
        </w:rPr>
        <w:t xml:space="preserve"> </w:t>
      </w:r>
      <w:r>
        <w:rPr>
          <w:rFonts w:eastAsia="宋体" w:cs="宋体"/>
          <w:spacing w:val="0"/>
          <w:sz w:val="21"/>
          <w:szCs w:val="21"/>
          <w:lang w:eastAsia="zh-CN"/>
        </w:rPr>
        <w:t xml:space="preserve">into the higher 380–490 kHz band </w:t>
      </w:r>
      <w:r>
        <w:rPr>
          <w:rFonts w:eastAsia="宋体" w:cs="宋体" w:hint="eastAsia"/>
          <w:spacing w:val="0"/>
          <w:sz w:val="21"/>
          <w:szCs w:val="21"/>
          <w:lang w:eastAsia="zh-CN"/>
        </w:rPr>
        <w:t>under</w:t>
      </w:r>
      <w:r>
        <w:rPr>
          <w:rFonts w:eastAsia="宋体" w:cs="宋体"/>
          <w:spacing w:val="0"/>
          <w:sz w:val="21"/>
          <w:szCs w:val="21"/>
          <w:lang w:eastAsia="zh-CN"/>
        </w:rPr>
        <w:t xml:space="preserve"> </w:t>
      </w:r>
      <w:r>
        <w:rPr>
          <w:rFonts w:eastAsia="宋体" w:cs="宋体"/>
          <w:b/>
          <w:bCs/>
          <w:spacing w:val="0"/>
          <w:sz w:val="21"/>
          <w:szCs w:val="21"/>
          <w:lang w:eastAsia="zh-CN"/>
        </w:rPr>
        <w:t>Configuration 1</w:t>
      </w:r>
      <w:r>
        <w:rPr>
          <w:rFonts w:eastAsia="宋体" w:cs="宋体" w:hint="eastAsia"/>
          <w:spacing w:val="0"/>
          <w:sz w:val="21"/>
          <w:szCs w:val="21"/>
          <w:lang w:eastAsia="zh-CN"/>
        </w:rPr>
        <w:t xml:space="preserve"> </w:t>
      </w:r>
      <w:r>
        <w:rPr>
          <w:rFonts w:eastAsia="宋体" w:cs="宋体"/>
          <w:spacing w:val="0"/>
          <w:sz w:val="21"/>
          <w:szCs w:val="21"/>
          <w:lang w:eastAsia="zh-CN"/>
        </w:rPr>
        <w:t xml:space="preserve">(Fig. 4c). </w:t>
      </w:r>
      <w:r>
        <w:rPr>
          <w:rFonts w:eastAsia="宋体" w:cs="宋体" w:hint="eastAsia"/>
          <w:spacing w:val="0"/>
          <w:sz w:val="21"/>
          <w:szCs w:val="21"/>
          <w:lang w:eastAsia="zh-CN"/>
        </w:rPr>
        <w:t>A</w:t>
      </w:r>
      <w:r>
        <w:rPr>
          <w:rFonts w:eastAsia="宋体" w:cs="宋体"/>
          <w:spacing w:val="0"/>
          <w:sz w:val="21"/>
          <w:szCs w:val="21"/>
          <w:lang w:eastAsia="zh-CN"/>
        </w:rPr>
        <w:t>s dictated by the empirical benchmark (</w:t>
      </w:r>
      <w:r w:rsidRPr="00145955">
        <w:rPr>
          <w:rFonts w:eastAsia="宋体" w:cs="宋体"/>
          <w:spacing w:val="0"/>
          <w:sz w:val="21"/>
          <w:szCs w:val="21"/>
          <w:highlight w:val="yellow"/>
          <w:lang w:eastAsia="zh-CN"/>
          <w:rPrChange w:id="86" w:author="tbguo" w:date="2026-04-27T14:09:00Z" w16du:dateUtc="2026-04-27T06:09:00Z">
            <w:rPr>
              <w:rFonts w:eastAsia="宋体" w:cs="宋体"/>
              <w:spacing w:val="0"/>
              <w:sz w:val="21"/>
              <w:szCs w:val="21"/>
              <w:lang w:eastAsia="zh-CN"/>
            </w:rPr>
          </w:rPrChange>
        </w:rPr>
        <w:t>Fig. S</w:t>
      </w:r>
      <w:ins w:id="87" w:author="yj zeng" w:date="2026-04-27T23:25:00Z" w16du:dateUtc="2026-04-27T15:25:00Z">
        <w:r w:rsidR="00900C45">
          <w:rPr>
            <w:rFonts w:eastAsia="宋体" w:cs="宋体" w:hint="eastAsia"/>
            <w:spacing w:val="0"/>
            <w:sz w:val="21"/>
            <w:szCs w:val="21"/>
            <w:highlight w:val="yellow"/>
            <w:lang w:eastAsia="zh-CN"/>
          </w:rPr>
          <w:t>5</w:t>
        </w:r>
      </w:ins>
      <w:del w:id="88" w:author="yj zeng" w:date="2026-04-27T23:25:00Z" w16du:dateUtc="2026-04-27T15:25:00Z">
        <w:r w:rsidRPr="00145955" w:rsidDel="00900C45">
          <w:rPr>
            <w:rFonts w:eastAsia="宋体" w:cs="宋体"/>
            <w:spacing w:val="0"/>
            <w:sz w:val="21"/>
            <w:szCs w:val="21"/>
            <w:highlight w:val="yellow"/>
            <w:lang w:eastAsia="zh-CN"/>
            <w:rPrChange w:id="89" w:author="tbguo" w:date="2026-04-27T14:09:00Z" w16du:dateUtc="2026-04-27T06:09:00Z">
              <w:rPr>
                <w:rFonts w:eastAsia="宋体" w:cs="宋体"/>
                <w:spacing w:val="0"/>
                <w:sz w:val="21"/>
                <w:szCs w:val="21"/>
                <w:lang w:eastAsia="zh-CN"/>
              </w:rPr>
            </w:rPrChange>
          </w:rPr>
          <w:delText>4</w:delText>
        </w:r>
      </w:del>
      <w:r w:rsidRPr="00145955">
        <w:rPr>
          <w:rFonts w:eastAsia="宋体" w:cs="宋体"/>
          <w:spacing w:val="0"/>
          <w:sz w:val="21"/>
          <w:szCs w:val="21"/>
          <w:highlight w:val="yellow"/>
          <w:lang w:eastAsia="zh-CN"/>
          <w:rPrChange w:id="90" w:author="tbguo" w:date="2026-04-27T14:09:00Z" w16du:dateUtc="2026-04-27T06:09:00Z">
            <w:rPr>
              <w:rFonts w:eastAsia="宋体" w:cs="宋体"/>
              <w:spacing w:val="0"/>
              <w:sz w:val="21"/>
              <w:szCs w:val="21"/>
              <w:lang w:eastAsia="zh-CN"/>
            </w:rPr>
          </w:rPrChange>
        </w:rPr>
        <w:t xml:space="preserve"> in Supplement Section </w:t>
      </w:r>
      <w:ins w:id="91" w:author="yj zeng" w:date="2026-04-27T23:25:00Z" w16du:dateUtc="2026-04-27T15:25:00Z">
        <w:r w:rsidR="00900C45">
          <w:rPr>
            <w:rFonts w:eastAsia="宋体" w:cs="宋体" w:hint="eastAsia"/>
            <w:spacing w:val="0"/>
            <w:sz w:val="21"/>
            <w:szCs w:val="21"/>
            <w:highlight w:val="yellow"/>
            <w:lang w:eastAsia="zh-CN"/>
          </w:rPr>
          <w:t>10</w:t>
        </w:r>
      </w:ins>
      <w:del w:id="92" w:author="yj zeng" w:date="2026-04-27T23:25:00Z" w16du:dateUtc="2026-04-27T15:25:00Z">
        <w:r w:rsidRPr="00145955" w:rsidDel="00900C45">
          <w:rPr>
            <w:rFonts w:eastAsia="宋体" w:cs="宋体"/>
            <w:spacing w:val="0"/>
            <w:sz w:val="21"/>
            <w:szCs w:val="21"/>
            <w:highlight w:val="yellow"/>
            <w:lang w:eastAsia="zh-CN"/>
            <w:rPrChange w:id="93" w:author="tbguo" w:date="2026-04-27T14:09:00Z" w16du:dateUtc="2026-04-27T06:09:00Z">
              <w:rPr>
                <w:rFonts w:eastAsia="宋体" w:cs="宋体"/>
                <w:spacing w:val="0"/>
                <w:sz w:val="21"/>
                <w:szCs w:val="21"/>
                <w:lang w:eastAsia="zh-CN"/>
              </w:rPr>
            </w:rPrChange>
          </w:rPr>
          <w:delText>9</w:delText>
        </w:r>
      </w:del>
      <w:r>
        <w:rPr>
          <w:rFonts w:eastAsia="宋体" w:cs="宋体"/>
          <w:spacing w:val="0"/>
          <w:sz w:val="21"/>
          <w:szCs w:val="21"/>
          <w:lang w:eastAsia="zh-CN"/>
        </w:rPr>
        <w:t xml:space="preserve">), </w:t>
      </w:r>
      <w:r>
        <w:rPr>
          <w:rFonts w:eastAsia="宋体" w:cs="宋体" w:hint="eastAsia"/>
          <w:spacing w:val="0"/>
          <w:sz w:val="21"/>
          <w:szCs w:val="21"/>
          <w:lang w:eastAsia="zh-CN"/>
        </w:rPr>
        <w:t>a longer sampling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=1000 </m:t>
        </m:r>
        <m:r>
          <m:rPr>
            <m:sty m:val="p"/>
          </m:rPr>
          <w:rPr>
            <w:rFonts w:ascii="Cambria Math" w:eastAsiaTheme="minorEastAsia" w:hAnsi="Cambria Math"/>
            <w:sz w:val="21"/>
            <w:szCs w:val="21"/>
            <w:lang w:eastAsia="zh-CN"/>
          </w:rPr>
          <m:t>μ</m:t>
        </m:r>
      </m:oMath>
      <w:r>
        <w:rPr>
          <w:rFonts w:eastAsia="宋体" w:cs="宋体"/>
          <w:spacing w:val="0"/>
          <w:sz w:val="21"/>
          <w:szCs w:val="21"/>
          <w:lang w:eastAsia="zh-CN"/>
        </w:rPr>
        <w:t>s</w:t>
      </w:r>
      <w:r>
        <w:rPr>
          <w:rFonts w:eastAsia="宋体" w:cs="宋体" w:hint="eastAsia"/>
          <w:spacing w:val="0"/>
          <w:sz w:val="21"/>
          <w:szCs w:val="21"/>
          <w:lang w:eastAsia="zh-CN"/>
        </w:rPr>
        <w:t>) is needed to distinguish each frequency carrier.</w:t>
      </w:r>
    </w:p>
    <w:p w14:paraId="796B4B23" w14:textId="53F4808B" w:rsidR="00CB7FD4" w:rsidRPr="00231EA3" w:rsidRDefault="00C002E4" w:rsidP="00CB7FD4">
      <w:pPr>
        <w:jc w:val="center"/>
        <w:rPr>
          <w:rFonts w:eastAsia="宋体" w:cs="宋体"/>
          <w:spacing w:val="0"/>
          <w:sz w:val="21"/>
          <w:szCs w:val="21"/>
          <w:lang w:eastAsia="zh-CN"/>
        </w:rPr>
      </w:pPr>
      <w:r>
        <w:rPr>
          <w:rFonts w:eastAsia="宋体" w:cs="宋体"/>
          <w:noProof/>
          <w:spacing w:val="0"/>
          <w:sz w:val="21"/>
          <w:szCs w:val="21"/>
          <w:lang w:eastAsia="zh-CN"/>
        </w:rPr>
        <w:drawing>
          <wp:inline distT="0" distB="0" distL="0" distR="0" wp14:anchorId="56EC9CB6" wp14:editId="2784B0C7">
            <wp:extent cx="5220000" cy="3076318"/>
            <wp:effectExtent l="0" t="0" r="0" b="0"/>
            <wp:docPr id="83879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0564" name="图片 838790564"/>
                    <pic:cNvPicPr/>
                  </pic:nvPicPr>
                  <pic:blipFill>
                    <a:blip r:embed="rId11"/>
                    <a:stretch>
                      <a:fillRect/>
                    </a:stretch>
                  </pic:blipFill>
                  <pic:spPr>
                    <a:xfrm>
                      <a:off x="0" y="0"/>
                      <a:ext cx="5220000" cy="3076318"/>
                    </a:xfrm>
                    <a:prstGeom prst="rect">
                      <a:avLst/>
                    </a:prstGeom>
                  </pic:spPr>
                </pic:pic>
              </a:graphicData>
            </a:graphic>
          </wp:inline>
        </w:drawing>
      </w:r>
    </w:p>
    <w:p w14:paraId="45CBA282" w14:textId="7AD3E434" w:rsidR="00CB7FD4" w:rsidRDefault="00CB7FD4" w:rsidP="001B4563">
      <w:pPr>
        <w:jc w:val="both"/>
        <w:rPr>
          <w:rFonts w:eastAsia="宋体" w:cs="宋体"/>
          <w:spacing w:val="0"/>
          <w:sz w:val="21"/>
          <w:szCs w:val="21"/>
          <w:lang w:eastAsia="zh-CN"/>
        </w:rPr>
      </w:pPr>
      <w:r>
        <w:rPr>
          <w:rFonts w:eastAsia="宋体" w:cs="宋体"/>
          <w:b/>
          <w:bCs/>
          <w:spacing w:val="0"/>
          <w:sz w:val="21"/>
          <w:szCs w:val="21"/>
          <w:lang w:eastAsia="zh-CN"/>
        </w:rPr>
        <w:t xml:space="preserve">Figure 4. Experimental evaluation under 50 kHz SMPS interference. </w:t>
      </w:r>
      <w:r>
        <w:rPr>
          <w:rFonts w:eastAsia="宋体" w:cs="宋体"/>
          <w:spacing w:val="0"/>
          <w:sz w:val="21"/>
          <w:szCs w:val="21"/>
          <w:lang w:eastAsia="zh-CN"/>
        </w:rPr>
        <w:t>Time-domain composite signals under</w:t>
      </w:r>
      <w:r>
        <w:rPr>
          <w:rFonts w:eastAsia="宋体" w:cs="宋体"/>
          <w:b/>
          <w:bCs/>
          <w:spacing w:val="0"/>
          <w:sz w:val="21"/>
          <w:szCs w:val="21"/>
          <w:lang w:eastAsia="zh-CN"/>
        </w:rPr>
        <w:t xml:space="preserve"> </w:t>
      </w:r>
      <w:r>
        <w:rPr>
          <w:rFonts w:eastAsia="宋体" w:cs="宋体"/>
          <w:spacing w:val="0"/>
          <w:sz w:val="21"/>
          <w:szCs w:val="21"/>
          <w:lang w:eastAsia="zh-CN"/>
        </w:rPr>
        <w:t xml:space="preserve">(a) high modulation SNR (23.11 dB) and (b) low modulation SNR (-11.77 dB). (c) Frequency-domain spectrum of the clean OFE signal, with </w:t>
      </w:r>
      <w:r>
        <w:rPr>
          <w:rFonts w:eastAsia="宋体" w:cs="宋体" w:hint="eastAsia"/>
          <w:spacing w:val="0"/>
          <w:sz w:val="21"/>
          <w:szCs w:val="21"/>
          <w:lang w:eastAsia="zh-CN"/>
        </w:rPr>
        <w:t>black</w:t>
      </w:r>
      <w:r>
        <w:rPr>
          <w:rFonts w:eastAsia="宋体" w:cs="宋体"/>
          <w:spacing w:val="0"/>
          <w:sz w:val="21"/>
          <w:szCs w:val="21"/>
          <w:lang w:eastAsia="zh-CN"/>
        </w:rPr>
        <w:t xml:space="preserve"> triangles marking the sub-octave carriers (380–490 kHz). (d) Frequency-domain spectrum of the interference environment, illustrating the physical isolation between the low-frequency SMPS harmonics and the high-frequency OFE signal area. (e) Reconstruction RMSE versus modulation SNR (</w:t>
      </w:r>
      <w:r w:rsidRPr="00145955">
        <w:rPr>
          <w:rFonts w:eastAsia="宋体" w:cs="宋体"/>
          <w:spacing w:val="0"/>
          <w:sz w:val="21"/>
          <w:szCs w:val="21"/>
          <w:highlight w:val="yellow"/>
          <w:lang w:eastAsia="zh-CN"/>
          <w:rPrChange w:id="94" w:author="tbguo" w:date="2026-04-27T14:09:00Z" w16du:dateUtc="2026-04-27T06:09:00Z">
            <w:rPr>
              <w:rFonts w:eastAsia="宋体" w:cs="宋体"/>
              <w:spacing w:val="0"/>
              <w:sz w:val="21"/>
              <w:szCs w:val="21"/>
              <w:lang w:eastAsia="zh-CN"/>
            </w:rPr>
          </w:rPrChange>
        </w:rPr>
        <w:t xml:space="preserve">Supplement Section </w:t>
      </w:r>
      <w:ins w:id="95" w:author="yj zeng" w:date="2026-04-27T23:25:00Z" w16du:dateUtc="2026-04-27T15:25:00Z">
        <w:r w:rsidR="00900C45">
          <w:rPr>
            <w:rFonts w:eastAsia="宋体" w:cs="宋体" w:hint="eastAsia"/>
            <w:spacing w:val="0"/>
            <w:sz w:val="21"/>
            <w:szCs w:val="21"/>
            <w:highlight w:val="yellow"/>
            <w:lang w:eastAsia="zh-CN"/>
          </w:rPr>
          <w:t>1</w:t>
        </w:r>
      </w:ins>
      <w:del w:id="96" w:author="yj zeng" w:date="2026-04-27T23:25:00Z" w16du:dateUtc="2026-04-27T15:25:00Z">
        <w:r w:rsidRPr="00145955" w:rsidDel="00900C45">
          <w:rPr>
            <w:rFonts w:eastAsia="宋体" w:cs="宋体"/>
            <w:spacing w:val="0"/>
            <w:sz w:val="21"/>
            <w:szCs w:val="21"/>
            <w:highlight w:val="yellow"/>
            <w:lang w:eastAsia="zh-CN"/>
            <w:rPrChange w:id="97" w:author="tbguo" w:date="2026-04-27T14:09:00Z" w16du:dateUtc="2026-04-27T06:09:00Z">
              <w:rPr>
                <w:rFonts w:eastAsia="宋体" w:cs="宋体"/>
                <w:spacing w:val="0"/>
                <w:sz w:val="21"/>
                <w:szCs w:val="21"/>
                <w:lang w:eastAsia="zh-CN"/>
              </w:rPr>
            </w:rPrChange>
          </w:rPr>
          <w:delText>8</w:delText>
        </w:r>
      </w:del>
      <w:r>
        <w:rPr>
          <w:rFonts w:eastAsia="宋体" w:cs="宋体"/>
          <w:spacing w:val="0"/>
          <w:sz w:val="21"/>
          <w:szCs w:val="21"/>
          <w:lang w:eastAsia="zh-CN"/>
        </w:rPr>
        <w:t xml:space="preserve">), demonstrating a robustness plateau up to </w:t>
      </w:r>
      <w:r>
        <w:rPr>
          <w:rFonts w:eastAsia="宋体" w:cs="宋体" w:hint="eastAsia"/>
          <w:spacing w:val="0"/>
          <w:sz w:val="21"/>
          <w:szCs w:val="21"/>
          <w:lang w:eastAsia="zh-CN"/>
        </w:rPr>
        <w:t xml:space="preserve">around </w:t>
      </w:r>
      <w:r>
        <w:rPr>
          <w:rFonts w:eastAsia="宋体" w:cs="宋体"/>
          <w:spacing w:val="0"/>
          <w:sz w:val="21"/>
          <w:szCs w:val="21"/>
          <w:lang w:eastAsia="zh-CN"/>
        </w:rPr>
        <w:t>-12 dB threshold. (f) Reconstructed transmittance spectra across varying noise levels against the ground truth (solid black line).</w:t>
      </w:r>
      <w:r>
        <w:rPr>
          <w:rFonts w:eastAsiaTheme="minorEastAsia" w:hint="eastAsia"/>
          <w:sz w:val="21"/>
          <w:szCs w:val="21"/>
          <w:lang w:eastAsia="zh-CN"/>
        </w:rPr>
        <w:t xml:space="preserve"> In the experiment, the </w:t>
      </w:r>
      <w:r>
        <w:rPr>
          <w:rFonts w:eastAsiaTheme="minorEastAsia"/>
          <w:sz w:val="21"/>
          <w:szCs w:val="21"/>
          <w:lang w:eastAsia="zh-CN"/>
        </w:rPr>
        <w:t xml:space="preserve">sampling </w:t>
      </w:r>
      <w:r>
        <w:rPr>
          <w:rFonts w:eastAsiaTheme="minorEastAsia" w:hint="eastAsia"/>
          <w:sz w:val="21"/>
          <w:szCs w:val="21"/>
          <w:lang w:eastAsia="zh-CN"/>
        </w:rPr>
        <w:t xml:space="preserve">time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oMath>
      <w:r>
        <w:rPr>
          <w:rFonts w:eastAsiaTheme="minorEastAsia" w:hint="eastAsia"/>
          <w:spacing w:val="0"/>
          <w:sz w:val="21"/>
          <w:szCs w:val="21"/>
          <w:lang w:eastAsia="zh-CN"/>
        </w:rPr>
        <w:t xml:space="preserve"> is </w:t>
      </w:r>
      <m:oMath>
        <m:r>
          <w:rPr>
            <w:rFonts w:ascii="Cambria Math" w:eastAsia="宋体" w:hAnsi="Cambria Math" w:cs="宋体"/>
            <w:spacing w:val="0"/>
            <w:sz w:val="21"/>
            <w:szCs w:val="21"/>
            <w:lang w:eastAsia="zh-CN"/>
          </w:rPr>
          <m:t xml:space="preserve">1000 </m:t>
        </m:r>
        <m:r>
          <m:rPr>
            <m:sty m:val="p"/>
          </m:rPr>
          <w:rPr>
            <w:rFonts w:ascii="Cambria Math" w:eastAsia="宋体" w:hAnsi="Cambria Math" w:cs="宋体"/>
            <w:spacing w:val="0"/>
            <w:sz w:val="21"/>
            <w:szCs w:val="21"/>
            <w:lang w:eastAsia="zh-CN"/>
          </w:rPr>
          <m:t>μs</m:t>
        </m:r>
      </m:oMath>
      <w:r>
        <w:rPr>
          <w:rFonts w:eastAsiaTheme="minorEastAsia"/>
          <w:sz w:val="21"/>
          <w:szCs w:val="21"/>
          <w:lang w:eastAsia="zh-CN"/>
        </w:rPr>
        <w:t>,</w:t>
      </w:r>
      <w:r>
        <w:rPr>
          <w:rFonts w:eastAsiaTheme="minorEastAsia" w:hint="eastAsia"/>
          <w:sz w:val="21"/>
          <w:szCs w:val="21"/>
          <w:lang w:eastAsia="zh-CN"/>
        </w:rPr>
        <w:t xml:space="preserve"> the frequency carriers are selected in </w:t>
      </w:r>
      <w:r>
        <w:rPr>
          <w:rFonts w:eastAsia="宋体" w:cs="宋体"/>
          <w:spacing w:val="0"/>
          <w:sz w:val="21"/>
          <w:szCs w:val="21"/>
          <w:lang w:eastAsia="zh-CN"/>
        </w:rPr>
        <w:t xml:space="preserve">380–490 kHz band </w:t>
      </w:r>
      <w:r>
        <w:rPr>
          <w:rFonts w:eastAsia="宋体" w:cs="宋体" w:hint="eastAsia"/>
          <w:spacing w:val="0"/>
          <w:sz w:val="21"/>
          <w:szCs w:val="21"/>
          <w:lang w:eastAsia="zh-CN"/>
        </w:rPr>
        <w:t>with uniform</w:t>
      </w:r>
      <w:r>
        <w:rPr>
          <w:rFonts w:eastAsia="宋体" w:cs="宋体"/>
          <w:spacing w:val="0"/>
          <w:sz w:val="21"/>
          <w:szCs w:val="21"/>
          <w:lang w:eastAsia="zh-CN"/>
        </w:rPr>
        <w:t xml:space="preserve"> interval</w:t>
      </w:r>
      <w:r>
        <w:rPr>
          <w:rFonts w:eastAsiaTheme="minorEastAsia" w:hint="eastAsia"/>
          <w:sz w:val="21"/>
          <w:szCs w:val="21"/>
          <w:lang w:eastAsia="zh-CN"/>
        </w:rPr>
        <w:t xml:space="preserve"> under </w:t>
      </w:r>
      <w:r>
        <w:rPr>
          <w:rFonts w:eastAsia="宋体" w:cs="宋体" w:hint="eastAsia"/>
          <w:b/>
          <w:bCs/>
          <w:spacing w:val="0"/>
          <w:sz w:val="21"/>
          <w:szCs w:val="21"/>
          <w:lang w:eastAsia="zh-CN"/>
        </w:rPr>
        <w:t xml:space="preserve">Configuration </w:t>
      </w:r>
      <w:r>
        <w:rPr>
          <w:rFonts w:eastAsiaTheme="minorEastAsia" w:hint="eastAsia"/>
          <w:b/>
          <w:bCs/>
          <w:sz w:val="21"/>
          <w:szCs w:val="21"/>
          <w:lang w:eastAsia="zh-CN"/>
        </w:rPr>
        <w:t>1</w:t>
      </w:r>
      <w:r>
        <w:rPr>
          <w:rFonts w:eastAsiaTheme="minorEastAsia" w:hint="eastAsia"/>
          <w:sz w:val="21"/>
          <w:szCs w:val="21"/>
          <w:lang w:eastAsia="zh-CN"/>
        </w:rPr>
        <w:t>.</w:t>
      </w:r>
    </w:p>
    <w:p w14:paraId="24BA6F89" w14:textId="773E9A49" w:rsidR="00B43F9B" w:rsidRDefault="00C455FA" w:rsidP="003C730D">
      <w:pPr>
        <w:jc w:val="both"/>
        <w:rPr>
          <w:rFonts w:eastAsia="宋体" w:cs="宋体"/>
          <w:spacing w:val="0"/>
          <w:sz w:val="21"/>
          <w:szCs w:val="21"/>
          <w:lang w:eastAsia="zh-CN"/>
        </w:rPr>
      </w:pPr>
      <w:r>
        <w:rPr>
          <w:rFonts w:eastAsia="宋体" w:cs="宋体"/>
          <w:spacing w:val="0"/>
          <w:sz w:val="21"/>
          <w:szCs w:val="21"/>
          <w:lang w:eastAsia="zh-CN"/>
        </w:rPr>
        <w:tab/>
        <w:t>To quantify the system’s environmental resilience, we evaluate the</w:t>
      </w:r>
      <w:r>
        <w:rPr>
          <w:rFonts w:eastAsia="宋体" w:cs="宋体" w:hint="eastAsia"/>
          <w:spacing w:val="0"/>
          <w:sz w:val="21"/>
          <w:szCs w:val="21"/>
          <w:lang w:eastAsia="zh-CN"/>
        </w:rPr>
        <w:t xml:space="preserve"> </w:t>
      </w:r>
      <w:r>
        <w:rPr>
          <w:rFonts w:eastAsia="宋体" w:cs="宋体"/>
          <w:spacing w:val="0"/>
          <w:sz w:val="21"/>
          <w:szCs w:val="21"/>
          <w:lang w:eastAsia="zh-CN"/>
        </w:rPr>
        <w:t xml:space="preserve">modulation SNR defined </w:t>
      </w:r>
      <w:r w:rsidRPr="0001532B">
        <w:rPr>
          <w:rFonts w:eastAsia="宋体" w:cs="宋体"/>
          <w:spacing w:val="0"/>
          <w:sz w:val="21"/>
          <w:szCs w:val="21"/>
          <w:highlight w:val="yellow"/>
          <w:lang w:eastAsia="zh-CN"/>
          <w:rPrChange w:id="98" w:author="tbguo" w:date="2026-04-27T15:42:00Z" w16du:dateUtc="2026-04-27T07:42:00Z">
            <w:rPr>
              <w:rFonts w:eastAsia="宋体" w:cs="宋体"/>
              <w:spacing w:val="0"/>
              <w:sz w:val="21"/>
              <w:szCs w:val="21"/>
              <w:lang w:eastAsia="zh-CN"/>
            </w:rPr>
          </w:rPrChange>
        </w:rPr>
        <w:t xml:space="preserve">in Supplement Section </w:t>
      </w:r>
      <w:ins w:id="99" w:author="yj zeng" w:date="2026-04-27T23:25:00Z" w16du:dateUtc="2026-04-27T15:25:00Z">
        <w:r w:rsidR="00900C45">
          <w:rPr>
            <w:rFonts w:eastAsia="宋体" w:cs="宋体" w:hint="eastAsia"/>
            <w:spacing w:val="0"/>
            <w:sz w:val="21"/>
            <w:szCs w:val="21"/>
            <w:highlight w:val="yellow"/>
            <w:lang w:eastAsia="zh-CN"/>
          </w:rPr>
          <w:t>1</w:t>
        </w:r>
      </w:ins>
      <w:del w:id="100" w:author="yj zeng" w:date="2026-04-27T23:25:00Z" w16du:dateUtc="2026-04-27T15:25:00Z">
        <w:r w:rsidRPr="0001532B" w:rsidDel="00900C45">
          <w:rPr>
            <w:rFonts w:eastAsia="宋体" w:cs="宋体"/>
            <w:spacing w:val="0"/>
            <w:sz w:val="21"/>
            <w:szCs w:val="21"/>
            <w:highlight w:val="yellow"/>
            <w:lang w:eastAsia="zh-CN"/>
            <w:rPrChange w:id="101" w:author="tbguo" w:date="2026-04-27T15:42:00Z" w16du:dateUtc="2026-04-27T07:42:00Z">
              <w:rPr>
                <w:rFonts w:eastAsia="宋体" w:cs="宋体"/>
                <w:spacing w:val="0"/>
                <w:sz w:val="21"/>
                <w:szCs w:val="21"/>
                <w:lang w:eastAsia="zh-CN"/>
              </w:rPr>
            </w:rPrChange>
          </w:rPr>
          <w:delText>8</w:delText>
        </w:r>
      </w:del>
      <w:r>
        <w:rPr>
          <w:rFonts w:eastAsia="宋体" w:cs="宋体"/>
          <w:spacing w:val="0"/>
          <w:sz w:val="21"/>
          <w:szCs w:val="21"/>
          <w:lang w:eastAsia="zh-CN"/>
        </w:rPr>
        <w:t xml:space="preserve"> from the measured waveforms. </w:t>
      </w:r>
      <w:r>
        <w:rPr>
          <w:rFonts w:eastAsia="宋体" w:cs="宋体" w:hint="eastAsia"/>
          <w:spacing w:val="0"/>
          <w:sz w:val="21"/>
          <w:szCs w:val="21"/>
          <w:lang w:eastAsia="zh-CN"/>
        </w:rPr>
        <w:t>T</w:t>
      </w:r>
      <w:r>
        <w:rPr>
          <w:rFonts w:eastAsia="宋体" w:cs="宋体"/>
          <w:spacing w:val="0"/>
          <w:sz w:val="21"/>
          <w:szCs w:val="21"/>
          <w:lang w:eastAsia="zh-CN"/>
        </w:rPr>
        <w:t>he 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Pr>
          <w:rFonts w:eastAsia="宋体" w:cs="宋体"/>
          <w:spacing w:val="0"/>
          <w:sz w:val="21"/>
          <w:szCs w:val="21"/>
          <w:lang w:eastAsia="zh-CN"/>
        </w:rPr>
        <w:t xml:space="preserve">) </w:t>
      </w:r>
      <w:r>
        <w:rPr>
          <w:rFonts w:eastAsia="宋体" w:cs="宋体" w:hint="eastAsia"/>
          <w:spacing w:val="0"/>
          <w:sz w:val="21"/>
          <w:szCs w:val="21"/>
          <w:lang w:eastAsia="zh-CN"/>
        </w:rPr>
        <w:t xml:space="preserve">is defined as the </w:t>
      </w:r>
      <w:r>
        <w:rPr>
          <w:rFonts w:eastAsia="宋体" w:cs="宋体"/>
          <w:spacing w:val="0"/>
          <w:sz w:val="21"/>
          <w:szCs w:val="21"/>
          <w:lang w:eastAsia="zh-CN"/>
        </w:rPr>
        <w:t>energy at the fundamental carrier frequencies</w:t>
      </w:r>
      <w:r>
        <w:rPr>
          <w:rFonts w:eastAsia="宋体" w:cs="宋体" w:hint="eastAsia"/>
          <w:spacing w:val="0"/>
          <w:sz w:val="21"/>
          <w:szCs w:val="21"/>
          <w:lang w:eastAsia="zh-CN"/>
        </w:rPr>
        <w:t xml:space="preserve"> (the </w:t>
      </w:r>
      <w:r>
        <w:rPr>
          <w:rFonts w:eastAsia="宋体" w:cs="宋体"/>
          <w:spacing w:val="0"/>
          <w:sz w:val="21"/>
          <w:szCs w:val="21"/>
          <w:lang w:eastAsia="zh-CN"/>
        </w:rPr>
        <w:t>energy leaked into higher-order hardware harmonics</w:t>
      </w:r>
      <w:r>
        <w:rPr>
          <w:rFonts w:eastAsia="宋体" w:cs="宋体" w:hint="eastAsia"/>
          <w:spacing w:val="0"/>
          <w:sz w:val="21"/>
          <w:szCs w:val="21"/>
          <w:lang w:eastAsia="zh-CN"/>
        </w:rPr>
        <w:t xml:space="preserve"> is </w:t>
      </w:r>
      <w:r>
        <w:rPr>
          <w:rFonts w:eastAsia="宋体" w:cs="宋体"/>
          <w:spacing w:val="0"/>
          <w:sz w:val="21"/>
          <w:szCs w:val="21"/>
          <w:lang w:eastAsia="zh-CN"/>
        </w:rPr>
        <w:t>regarded</w:t>
      </w:r>
      <w:r>
        <w:rPr>
          <w:rFonts w:eastAsia="宋体" w:cs="宋体" w:hint="eastAsia"/>
          <w:spacing w:val="0"/>
          <w:sz w:val="21"/>
          <w:szCs w:val="21"/>
          <w:lang w:eastAsia="zh-CN"/>
        </w:rPr>
        <w:t xml:space="preserve"> as the loss).</w:t>
      </w:r>
      <w:r>
        <w:rPr>
          <w:rFonts w:eastAsia="宋体" w:cs="宋体"/>
          <w:spacing w:val="0"/>
          <w:sz w:val="21"/>
          <w:szCs w:val="21"/>
          <w:lang w:eastAsia="zh-CN"/>
        </w:rPr>
        <w:t xml:space="preserve"> The noise power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m:rPr>
                <m:nor/>
              </m:rPr>
              <w:rPr>
                <w:rFonts w:ascii="Cambria Math" w:eastAsia="宋体" w:hAnsi="Cambria Math" w:cs="宋体"/>
                <w:spacing w:val="0"/>
                <w:sz w:val="21"/>
                <w:szCs w:val="21"/>
                <w:lang w:eastAsia="zh-CN"/>
              </w:rPr>
              <m:t>noise</m:t>
            </m:r>
          </m:sub>
        </m:sSub>
      </m:oMath>
      <w:r>
        <w:rPr>
          <w:rFonts w:eastAsia="宋体" w:cs="宋体"/>
          <w:spacing w:val="0"/>
          <w:sz w:val="21"/>
          <w:szCs w:val="21"/>
          <w:lang w:eastAsia="zh-CN"/>
        </w:rPr>
        <w:t xml:space="preserve">) is defined as the residual energy after excising the fundamental carriers and </w:t>
      </w:r>
      <w:ins w:id="102" w:author="yj zeng" w:date="2026-04-27T22:56:00Z" w16du:dateUtc="2026-04-27T14:56:00Z">
        <w:r w:rsidR="00003FA5">
          <w:rPr>
            <w:rFonts w:eastAsia="宋体" w:cs="宋体" w:hint="eastAsia"/>
            <w:spacing w:val="0"/>
            <w:sz w:val="21"/>
            <w:szCs w:val="21"/>
            <w:lang w:eastAsia="zh-CN"/>
          </w:rPr>
          <w:t xml:space="preserve">their </w:t>
        </w:r>
      </w:ins>
      <w:r>
        <w:rPr>
          <w:rFonts w:eastAsia="宋体" w:cs="宋体"/>
          <w:spacing w:val="0"/>
          <w:sz w:val="21"/>
          <w:szCs w:val="21"/>
          <w:lang w:eastAsia="zh-CN"/>
        </w:rPr>
        <w:t>higher-order harmonic artifacts, thereby isolating the true external environmental interference floor.</w:t>
      </w:r>
      <w:r>
        <w:rPr>
          <w:rFonts w:eastAsia="宋体" w:cs="宋体" w:hint="eastAsia"/>
          <w:spacing w:val="0"/>
          <w:sz w:val="21"/>
          <w:szCs w:val="21"/>
          <w:lang w:eastAsia="zh-CN"/>
        </w:rPr>
        <w:t xml:space="preserve"> F</w:t>
      </w:r>
      <w:r>
        <w:rPr>
          <w:rFonts w:eastAsia="宋体" w:cs="宋体"/>
          <w:spacing w:val="0"/>
          <w:sz w:val="21"/>
          <w:szCs w:val="21"/>
          <w:lang w:eastAsia="zh-CN"/>
        </w:rPr>
        <w:t xml:space="preserve">igures 4(a) and 4(b) </w:t>
      </w:r>
      <w:r>
        <w:rPr>
          <w:rFonts w:eastAsia="宋体" w:cs="宋体" w:hint="eastAsia"/>
          <w:spacing w:val="0"/>
          <w:sz w:val="21"/>
          <w:szCs w:val="21"/>
          <w:lang w:eastAsia="zh-CN"/>
        </w:rPr>
        <w:t>compare</w:t>
      </w:r>
      <w:r>
        <w:rPr>
          <w:rFonts w:eastAsia="宋体" w:cs="宋体"/>
          <w:spacing w:val="0"/>
          <w:sz w:val="21"/>
          <w:szCs w:val="21"/>
          <w:lang w:eastAsia="zh-CN"/>
        </w:rPr>
        <w:t xml:space="preserve"> the time-domain composite signals under high modulation SNR (23.11 dB) and </w:t>
      </w:r>
      <w:r>
        <w:rPr>
          <w:rFonts w:eastAsia="宋体" w:cs="宋体" w:hint="eastAsia"/>
          <w:spacing w:val="0"/>
          <w:sz w:val="21"/>
          <w:szCs w:val="21"/>
          <w:lang w:eastAsia="zh-CN"/>
        </w:rPr>
        <w:t>low</w:t>
      </w:r>
      <w:r>
        <w:rPr>
          <w:rFonts w:eastAsia="宋体" w:cs="宋体"/>
          <w:spacing w:val="0"/>
          <w:sz w:val="21"/>
          <w:szCs w:val="21"/>
          <w:lang w:eastAsia="zh-CN"/>
        </w:rPr>
        <w:t xml:space="preserve"> modulation SNR (</w:t>
      </w:r>
      <w:ins w:id="103" w:author="tbguo" w:date="2026-04-27T15:42:00Z" w16du:dateUtc="2026-04-27T07:42:00Z">
        <w:r w:rsidR="0001532B">
          <w:rPr>
            <w:rFonts w:eastAsia="宋体" w:cs="宋体" w:hint="eastAsia"/>
            <w:spacing w:val="0"/>
            <w:sz w:val="21"/>
            <w:szCs w:val="21"/>
            <w:lang w:eastAsia="zh-CN"/>
          </w:rPr>
          <w:t>-</w:t>
        </w:r>
      </w:ins>
      <w:del w:id="104" w:author="tbguo" w:date="2026-04-27T15:42:00Z" w16du:dateUtc="2026-04-27T07:42:00Z">
        <w:r w:rsidDel="0001532B">
          <w:rPr>
            <w:rFonts w:eastAsia="宋体" w:cs="宋体"/>
            <w:spacing w:val="0"/>
            <w:sz w:val="21"/>
            <w:szCs w:val="21"/>
            <w:lang w:eastAsia="zh-CN"/>
          </w:rPr>
          <w:delText>–</w:delText>
        </w:r>
      </w:del>
      <w:r>
        <w:rPr>
          <w:rFonts w:eastAsia="宋体" w:cs="宋体"/>
          <w:spacing w:val="0"/>
          <w:sz w:val="21"/>
          <w:szCs w:val="21"/>
          <w:lang w:eastAsia="zh-CN"/>
        </w:rPr>
        <w:t>11.77 dB) conditions.</w:t>
      </w:r>
      <w:r>
        <w:rPr>
          <w:rFonts w:eastAsia="宋体" w:cs="宋体" w:hint="eastAsia"/>
          <w:spacing w:val="0"/>
          <w:sz w:val="21"/>
          <w:szCs w:val="21"/>
          <w:lang w:eastAsia="zh-CN"/>
        </w:rPr>
        <w:t xml:space="preserve"> </w:t>
      </w:r>
      <w:r>
        <w:rPr>
          <w:rFonts w:eastAsia="宋体" w:cs="宋体"/>
          <w:spacing w:val="0"/>
          <w:sz w:val="21"/>
          <w:szCs w:val="21"/>
          <w:lang w:eastAsia="zh-CN"/>
        </w:rPr>
        <w:t xml:space="preserve">In Figure 4(b), </w:t>
      </w:r>
      <w:r>
        <w:rPr>
          <w:rFonts w:eastAsia="宋体" w:cs="宋体" w:hint="eastAsia"/>
          <w:spacing w:val="0"/>
          <w:sz w:val="21"/>
          <w:szCs w:val="21"/>
          <w:lang w:eastAsia="zh-CN"/>
        </w:rPr>
        <w:t>d</w:t>
      </w:r>
      <w:r>
        <w:rPr>
          <w:rFonts w:eastAsia="宋体" w:cs="宋体"/>
          <w:spacing w:val="0"/>
          <w:sz w:val="21"/>
          <w:szCs w:val="21"/>
          <w:lang w:eastAsia="zh-CN"/>
        </w:rPr>
        <w:t xml:space="preserve">ue to the SMPS noise interference, the </w:t>
      </w:r>
      <w:r>
        <w:rPr>
          <w:rFonts w:eastAsia="宋体" w:cs="宋体" w:hint="eastAsia"/>
          <w:spacing w:val="0"/>
          <w:sz w:val="21"/>
          <w:szCs w:val="21"/>
          <w:lang w:eastAsia="zh-CN"/>
        </w:rPr>
        <w:t xml:space="preserve">original </w:t>
      </w:r>
      <w:r>
        <w:rPr>
          <w:rFonts w:eastAsia="宋体" w:cs="宋体"/>
          <w:spacing w:val="0"/>
          <w:sz w:val="21"/>
          <w:szCs w:val="21"/>
          <w:lang w:eastAsia="zh-CN"/>
        </w:rPr>
        <w:t>signal is</w:t>
      </w:r>
      <w:r>
        <w:rPr>
          <w:rFonts w:eastAsia="宋体" w:cs="宋体" w:hint="eastAsia"/>
          <w:spacing w:val="0"/>
          <w:sz w:val="21"/>
          <w:szCs w:val="21"/>
          <w:lang w:eastAsia="zh-CN"/>
        </w:rPr>
        <w:t xml:space="preserve"> </w:t>
      </w:r>
      <w:r>
        <w:rPr>
          <w:rFonts w:eastAsia="宋体" w:cs="宋体"/>
          <w:spacing w:val="0"/>
          <w:sz w:val="21"/>
          <w:szCs w:val="21"/>
          <w:lang w:eastAsia="zh-CN"/>
        </w:rPr>
        <w:t xml:space="preserve">distorted </w:t>
      </w:r>
      <w:r>
        <w:rPr>
          <w:rFonts w:eastAsia="宋体" w:cs="宋体" w:hint="eastAsia"/>
          <w:spacing w:val="0"/>
          <w:sz w:val="21"/>
          <w:szCs w:val="21"/>
          <w:lang w:eastAsia="zh-CN"/>
        </w:rPr>
        <w:t>with</w:t>
      </w:r>
      <w:r>
        <w:rPr>
          <w:rFonts w:eastAsia="宋体" w:cs="宋体"/>
          <w:spacing w:val="0"/>
          <w:sz w:val="21"/>
          <w:szCs w:val="21"/>
          <w:lang w:eastAsia="zh-CN"/>
        </w:rPr>
        <w:t xml:space="preserve"> periodic modulation envelope.</w:t>
      </w:r>
      <w:r>
        <w:rPr>
          <w:rFonts w:eastAsia="宋体" w:cs="宋体" w:hint="eastAsia"/>
          <w:spacing w:val="0"/>
          <w:sz w:val="21"/>
          <w:szCs w:val="21"/>
          <w:lang w:eastAsia="zh-CN"/>
        </w:rPr>
        <w:t xml:space="preserve"> </w:t>
      </w:r>
      <w:r>
        <w:rPr>
          <w:rFonts w:eastAsia="宋体" w:cs="宋体"/>
          <w:spacing w:val="0"/>
          <w:sz w:val="21"/>
          <w:szCs w:val="21"/>
          <w:lang w:eastAsia="zh-CN"/>
        </w:rPr>
        <w:t xml:space="preserve">The system’s resilience is evidenced by the frequency-domain separation depicted in Figures 4(c) and 4(d). Operating under the sub-octave configuration </w:t>
      </w:r>
      <w:r>
        <w:rPr>
          <w:rFonts w:eastAsia="宋体" w:cs="宋体"/>
          <w:spacing w:val="0"/>
          <w:sz w:val="21"/>
          <w:szCs w:val="21"/>
          <w:lang w:eastAsia="zh-CN"/>
        </w:rPr>
        <w:lastRenderedPageBreak/>
        <w:t>(</w:t>
      </w:r>
      <w:r>
        <w:rPr>
          <w:rFonts w:eastAsia="宋体" w:cs="宋体"/>
          <w:b/>
          <w:bCs/>
          <w:spacing w:val="0"/>
          <w:sz w:val="21"/>
          <w:szCs w:val="21"/>
          <w:lang w:eastAsia="zh-CN"/>
        </w:rPr>
        <w:t>Configuration 1</w:t>
      </w:r>
      <w:r>
        <w:rPr>
          <w:rFonts w:eastAsia="宋体" w:cs="宋体"/>
          <w:spacing w:val="0"/>
          <w:sz w:val="21"/>
          <w:szCs w:val="21"/>
          <w:lang w:eastAsia="zh-CN"/>
        </w:rPr>
        <w:t xml:space="preserve">), the OFE carriers are confined </w:t>
      </w:r>
      <w:r>
        <w:rPr>
          <w:rFonts w:eastAsia="宋体" w:cs="宋体" w:hint="eastAsia"/>
          <w:spacing w:val="0"/>
          <w:sz w:val="21"/>
          <w:szCs w:val="21"/>
          <w:lang w:eastAsia="zh-CN"/>
        </w:rPr>
        <w:t>in</w:t>
      </w:r>
      <w:r>
        <w:rPr>
          <w:rFonts w:eastAsia="宋体" w:cs="宋体"/>
          <w:spacing w:val="0"/>
          <w:sz w:val="21"/>
          <w:szCs w:val="21"/>
          <w:lang w:eastAsia="zh-CN"/>
        </w:rPr>
        <w:t>to the 380–490 kHz high-frequency band (Fig. 4c). This structural frequency isolation ensures that despite the time-domain distortion observed in Fig. 4b, the orthogonal carriers remain uncontaminated</w:t>
      </w:r>
      <w:del w:id="105" w:author="yj zeng" w:date="2026-04-27T22:57:00Z" w16du:dateUtc="2026-04-27T14:57:00Z">
        <w:r w:rsidDel="00B20880">
          <w:rPr>
            <w:rFonts w:eastAsia="宋体" w:cs="宋体"/>
            <w:spacing w:val="0"/>
            <w:sz w:val="21"/>
            <w:szCs w:val="21"/>
            <w:lang w:eastAsia="zh-CN"/>
          </w:rPr>
          <w:delText xml:space="preserve"> prior to the demodulation stage</w:delText>
        </w:r>
      </w:del>
      <w:r>
        <w:rPr>
          <w:rFonts w:eastAsia="宋体" w:cs="宋体"/>
          <w:spacing w:val="0"/>
          <w:sz w:val="21"/>
          <w:szCs w:val="21"/>
          <w:lang w:eastAsia="zh-CN"/>
        </w:rPr>
        <w:t>.</w:t>
      </w:r>
      <w:r>
        <w:rPr>
          <w:rFonts w:eastAsia="宋体" w:cs="宋体" w:hint="eastAsia"/>
          <w:spacing w:val="0"/>
          <w:sz w:val="21"/>
          <w:szCs w:val="21"/>
          <w:lang w:eastAsia="zh-CN"/>
        </w:rPr>
        <w:t xml:space="preserve"> </w:t>
      </w:r>
    </w:p>
    <w:p w14:paraId="0AC0CC0E" w14:textId="61DB3AC7" w:rsidR="00374212" w:rsidRPr="00231EA3" w:rsidRDefault="00104BE4" w:rsidP="00B43CD1">
      <w:pPr>
        <w:ind w:firstLine="420"/>
        <w:jc w:val="both"/>
        <w:rPr>
          <w:rFonts w:eastAsia="宋体" w:cs="宋体"/>
          <w:spacing w:val="0"/>
          <w:sz w:val="21"/>
          <w:szCs w:val="21"/>
          <w:lang w:eastAsia="zh-CN"/>
        </w:rPr>
      </w:pPr>
      <w:r>
        <w:rPr>
          <w:rFonts w:eastAsia="宋体" w:cs="宋体"/>
          <w:spacing w:val="0"/>
          <w:sz w:val="21"/>
          <w:szCs w:val="21"/>
          <w:lang w:eastAsia="zh-CN"/>
        </w:rPr>
        <w:t xml:space="preserve">Figure 4(e) quantifies statistical tolerance to this environmental noise. The </w:t>
      </w:r>
      <w:r>
        <w:rPr>
          <w:rFonts w:eastAsia="宋体" w:cs="宋体" w:hint="eastAsia"/>
          <w:spacing w:val="0"/>
          <w:sz w:val="21"/>
          <w:szCs w:val="21"/>
          <w:lang w:eastAsia="zh-CN"/>
        </w:rPr>
        <w:t xml:space="preserve">spectral reconstruction </w:t>
      </w:r>
      <w:r>
        <w:rPr>
          <w:rFonts w:eastAsia="宋体" w:cs="宋体"/>
          <w:spacing w:val="0"/>
          <w:sz w:val="21"/>
          <w:szCs w:val="21"/>
          <w:lang w:eastAsia="zh-CN"/>
        </w:rPr>
        <w:t xml:space="preserve">RMSE exhibits a robustness plateau (0.0261) </w:t>
      </w:r>
      <w:r>
        <w:rPr>
          <w:rFonts w:eastAsia="宋体" w:cs="宋体" w:hint="eastAsia"/>
          <w:spacing w:val="0"/>
          <w:sz w:val="21"/>
          <w:szCs w:val="21"/>
          <w:lang w:eastAsia="zh-CN"/>
        </w:rPr>
        <w:t>from 23.11 dB to even -11.77 dB</w:t>
      </w:r>
      <w:r>
        <w:rPr>
          <w:rFonts w:eastAsia="宋体" w:cs="宋体"/>
          <w:spacing w:val="0"/>
          <w:sz w:val="21"/>
          <w:szCs w:val="21"/>
          <w:lang w:eastAsia="zh-CN"/>
        </w:rPr>
        <w:t xml:space="preserve">, with performance </w:t>
      </w:r>
      <w:r>
        <w:rPr>
          <w:rFonts w:eastAsia="宋体" w:cs="宋体" w:hint="eastAsia"/>
          <w:spacing w:val="0"/>
          <w:sz w:val="21"/>
          <w:szCs w:val="21"/>
          <w:lang w:eastAsia="zh-CN"/>
        </w:rPr>
        <w:t>degrade</w:t>
      </w:r>
      <w:r>
        <w:rPr>
          <w:rFonts w:eastAsia="宋体" w:cs="宋体"/>
          <w:spacing w:val="0"/>
          <w:sz w:val="21"/>
          <w:szCs w:val="21"/>
          <w:lang w:eastAsia="zh-CN"/>
        </w:rPr>
        <w:t xml:space="preserve"> initiating when the modulation SNR breaches </w:t>
      </w:r>
      <w:r>
        <w:rPr>
          <w:rFonts w:eastAsia="宋体" w:cs="宋体" w:hint="eastAsia"/>
          <w:spacing w:val="0"/>
          <w:sz w:val="21"/>
          <w:szCs w:val="21"/>
          <w:lang w:eastAsia="zh-CN"/>
        </w:rPr>
        <w:t xml:space="preserve">around </w:t>
      </w:r>
      <w:r>
        <w:rPr>
          <w:rFonts w:eastAsia="宋体" w:cs="宋体"/>
          <w:spacing w:val="0"/>
          <w:sz w:val="21"/>
          <w:szCs w:val="21"/>
          <w:lang w:eastAsia="zh-CN"/>
        </w:rPr>
        <w:t>the -12 dB threshold. Figure 4(f) maps the reconstructed spectra across the evaluated noise levels. Down to the -11.77 dB threshold, the extracted curves show minimal deviation from the ground truth (solid black line</w:t>
      </w:r>
      <w:r>
        <w:rPr>
          <w:rFonts w:eastAsia="宋体" w:cs="宋体" w:hint="eastAsia"/>
          <w:spacing w:val="0"/>
          <w:sz w:val="21"/>
          <w:szCs w:val="21"/>
          <w:lang w:eastAsia="zh-CN"/>
        </w:rPr>
        <w:t>)</w:t>
      </w:r>
      <w:r>
        <w:rPr>
          <w:rFonts w:eastAsia="宋体" w:cs="宋体"/>
          <w:spacing w:val="0"/>
          <w:sz w:val="21"/>
          <w:szCs w:val="21"/>
          <w:lang w:eastAsia="zh-CN"/>
        </w:rPr>
        <w:t xml:space="preserve">, validating the framework’s </w:t>
      </w:r>
      <w:r>
        <w:rPr>
          <w:rFonts w:eastAsia="宋体" w:cs="宋体" w:hint="eastAsia"/>
          <w:spacing w:val="0"/>
          <w:sz w:val="21"/>
          <w:szCs w:val="21"/>
          <w:lang w:eastAsia="zh-CN"/>
        </w:rPr>
        <w:t>robustness</w:t>
      </w:r>
      <w:r>
        <w:rPr>
          <w:rFonts w:eastAsia="宋体" w:cs="宋体"/>
          <w:spacing w:val="0"/>
          <w:sz w:val="21"/>
          <w:szCs w:val="21"/>
          <w:lang w:eastAsia="zh-CN"/>
        </w:rPr>
        <w:t xml:space="preserve"> within the sub-noise regime.</w:t>
      </w:r>
    </w:p>
    <w:p w14:paraId="2CFE144B" w14:textId="77777777" w:rsidR="00BA6712" w:rsidRPr="00FA371A" w:rsidRDefault="00BA6712" w:rsidP="00BA6712">
      <w:pPr>
        <w:rPr>
          <w:rFonts w:eastAsiaTheme="minorEastAsia"/>
          <w:b/>
          <w:bCs/>
          <w:sz w:val="21"/>
          <w:szCs w:val="21"/>
          <w:lang w:eastAsia="zh-CN"/>
        </w:rPr>
      </w:pPr>
      <w:r>
        <w:rPr>
          <w:rFonts w:eastAsiaTheme="minorEastAsia" w:hint="eastAsia"/>
          <w:b/>
          <w:bCs/>
          <w:sz w:val="21"/>
          <w:szCs w:val="21"/>
          <w:lang w:eastAsia="zh-CN"/>
        </w:rPr>
        <w:t>Conclusion and discussion</w:t>
      </w:r>
    </w:p>
    <w:p w14:paraId="2A5D4761" w14:textId="182098EF" w:rsidR="00BA6712" w:rsidRPr="00A43B5D" w:rsidRDefault="00BA6712" w:rsidP="00EF0761">
      <w:pPr>
        <w:ind w:firstLineChars="200" w:firstLine="388"/>
        <w:jc w:val="both"/>
        <w:rPr>
          <w:rFonts w:eastAsia="宋体" w:cs="宋体"/>
          <w:spacing w:val="0"/>
          <w:sz w:val="21"/>
          <w:szCs w:val="21"/>
          <w:lang w:eastAsia="zh-CN"/>
        </w:rPr>
      </w:pPr>
      <w:r>
        <w:rPr>
          <w:rFonts w:eastAsiaTheme="minorEastAsia"/>
          <w:sz w:val="21"/>
          <w:szCs w:val="21"/>
          <w:lang w:eastAsia="zh-CN"/>
        </w:rPr>
        <w:t>I</w:t>
      </w:r>
      <w:r>
        <w:rPr>
          <w:rFonts w:eastAsia="宋体" w:cs="宋体"/>
          <w:spacing w:val="0"/>
          <w:sz w:val="21"/>
          <w:szCs w:val="21"/>
          <w:lang w:eastAsia="zh-CN"/>
        </w:rPr>
        <w:t xml:space="preserve">n this work, we propose </w:t>
      </w:r>
      <w:r>
        <w:rPr>
          <w:rFonts w:eastAsia="宋体" w:cs="宋体" w:hint="eastAsia"/>
          <w:spacing w:val="0"/>
          <w:sz w:val="21"/>
          <w:szCs w:val="21"/>
          <w:lang w:eastAsia="zh-CN"/>
        </w:rPr>
        <w:t xml:space="preserve">an </w:t>
      </w:r>
      <w:r>
        <w:rPr>
          <w:rFonts w:eastAsia="宋体" w:cs="宋体"/>
          <w:spacing w:val="0"/>
          <w:sz w:val="21"/>
          <w:szCs w:val="21"/>
          <w:lang w:eastAsia="zh-CN"/>
        </w:rPr>
        <w:t>orthogonal frequency encoding</w:t>
      </w:r>
      <w:r>
        <w:rPr>
          <w:rFonts w:eastAsia="宋体" w:cs="宋体" w:hint="eastAsia"/>
          <w:spacing w:val="0"/>
          <w:sz w:val="21"/>
          <w:szCs w:val="21"/>
          <w:lang w:eastAsia="zh-CN"/>
        </w:rPr>
        <w:t xml:space="preserve"> (OFE)</w:t>
      </w:r>
      <w:r>
        <w:rPr>
          <w:rFonts w:eastAsia="宋体" w:cs="宋体"/>
          <w:spacing w:val="0"/>
          <w:sz w:val="21"/>
          <w:szCs w:val="21"/>
          <w:lang w:eastAsia="zh-CN"/>
        </w:rPr>
        <w:t xml:space="preserve"> architecture to resolve the speed-SNR trade-off in conventional TDM. By shifting from serial scanning to parallelized frequency-domain encoding, the system</w:t>
      </w:r>
      <w:r>
        <w:rPr>
          <w:rFonts w:eastAsia="宋体" w:cs="宋体" w:hint="eastAsia"/>
          <w:spacing w:val="0"/>
          <w:sz w:val="21"/>
          <w:szCs w:val="21"/>
          <w:lang w:eastAsia="zh-CN"/>
        </w:rPr>
        <w:t xml:space="preserve"> can</w:t>
      </w:r>
      <w:r>
        <w:rPr>
          <w:rFonts w:eastAsia="宋体" w:cs="宋体"/>
          <w:spacing w:val="0"/>
          <w:sz w:val="21"/>
          <w:szCs w:val="21"/>
          <w:lang w:eastAsia="zh-CN"/>
        </w:rPr>
        <w:t xml:space="preserve"> acquire</w:t>
      </w:r>
      <w:del w:id="106" w:author="tbguo" w:date="2026-04-27T15:53:00Z" w16du:dateUtc="2026-04-27T07:53:00Z">
        <w:r w:rsidDel="00EF0761">
          <w:rPr>
            <w:rFonts w:eastAsia="宋体" w:cs="宋体"/>
            <w:spacing w:val="0"/>
            <w:sz w:val="21"/>
            <w:szCs w:val="21"/>
            <w:lang w:eastAsia="zh-CN"/>
          </w:rPr>
          <w:delText>s</w:delText>
        </w:r>
      </w:del>
      <w:r>
        <w:rPr>
          <w:rFonts w:eastAsia="宋体" w:cs="宋体"/>
          <w:spacing w:val="0"/>
          <w:sz w:val="21"/>
          <w:szCs w:val="21"/>
          <w:lang w:eastAsia="zh-CN"/>
        </w:rPr>
        <w:t xml:space="preserve"> all spectral channels in parallel within a single integration window, eliminating the need for temporal scanning. </w:t>
      </w:r>
      <w:r>
        <w:rPr>
          <w:rFonts w:eastAsia="宋体" w:cs="宋体" w:hint="eastAsia"/>
          <w:spacing w:val="0"/>
          <w:sz w:val="21"/>
          <w:szCs w:val="21"/>
          <w:lang w:eastAsia="zh-CN"/>
        </w:rPr>
        <w:t>U</w:t>
      </w:r>
      <w:r>
        <w:rPr>
          <w:rFonts w:eastAsia="宋体" w:cs="宋体"/>
          <w:spacing w:val="0"/>
          <w:sz w:val="21"/>
          <w:szCs w:val="21"/>
          <w:lang w:eastAsia="zh-CN"/>
        </w:rPr>
        <w:t>nlike standard lock-in techniques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_Ref225087173 \r \h  \* MERGEFORMAT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[16]</w:t>
      </w:r>
      <w:r>
        <w:rPr>
          <w:rFonts w:eastAsia="宋体" w:cs="宋体"/>
          <w:spacing w:val="0"/>
          <w:sz w:val="21"/>
          <w:szCs w:val="21"/>
          <w:lang w:eastAsia="zh-CN"/>
        </w:rPr>
        <w:fldChar w:fldCharType="end"/>
      </w:r>
      <w:r>
        <w:rPr>
          <w:rFonts w:eastAsia="宋体" w:cs="宋体"/>
          <w:spacing w:val="0"/>
          <w:sz w:val="21"/>
          <w:szCs w:val="21"/>
          <w:lang w:eastAsia="zh-CN"/>
        </w:rPr>
        <w:t xml:space="preserve">, OFE employs a strategic frequency allocation scheme that exploits the spectral gaps of structured environmental noise. This mechanism ensures robust retrieval under </w:t>
      </w:r>
      <w:r>
        <w:rPr>
          <w:rFonts w:eastAsia="宋体" w:cs="宋体" w:hint="eastAsia"/>
          <w:spacing w:val="0"/>
          <w:sz w:val="21"/>
          <w:szCs w:val="21"/>
          <w:lang w:eastAsia="zh-CN"/>
        </w:rPr>
        <w:t>sub-noise regime</w:t>
      </w:r>
      <w:r>
        <w:rPr>
          <w:rFonts w:eastAsia="宋体" w:cs="宋体"/>
          <w:spacing w:val="0"/>
          <w:sz w:val="21"/>
          <w:szCs w:val="21"/>
          <w:lang w:eastAsia="zh-CN"/>
        </w:rPr>
        <w:t>, protecting the system from common interference such as SMPS ripples.</w:t>
      </w:r>
    </w:p>
    <w:p w14:paraId="57882EAD" w14:textId="7E63A7E0" w:rsidR="00BA6712" w:rsidRPr="00A43B5D" w:rsidRDefault="007B22FF" w:rsidP="00A43B5D">
      <w:pPr>
        <w:ind w:firstLineChars="200" w:firstLine="420"/>
        <w:jc w:val="both"/>
        <w:rPr>
          <w:rFonts w:eastAsia="宋体" w:cs="宋体"/>
          <w:spacing w:val="0"/>
          <w:sz w:val="21"/>
          <w:szCs w:val="21"/>
          <w:lang w:eastAsia="zh-CN"/>
        </w:rPr>
      </w:pPr>
      <w:r>
        <w:rPr>
          <w:rFonts w:eastAsia="宋体" w:cs="宋体" w:hint="eastAsia"/>
          <w:spacing w:val="0"/>
          <w:sz w:val="21"/>
          <w:szCs w:val="21"/>
          <w:lang w:eastAsia="zh-CN"/>
        </w:rPr>
        <w:t>T</w:t>
      </w:r>
      <w:r>
        <w:rPr>
          <w:rFonts w:eastAsia="宋体" w:cs="宋体"/>
          <w:spacing w:val="0"/>
          <w:sz w:val="21"/>
          <w:szCs w:val="21"/>
          <w:lang w:eastAsia="zh-CN"/>
        </w:rPr>
        <w:t xml:space="preserve">he performance boundaries of OFE are dictated by hardware constraints rather than the encoding strategy itself. The acquisition speed </w:t>
      </w:r>
      <m:oMath>
        <m:r>
          <w:rPr>
            <w:rFonts w:ascii="Cambria Math" w:eastAsia="宋体" w:hAnsi="Cambria Math" w:cs="宋体"/>
            <w:spacing w:val="0"/>
            <w:sz w:val="21"/>
            <w:szCs w:val="21"/>
            <w:lang w:eastAsia="zh-CN"/>
          </w:rPr>
          <m:t>T</m:t>
        </m:r>
      </m:oMath>
      <w:r>
        <w:rPr>
          <w:rFonts w:eastAsia="宋体" w:cs="宋体"/>
          <w:spacing w:val="0"/>
          <w:sz w:val="21"/>
          <w:szCs w:val="21"/>
          <w:lang w:eastAsia="zh-CN"/>
        </w:rPr>
        <w:t xml:space="preserve"> is constrained by the time-frequency uncertainty principle, </w:t>
      </w:r>
      <m:oMath>
        <m:r>
          <w:rPr>
            <w:rFonts w:ascii="Cambria Math" w:eastAsia="宋体" w:hAnsi="Cambria Math"/>
            <w:spacing w:val="0"/>
            <w:sz w:val="21"/>
            <w:szCs w:val="21"/>
            <w:lang w:eastAsia="zh-CN"/>
          </w:rPr>
          <m:t xml:space="preserve">T </m:t>
        </m:r>
        <m:r>
          <w:rPr>
            <w:rFonts w:ascii="Cambria Math" w:eastAsia="宋体" w:hAnsi="Cambria Math" w:hint="eastAsia"/>
            <w:spacing w:val="0"/>
            <w:sz w:val="21"/>
            <w:szCs w:val="21"/>
            <w:lang w:eastAsia="zh-CN"/>
          </w:rPr>
          <m:t>≈</m:t>
        </m:r>
        <m:r>
          <w:rPr>
            <w:rFonts w:ascii="Cambria Math" w:eastAsia="宋体" w:hAnsi="Cambria Math"/>
            <w:spacing w:val="0"/>
            <w:sz w:val="21"/>
            <w:szCs w:val="21"/>
            <w:lang w:eastAsia="zh-CN"/>
          </w:rPr>
          <m:t>1</m:t>
        </m:r>
        <m:r>
          <m:rPr>
            <m:lit/>
          </m:rPr>
          <w:rPr>
            <w:rFonts w:ascii="Cambria Math" w:eastAsia="宋体" w:hAnsi="Cambria Math"/>
            <w:spacing w:val="0"/>
            <w:sz w:val="21"/>
            <w:szCs w:val="21"/>
            <w:lang w:eastAsia="zh-CN"/>
          </w:rPr>
          <m: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m:t>
        </m:r>
      </m:oMath>
      <w:r>
        <w:rPr>
          <w:rFonts w:eastAsia="宋体" w:cs="宋体"/>
          <w:spacing w:val="0"/>
          <w:sz w:val="21"/>
          <w:szCs w:val="21"/>
          <w:lang w:eastAsia="zh-CN"/>
        </w:rPr>
        <w:t xml:space="preserve">. Although the empirical acquisition time of our prototype is bottlenecked at </w:t>
      </w:r>
      <m:oMath>
        <m:sSub>
          <m:sSubPr>
            <m:ctrlPr>
              <w:rPr>
                <w:rFonts w:ascii="Cambria Math" w:eastAsia="宋体" w:hAnsi="Cambria Math" w:cs="宋体"/>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r>
          <m:rPr>
            <m:nor/>
          </m:rPr>
          <w:rPr>
            <w:rFonts w:ascii="Cambria Math" w:eastAsia="宋体" w:hAnsi="Cambria Math" w:cs="宋体"/>
            <w:spacing w:val="0"/>
            <w:sz w:val="21"/>
            <w:szCs w:val="21"/>
            <w:lang w:eastAsia="zh-CN"/>
          </w:rPr>
          <m:t> μs</m:t>
        </m:r>
      </m:oMath>
      <w:r>
        <w:rPr>
          <w:rFonts w:eastAsia="宋体" w:cs="宋体"/>
          <w:spacing w:val="0"/>
          <w:sz w:val="21"/>
          <w:szCs w:val="21"/>
          <w:lang w:eastAsia="zh-CN"/>
        </w:rPr>
        <w:t xml:space="preserve">, this limitation arises from the switching characteristics of the constant-current LED driver ICs (PT4115), whose modulation bandwidth ceiling is approximately </w:t>
      </w:r>
      <m:oMath>
        <m:sSub>
          <m:sSubPr>
            <m:ctrlPr>
              <w:rPr>
                <w:rFonts w:ascii="Cambria Math" w:eastAsia="宋体" w:hAnsi="Cambria Math" w:cs="宋体"/>
                <w:spacing w:val="0"/>
                <w:sz w:val="21"/>
                <w:szCs w:val="21"/>
                <w:lang w:eastAsia="zh-CN"/>
              </w:rPr>
            </m:ctrlPr>
          </m:sSubPr>
          <m:e>
            <m:r>
              <w:rPr>
                <w:rFonts w:ascii="Cambria Math" w:eastAsia="宋体" w:hAnsi="Cambria Math" w:cs="宋体"/>
                <w:spacing w:val="0"/>
                <w:sz w:val="21"/>
                <w:szCs w:val="21"/>
                <w:lang w:eastAsia="zh-CN"/>
              </w:rPr>
              <m:t>B</m:t>
            </m:r>
          </m:e>
          <m:sub>
            <m:r>
              <m:rPr>
                <m:sty m:val="p"/>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=500</m:t>
        </m:r>
        <m:r>
          <m:rPr>
            <m:nor/>
          </m:rPr>
          <w:rPr>
            <w:rFonts w:ascii="Cambria Math" w:eastAsia="宋体" w:hAnsi="Cambria Math" w:cs="宋体"/>
            <w:spacing w:val="0"/>
            <w:sz w:val="21"/>
            <w:szCs w:val="21"/>
            <w:lang w:eastAsia="zh-CN"/>
          </w:rPr>
          <m:t> kHz</m:t>
        </m:r>
      </m:oMath>
      <w:r>
        <w:rPr>
          <w:rFonts w:eastAsia="宋体" w:cs="宋体"/>
          <w:spacing w:val="0"/>
          <w:sz w:val="21"/>
          <w:szCs w:val="21"/>
          <w:lang w:eastAsia="zh-CN"/>
        </w:rPr>
        <w:t xml:space="preserve">. </w:t>
      </w:r>
      <w:r>
        <w:rPr>
          <w:rFonts w:eastAsia="宋体" w:cs="宋体" w:hint="eastAsia"/>
          <w:spacing w:val="0"/>
          <w:sz w:val="21"/>
          <w:szCs w:val="21"/>
          <w:lang w:eastAsia="zh-CN"/>
        </w:rPr>
        <w:t>T</w:t>
      </w:r>
      <w:r>
        <w:rPr>
          <w:rFonts w:eastAsia="宋体" w:cs="宋体"/>
          <w:spacing w:val="0"/>
          <w:sz w:val="21"/>
          <w:szCs w:val="21"/>
          <w:lang w:eastAsia="zh-CN"/>
        </w:rPr>
        <w:t>he 3-dB optical modulation bandwidth of conventional through-hole LEDs typically reaches several megahertz — well above this driver-imposed limit — indicating that the driver circuit, rather than the LED emitter, constitutes the immediate bottleneck. Upgrading to faster driver topologies would therefore yield a direct improvement in acquisition speed without changing the light source. Beyond conventional LEDs, state-of-the-art micro-LEDs with sub-nanosecond carrier lifetimes can achieve modulation bandwidths exceeding hundreds of megahertz [17], potentially pushing OFE acquisition times into the nanosecond regime and enabling a dramatic increase in the number of spectral channels without compromising temporal resolution. The OFE framework itself poses no intrinsic temporal limits; performance boundaries are dictated entirely by the optoelectronic hardware.</w:t>
      </w:r>
    </w:p>
    <w:p w14:paraId="0CF15BD0" w14:textId="38B92F2F" w:rsidR="00AB01F4" w:rsidRPr="00A43B5D" w:rsidRDefault="00BE6BE2" w:rsidP="00A43B5D">
      <w:pPr>
        <w:ind w:firstLineChars="200" w:firstLine="420"/>
        <w:jc w:val="both"/>
        <w:rPr>
          <w:rFonts w:eastAsia="宋体" w:cs="宋体"/>
          <w:spacing w:val="0"/>
          <w:sz w:val="21"/>
          <w:szCs w:val="21"/>
          <w:lang w:eastAsia="zh-CN"/>
        </w:rPr>
      </w:pPr>
      <w:r>
        <w:rPr>
          <w:rFonts w:eastAsia="宋体" w:cs="宋体"/>
          <w:spacing w:val="0"/>
          <w:sz w:val="21"/>
          <w:szCs w:val="21"/>
          <w:lang w:eastAsia="zh-CN"/>
        </w:rPr>
        <w:t xml:space="preserve">The OFE framework can be extended across spectral, spatial, and </w:t>
      </w:r>
      <w:r>
        <w:rPr>
          <w:rFonts w:eastAsia="宋体" w:cs="宋体" w:hint="eastAsia"/>
          <w:spacing w:val="0"/>
          <w:sz w:val="21"/>
          <w:szCs w:val="21"/>
          <w:lang w:eastAsia="zh-CN"/>
        </w:rPr>
        <w:t>frequency</w:t>
      </w:r>
      <w:r>
        <w:rPr>
          <w:rFonts w:eastAsia="宋体" w:cs="宋体"/>
          <w:spacing w:val="0"/>
          <w:sz w:val="21"/>
          <w:szCs w:val="21"/>
          <w:lang w:eastAsia="zh-CN"/>
        </w:rPr>
        <w:t xml:space="preserve"> dimensions. First, the spectral range is not confined to the visible band</w:t>
      </w:r>
      <w:r>
        <w:rPr>
          <w:rFonts w:eastAsia="宋体" w:cs="宋体" w:hint="eastAsia"/>
          <w:spacing w:val="0"/>
          <w:sz w:val="21"/>
          <w:szCs w:val="21"/>
          <w:lang w:eastAsia="zh-CN"/>
        </w:rPr>
        <w:t>. B</w:t>
      </w:r>
      <w:r>
        <w:rPr>
          <w:rFonts w:eastAsia="宋体" w:cs="宋体"/>
          <w:spacing w:val="0"/>
          <w:sz w:val="21"/>
          <w:szCs w:val="21"/>
          <w:lang w:eastAsia="zh-CN"/>
        </w:rPr>
        <w:t>y incorporating appropriate sources, modulators and detectors, the framework can be expanded to the ultraviolet or infrared regions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_Ref225087076 \r \h  \* MERGEFORMAT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[18]</w:t>
      </w:r>
      <w:r>
        <w:rPr>
          <w:rFonts w:eastAsia="宋体" w:cs="宋体"/>
          <w:spacing w:val="0"/>
          <w:sz w:val="21"/>
          <w:szCs w:val="21"/>
          <w:lang w:eastAsia="zh-CN"/>
        </w:rPr>
        <w:fldChar w:fldCharType="end"/>
      </w:r>
      <w:del w:id="107" w:author="yj zeng" w:date="2026-04-27T23:00:00Z" w16du:dateUtc="2026-04-27T15:00:00Z">
        <w:r w:rsidDel="00646739">
          <w:rPr>
            <w:rFonts w:eastAsia="宋体" w:cs="宋体"/>
            <w:spacing w:val="0"/>
            <w:sz w:val="21"/>
            <w:szCs w:val="21"/>
            <w:lang w:eastAsia="zh-CN"/>
          </w:rPr>
          <w:delText>, enabling molecular fingerprinting in complex environments</w:delText>
        </w:r>
      </w:del>
      <w:r>
        <w:rPr>
          <w:rFonts w:eastAsia="宋体" w:cs="宋体"/>
          <w:spacing w:val="0"/>
          <w:sz w:val="21"/>
          <w:szCs w:val="21"/>
          <w:lang w:eastAsia="zh-CN"/>
        </w:rPr>
        <w:t>. Second, coupling OFE with event cameras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_Ref225086928 \r \h  \* MERGEFORMAT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[19]</w:t>
      </w:r>
      <w:r>
        <w:rPr>
          <w:rFonts w:eastAsia="宋体" w:cs="宋体"/>
          <w:spacing w:val="0"/>
          <w:sz w:val="21"/>
          <w:szCs w:val="21"/>
          <w:lang w:eastAsia="zh-CN"/>
        </w:rPr>
        <w:fldChar w:fldCharType="end"/>
      </w:r>
      <w:r>
        <w:rPr>
          <w:rFonts w:eastAsia="宋体" w:cs="宋体"/>
          <w:spacing w:val="0"/>
          <w:sz w:val="21"/>
          <w:szCs w:val="21"/>
          <w:lang w:eastAsia="zh-CN"/>
        </w:rPr>
        <w:t xml:space="preserve"> (capable of microsecond-level temporal resolution) or SPAD arrays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_Ref225086920 \r \h  \* MERGEFORMAT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[20]</w:t>
      </w:r>
      <w:r>
        <w:rPr>
          <w:rFonts w:eastAsia="宋体" w:cs="宋体"/>
          <w:spacing w:val="0"/>
          <w:sz w:val="21"/>
          <w:szCs w:val="21"/>
          <w:lang w:eastAsia="zh-CN"/>
        </w:rPr>
        <w:fldChar w:fldCharType="end"/>
      </w:r>
      <w:r>
        <w:rPr>
          <w:rFonts w:eastAsia="宋体" w:cs="宋体"/>
          <w:spacing w:val="0"/>
          <w:sz w:val="21"/>
          <w:szCs w:val="21"/>
          <w:lang w:eastAsia="zh-CN"/>
        </w:rPr>
        <w:t xml:space="preserve"> (achieving picosecond to nanosecond-level precision) facilitates hyperspectral imaging. </w:t>
      </w:r>
      <w:r>
        <w:rPr>
          <w:rFonts w:eastAsia="宋体" w:cs="宋体" w:hint="eastAsia"/>
          <w:spacing w:val="0"/>
          <w:sz w:val="21"/>
          <w:szCs w:val="21"/>
          <w:lang w:eastAsia="zh-CN"/>
        </w:rPr>
        <w:t>Third</w:t>
      </w:r>
      <w:r>
        <w:rPr>
          <w:rFonts w:eastAsia="宋体" w:cs="宋体"/>
          <w:spacing w:val="0"/>
          <w:sz w:val="21"/>
          <w:szCs w:val="21"/>
          <w:lang w:eastAsia="zh-CN"/>
        </w:rPr>
        <w:t>, the active nature of OFE opens new possibilities for real-time adaptive sensing. Unlike passive spectrometers, the spectral channels in OFE can be dynamically optimized based on initial measurements to maximize the reconstruction fidelity for specific spectral features</w:t>
      </w:r>
      <w:r>
        <w:rPr>
          <w:rFonts w:eastAsia="宋体" w:cs="宋体"/>
          <w:spacing w:val="0"/>
          <w:sz w:val="21"/>
          <w:szCs w:val="21"/>
          <w:lang w:eastAsia="zh-CN"/>
        </w:rPr>
        <w:fldChar w:fldCharType="begin"/>
      </w:r>
      <w:r>
        <w:rPr>
          <w:rFonts w:eastAsia="宋体" w:cs="宋体"/>
          <w:spacing w:val="0"/>
          <w:sz w:val="21"/>
          <w:szCs w:val="21"/>
          <w:lang w:eastAsia="zh-CN"/>
        </w:rPr>
        <w:instrText xml:space="preserve"> REF _Ref225086994 \r \h  \* MERGEFORMAT </w:instrText>
      </w:r>
      <w:r>
        <w:rPr>
          <w:rFonts w:eastAsia="宋体" w:cs="宋体"/>
          <w:spacing w:val="0"/>
          <w:sz w:val="21"/>
          <w:szCs w:val="21"/>
          <w:lang w:eastAsia="zh-CN"/>
        </w:rPr>
      </w:r>
      <w:r>
        <w:rPr>
          <w:rFonts w:eastAsia="宋体" w:cs="宋体"/>
          <w:spacing w:val="0"/>
          <w:sz w:val="21"/>
          <w:szCs w:val="21"/>
          <w:lang w:eastAsia="zh-CN"/>
        </w:rPr>
        <w:fldChar w:fldCharType="separate"/>
      </w:r>
      <w:r>
        <w:rPr>
          <w:rFonts w:eastAsia="宋体" w:cs="宋体"/>
          <w:spacing w:val="0"/>
          <w:sz w:val="21"/>
          <w:szCs w:val="21"/>
          <w:lang w:eastAsia="zh-CN"/>
        </w:rPr>
        <w:t>[21]</w:t>
      </w:r>
      <w:r>
        <w:rPr>
          <w:rFonts w:eastAsia="宋体" w:cs="宋体"/>
          <w:spacing w:val="0"/>
          <w:sz w:val="21"/>
          <w:szCs w:val="21"/>
          <w:lang w:eastAsia="zh-CN"/>
        </w:rPr>
        <w:fldChar w:fldCharType="end"/>
      </w:r>
      <w:r>
        <w:rPr>
          <w:rFonts w:eastAsia="宋体" w:cs="宋体"/>
          <w:spacing w:val="0"/>
          <w:sz w:val="21"/>
          <w:szCs w:val="21"/>
          <w:lang w:eastAsia="zh-CN"/>
        </w:rPr>
        <w:t>, enabling</w:t>
      </w:r>
      <w:del w:id="108" w:author="yj zeng" w:date="2026-04-27T23:00:00Z" w16du:dateUtc="2026-04-27T15:00:00Z">
        <w:r w:rsidDel="007D23AF">
          <w:rPr>
            <w:rFonts w:eastAsia="宋体" w:cs="宋体"/>
            <w:spacing w:val="0"/>
            <w:sz w:val="21"/>
            <w:szCs w:val="21"/>
            <w:lang w:eastAsia="zh-CN"/>
          </w:rPr>
          <w:delText xml:space="preserve"> closed-loop</w:delText>
        </w:r>
      </w:del>
      <w:r>
        <w:rPr>
          <w:rFonts w:eastAsia="宋体" w:cs="宋体"/>
          <w:spacing w:val="0"/>
          <w:sz w:val="21"/>
          <w:szCs w:val="21"/>
          <w:lang w:eastAsia="zh-CN"/>
        </w:rPr>
        <w:t xml:space="preserve"> adaptive spectral sensing. </w:t>
      </w:r>
      <w:bookmarkEnd w:id="27"/>
    </w:p>
    <w:p w14:paraId="68EEF89F" w14:textId="77777777" w:rsidR="000E2711" w:rsidRDefault="000E2711" w:rsidP="00D65C58">
      <w:pPr>
        <w:pStyle w:val="OSABody"/>
        <w:rPr>
          <w:rFonts w:ascii="Times New Roman" w:eastAsiaTheme="minorEastAsia" w:hAnsi="Times New Roman" w:cs="Times New Roman"/>
          <w:spacing w:val="-8"/>
          <w:kern w:val="0"/>
          <w:szCs w:val="21"/>
        </w:rPr>
      </w:pPr>
    </w:p>
    <w:p w14:paraId="32C4DCAE" w14:textId="36A17DD4" w:rsidR="000E2711" w:rsidRPr="00FA371A" w:rsidRDefault="000E2711" w:rsidP="000E2711">
      <w:pPr>
        <w:rPr>
          <w:rFonts w:eastAsiaTheme="minorEastAsia"/>
          <w:b/>
          <w:bCs/>
          <w:sz w:val="21"/>
          <w:szCs w:val="21"/>
          <w:lang w:eastAsia="zh-CN"/>
        </w:rPr>
      </w:pPr>
      <w:r>
        <w:rPr>
          <w:rFonts w:eastAsiaTheme="minorEastAsia"/>
          <w:b/>
          <w:bCs/>
          <w:sz w:val="21"/>
          <w:szCs w:val="21"/>
          <w:lang w:eastAsia="zh-CN"/>
        </w:rPr>
        <w:t>A</w:t>
      </w:r>
      <w:r>
        <w:rPr>
          <w:rFonts w:eastAsiaTheme="minorEastAsia" w:hint="eastAsia"/>
          <w:b/>
          <w:bCs/>
          <w:sz w:val="21"/>
          <w:szCs w:val="21"/>
          <w:lang w:eastAsia="zh-CN"/>
        </w:rPr>
        <w:t>cknowledgement</w:t>
      </w:r>
    </w:p>
    <w:p w14:paraId="7B509B12" w14:textId="65591231" w:rsidR="00D65C58" w:rsidRPr="00D65C58" w:rsidRDefault="00D65C58" w:rsidP="00D65C58">
      <w:pPr>
        <w:pStyle w:val="OSABody"/>
        <w:rPr>
          <w:rFonts w:ascii="Times New Roman" w:eastAsiaTheme="minorEastAsia" w:hAnsi="Times New Roman" w:cs="Times New Roman"/>
          <w:spacing w:val="-8"/>
          <w:kern w:val="0"/>
          <w:szCs w:val="21"/>
        </w:rPr>
      </w:pPr>
      <w:r>
        <w:rPr>
          <w:rFonts w:ascii="Times New Roman" w:eastAsiaTheme="minorEastAsia" w:hAnsi="Times New Roman" w:cs="Times New Roman"/>
          <w:spacing w:val="-8"/>
          <w:kern w:val="0"/>
          <w:szCs w:val="21"/>
        </w:rPr>
        <w:t>We acknowledge the support from the Ningbo Public Welfare Research Program Project (2024Z234),</w:t>
      </w:r>
      <w:r>
        <w:rPr>
          <w:rFonts w:hint="eastAsia"/>
        </w:rPr>
        <w:t xml:space="preserve"> </w:t>
      </w:r>
      <w:r>
        <w:rPr>
          <w:rFonts w:ascii="Times New Roman" w:eastAsiaTheme="minorEastAsia" w:hAnsi="Times New Roman" w:cs="Times New Roman" w:hint="eastAsia"/>
          <w:spacing w:val="-8"/>
          <w:kern w:val="0"/>
          <w:szCs w:val="21"/>
        </w:rPr>
        <w:t>Zhejiang Provincial Major Science and Technology Plan Project</w:t>
      </w:r>
      <w:r>
        <w:rPr>
          <w:rFonts w:ascii="Times New Roman" w:eastAsiaTheme="minorEastAsia" w:hAnsi="Times New Roman" w:cs="Times New Roman" w:hint="eastAsia"/>
          <w:spacing w:val="-8"/>
          <w:kern w:val="0"/>
          <w:szCs w:val="21"/>
        </w:rPr>
        <w:t>（</w:t>
      </w:r>
      <w:r>
        <w:rPr>
          <w:rFonts w:ascii="Times New Roman" w:eastAsiaTheme="minorEastAsia" w:hAnsi="Times New Roman" w:cs="Times New Roman" w:hint="eastAsia"/>
          <w:spacing w:val="-8"/>
          <w:kern w:val="0"/>
          <w:szCs w:val="21"/>
        </w:rPr>
        <w:t>2026LDC01015(JT),</w:t>
      </w:r>
      <w:r>
        <w:rPr>
          <w:rFonts w:ascii="Times New Roman" w:eastAsiaTheme="minorEastAsia" w:hAnsi="Times New Roman" w:cs="Times New Roman"/>
          <w:spacing w:val="-8"/>
          <w:kern w:val="0"/>
          <w:szCs w:val="21"/>
        </w:rPr>
        <w:t xml:space="preserve"> the “Pioneer and </w:t>
      </w:r>
      <w:r>
        <w:rPr>
          <w:rFonts w:ascii="Times New Roman" w:eastAsiaTheme="minorEastAsia" w:hAnsi="Times New Roman" w:cs="Times New Roman"/>
          <w:spacing w:val="-8"/>
          <w:kern w:val="0"/>
          <w:szCs w:val="21"/>
        </w:rPr>
        <w:lastRenderedPageBreak/>
        <w:t>Leading Goose” R&amp;D Program of Zhejiang (Nos. 2025C02159, 2025C02140, 2025C02159, 2023C03083, 2024C03045, 2024Z146), the National Natural Science Foundation of China (W2412107, 91233208, 62105284), the National Key Research and Development Program of China (2022YFB2804100, 2022YFC3601002), Ningbo Science and Technology Project (Nos. 2020Z077, 2023Z179, 2023Z122, 2024Z146), Science and Technology Plan Key Project of Taizhou City (24gyz01), Ningbo Top Medical and Health Research Program (No.2022020506), the Special Development Fund of Shanghai Zhangjiang Science City, the Special Development Fund of Hangzhou Chengxi Sci-tech Innovation Corridor, and the Fundamental Research Funds for the Central Universities (226-2024-00150). National Ten Thousand Talent Program (Young Talents)</w:t>
      </w:r>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109" w:name="_Ref225085922"/>
      <w:r>
        <w:rPr>
          <w:rFonts w:eastAsiaTheme="minorEastAsia"/>
          <w:sz w:val="21"/>
          <w:szCs w:val="21"/>
          <w:lang w:eastAsia="zh-CN"/>
        </w:rPr>
        <w:t>Cui X, Nigmatulin F, Wang L, et al. Miniaturized spectral sensing with a tunable optoelectronic interface[J]. Science advances, 2025, 11(4): eado6886.</w:t>
      </w:r>
      <w:bookmarkEnd w:id="109"/>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110" w:name="_Ref225085940"/>
      <w:r>
        <w:rPr>
          <w:rFonts w:eastAsiaTheme="minorEastAsia"/>
          <w:sz w:val="21"/>
          <w:szCs w:val="21"/>
          <w:lang w:eastAsia="zh-CN"/>
        </w:rPr>
        <w:t>Zhang D, Hou L, Lv L, et al. Precision agriculture: temporal and spatial modeling of wheat canopy spectral characteristics[J]. Agriculture, 2025, 15(3): 326.</w:t>
      </w:r>
      <w:bookmarkEnd w:id="110"/>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111" w:name="_Ref225085943"/>
      <w:r>
        <w:rPr>
          <w:rFonts w:eastAsiaTheme="minorEastAsia"/>
          <w:sz w:val="21"/>
          <w:szCs w:val="21"/>
          <w:lang w:eastAsia="zh-CN"/>
        </w:rPr>
        <w:t>Oberski T, Walendzik B, Szejnfeld M. The monitoring of macroplastic waste in selected environment with UAV and multispectral imaging[J]. Sustainability, 2025, 17(5): 1997.</w:t>
      </w:r>
      <w:bookmarkEnd w:id="111"/>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112" w:name="_Ref225085948"/>
      <w:r>
        <w:rPr>
          <w:rFonts w:eastAsiaTheme="minorEastAsia"/>
          <w:sz w:val="21"/>
          <w:szCs w:val="21"/>
          <w:lang w:eastAsia="zh-CN"/>
        </w:rPr>
        <w:t>Zou X, Shen Y, Jiao C, et al. Label-free resonance Raman spectral imaging reveals magnesium microsphere therapy attenuates oxidative damage in knee osteoarthritic rats[J]. Spectrochimica Acta Part A: Molecular and Biomolecular Spectroscopy, 2026: 127743.</w:t>
      </w:r>
      <w:bookmarkEnd w:id="112"/>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113" w:name="_Ref225085959"/>
      <w:r>
        <w:rPr>
          <w:rFonts w:eastAsiaTheme="minorEastAsia"/>
          <w:sz w:val="21"/>
          <w:szCs w:val="21"/>
          <w:lang w:eastAsia="zh-CN"/>
        </w:rPr>
        <w:t>Liu W, Xu S, Lee C. Ultracompact on-chip spectral shaping using pixelated nano-opto-electro-mechanical gratings[J]. Science, 2025, 389(6762): 806-810.</w:t>
      </w:r>
      <w:bookmarkEnd w:id="113"/>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114" w:name="_Ref225085964"/>
      <w:r>
        <w:rPr>
          <w:rFonts w:eastAsiaTheme="minorEastAsia"/>
          <w:sz w:val="21"/>
          <w:szCs w:val="21"/>
          <w:lang w:eastAsia="zh-CN"/>
        </w:rPr>
        <w:t>Grotevent M J, Yakunin S, Bachmann D, et al. Integrated photodetectors for compact Fourier-transform waveguide spectrometers[J]. Nature Photonics, 2023, 17(1): 59-64.</w:t>
      </w:r>
      <w:bookmarkEnd w:id="114"/>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115" w:name="_Ref225086333"/>
      <w:r>
        <w:rPr>
          <w:rFonts w:eastAsiaTheme="minorEastAsia"/>
          <w:sz w:val="21"/>
          <w:szCs w:val="21"/>
          <w:lang w:eastAsia="zh-CN"/>
        </w:rPr>
        <w:t>Hong D, Li C, Yokoya N, et al. Hyperspectral imaging[J]. Nature Reviews Methods Primers, 2026, 6(1): 19.</w:t>
      </w:r>
      <w:bookmarkEnd w:id="115"/>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116" w:name="_Ref225087403"/>
      <w:r>
        <w:rPr>
          <w:rFonts w:eastAsiaTheme="minorEastAsia"/>
          <w:sz w:val="21"/>
          <w:szCs w:val="21"/>
          <w:lang w:eastAsia="zh-CN"/>
        </w:rPr>
        <w:t>Cui K, Huang Y. On-chip spectral imaging and sensing transition towards marketable technologies[J]. Nature Reviews Electrical Engineering, 2025, 2(3): 151-152.</w:t>
      </w:r>
      <w:bookmarkEnd w:id="116"/>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117" w:name="_Ref225087441"/>
      <w:r>
        <w:rPr>
          <w:rFonts w:eastAsiaTheme="minorEastAsia"/>
          <w:sz w:val="21"/>
          <w:szCs w:val="21"/>
          <w:lang w:eastAsia="zh-CN"/>
        </w:rPr>
        <w:t>Chen Z, Qu G, He Z, et al. Single‐Pixel Multispectral Imaging With Customized Pixelated Spectral Mask Plate[J]. Laser &amp; Photonics Reviews, 2026: e03207.</w:t>
      </w:r>
      <w:bookmarkEnd w:id="117"/>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118" w:name="_Ref225086728"/>
      <w:r>
        <w:rPr>
          <w:rFonts w:eastAsiaTheme="minorEastAsia"/>
          <w:sz w:val="21"/>
          <w:szCs w:val="21"/>
          <w:lang w:eastAsia="zh-CN"/>
        </w:rPr>
        <w:t>Hong D, Zhang B, Li X, et al. SpectralGPT: Spectral remote sensing foundation model[J]. IEEE transactions on pattern analysis and machine intelligence, 2024, 46(8): 5227-5244.</w:t>
      </w:r>
      <w:bookmarkEnd w:id="118"/>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119" w:name="_Ref225086346"/>
      <w:r>
        <w:rPr>
          <w:rFonts w:eastAsiaTheme="minorEastAsia"/>
          <w:sz w:val="21"/>
          <w:szCs w:val="21"/>
          <w:lang w:eastAsia="zh-CN"/>
        </w:rPr>
        <w:t>Hua X, Wang Y, Wang S, et al. Ultra-compact snapshot spectral light-field imaging[J]. Nature communications, 2022, 13(1): 2732.</w:t>
      </w:r>
      <w:bookmarkEnd w:id="119"/>
    </w:p>
    <w:p w14:paraId="066DB0B3" w14:textId="41099426" w:rsidR="00DB6919" w:rsidRPr="00544283" w:rsidRDefault="00DB6919" w:rsidP="00DB6919">
      <w:pPr>
        <w:pStyle w:val="af2"/>
        <w:numPr>
          <w:ilvl w:val="0"/>
          <w:numId w:val="1"/>
        </w:numPr>
        <w:ind w:firstLineChars="0"/>
        <w:jc w:val="both"/>
        <w:rPr>
          <w:rFonts w:eastAsiaTheme="minorEastAsia"/>
          <w:sz w:val="21"/>
          <w:szCs w:val="21"/>
          <w:lang w:eastAsia="zh-CN"/>
        </w:rPr>
      </w:pPr>
      <w:bookmarkStart w:id="120" w:name="_Ref225086429"/>
      <w:r>
        <w:rPr>
          <w:rFonts w:eastAsiaTheme="minorEastAsia"/>
          <w:sz w:val="21"/>
          <w:szCs w:val="21"/>
          <w:lang w:eastAsia="zh-CN"/>
        </w:rPr>
        <w:t>Yao Z, Liu S, Wang Y, et al. Integrated lithium niobate photonics for sub-ångström snapshot spectroscopy[J]. Nature, 2025, 646(8085): 567-575.</w:t>
      </w:r>
      <w:bookmarkEnd w:id="120"/>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121" w:name="_Ref225086443"/>
      <w:r>
        <w:rPr>
          <w:rFonts w:eastAsiaTheme="minorEastAsia"/>
          <w:sz w:val="21"/>
          <w:szCs w:val="21"/>
          <w:lang w:eastAsia="zh-CN"/>
        </w:rPr>
        <w:t>Zhou P, Lv Y, Zheng Y, et al. CTIS spectral image reconstruction technology based on slit-scanning architecture[J]. Optics Express, 2024, 32(14): 25276-25291.</w:t>
      </w:r>
      <w:bookmarkEnd w:id="121"/>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122" w:name="_Ref225086565"/>
      <w:r>
        <w:rPr>
          <w:rFonts w:eastAsiaTheme="minorEastAsia"/>
          <w:sz w:val="21"/>
          <w:szCs w:val="21"/>
          <w:lang w:eastAsia="zh-CN"/>
        </w:rPr>
        <w:t>Adhikari S, Gross N, Wilson K S, et al. On-chip lock-in detection for ultrafast spectroscopy of single particles[J]. The Journal of Physical Chemistry C, 2024, 128(21): 8708-8715.</w:t>
      </w:r>
      <w:bookmarkEnd w:id="122"/>
    </w:p>
    <w:p w14:paraId="0C8D9387" w14:textId="7B2B12C2" w:rsidR="00B66FDF" w:rsidRDefault="00B66FDF" w:rsidP="007624E9">
      <w:pPr>
        <w:pStyle w:val="af2"/>
        <w:numPr>
          <w:ilvl w:val="0"/>
          <w:numId w:val="1"/>
        </w:numPr>
        <w:ind w:firstLineChars="0"/>
        <w:jc w:val="both"/>
        <w:rPr>
          <w:rFonts w:eastAsiaTheme="minorEastAsia"/>
          <w:sz w:val="21"/>
          <w:szCs w:val="21"/>
          <w:lang w:eastAsia="zh-CN"/>
        </w:rPr>
      </w:pPr>
      <w:bookmarkStart w:id="123" w:name="_Ref225433401"/>
      <w:r>
        <w:rPr>
          <w:rFonts w:eastAsiaTheme="minorEastAsia"/>
          <w:sz w:val="21"/>
          <w:szCs w:val="21"/>
          <w:lang w:eastAsia="zh-CN"/>
        </w:rPr>
        <w:t>J. I. Park, M. H. Lee, M. D. Grossberg, et al. 2007 IEEE 11th International Conference on Computer Vision. IEEE, 2007: 1-8.</w:t>
      </w:r>
      <w:bookmarkEnd w:id="123"/>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124" w:name="_Ref225087173"/>
      <w:r>
        <w:rPr>
          <w:rFonts w:eastAsiaTheme="minorEastAsia"/>
          <w:sz w:val="21"/>
          <w:szCs w:val="21"/>
          <w:lang w:eastAsia="zh-CN"/>
        </w:rPr>
        <w:t>Shao Z, Huang G, Mielczarek A, et al. Robust spectral sensor for standoff biometric detection[J]. Nature Sensors, 2026: 1-8.</w:t>
      </w:r>
      <w:bookmarkEnd w:id="124"/>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125" w:name="_Ref225087125"/>
      <w:r>
        <w:rPr>
          <w:rFonts w:eastAsiaTheme="minorEastAsia"/>
          <w:sz w:val="21"/>
          <w:szCs w:val="21"/>
          <w:lang w:eastAsia="zh-CN"/>
        </w:rPr>
        <w:lastRenderedPageBreak/>
        <w:t>Wörner H J, Wolf J P. Ultrafast spectroscopy of liquids using extreme-ultraviolet to soft-X-ray pulses[J]. Nature Reviews Chemistry, 2025, 9(3): 185-199.</w:t>
      </w:r>
      <w:bookmarkEnd w:id="125"/>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126" w:name="_Ref225087076"/>
      <w:r>
        <w:rPr>
          <w:rFonts w:eastAsiaTheme="minorEastAsia"/>
          <w:sz w:val="21"/>
          <w:szCs w:val="21"/>
          <w:lang w:eastAsia="zh-CN"/>
        </w:rPr>
        <w:t>Yu H, Memon M H, Yao M, et al. A miniaturized cascaded-diode-array spectral imager[J]. Nature Photonics, 2025, 19(12): 1322-1329.</w:t>
      </w:r>
      <w:bookmarkEnd w:id="126"/>
    </w:p>
    <w:p w14:paraId="70359674" w14:textId="6AC3F365" w:rsidR="00D63AF4" w:rsidRPr="00544283" w:rsidRDefault="00D63AF4" w:rsidP="00D63AF4">
      <w:pPr>
        <w:pStyle w:val="af2"/>
        <w:numPr>
          <w:ilvl w:val="0"/>
          <w:numId w:val="1"/>
        </w:numPr>
        <w:ind w:firstLineChars="0"/>
        <w:jc w:val="both"/>
        <w:rPr>
          <w:rFonts w:eastAsiaTheme="minorEastAsia"/>
          <w:sz w:val="21"/>
          <w:szCs w:val="21"/>
          <w:lang w:eastAsia="zh-CN"/>
        </w:rPr>
      </w:pPr>
      <w:bookmarkStart w:id="127" w:name="_Ref225086928"/>
      <w:r>
        <w:rPr>
          <w:rFonts w:eastAsiaTheme="minorEastAsia"/>
          <w:sz w:val="21"/>
          <w:szCs w:val="21"/>
          <w:lang w:eastAsia="zh-CN"/>
        </w:rPr>
        <w:t>Yu B, Liang J, Wang Z, et al. Active hyperspectral imaging using an event camera[C]//Proceedings of the Computer Vision and Pattern Recognition Conference. 2025: 929-939.</w:t>
      </w:r>
      <w:bookmarkEnd w:id="127"/>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128" w:name="_Ref225086920"/>
      <w:r>
        <w:rPr>
          <w:rFonts w:eastAsiaTheme="minorEastAsia"/>
          <w:sz w:val="21"/>
          <w:szCs w:val="21"/>
          <w:lang w:eastAsia="zh-CN"/>
        </w:rPr>
        <w:t>Cao Y, Bao H, Peng L, et al. Single-Photon-Camera-Based Time and Spatially Resolved Electroluminescence Spectroscopy for Micro-LED Analysis[J]. ACS Photonics, 2024, 11(2): 731-736.</w:t>
      </w:r>
      <w:bookmarkEnd w:id="128"/>
    </w:p>
    <w:p w14:paraId="2ABA4E8C" w14:textId="60631EF4" w:rsidR="00D63AF4" w:rsidRPr="00544283" w:rsidRDefault="00D63AF4" w:rsidP="00544283">
      <w:pPr>
        <w:pStyle w:val="af2"/>
        <w:numPr>
          <w:ilvl w:val="0"/>
          <w:numId w:val="1"/>
        </w:numPr>
        <w:ind w:firstLineChars="0"/>
        <w:jc w:val="both"/>
        <w:rPr>
          <w:rFonts w:eastAsiaTheme="minorEastAsia"/>
          <w:sz w:val="21"/>
          <w:szCs w:val="21"/>
          <w:lang w:eastAsia="zh-CN"/>
        </w:rPr>
      </w:pPr>
      <w:bookmarkStart w:id="129" w:name="_Ref225086994"/>
      <w:r>
        <w:rPr>
          <w:rFonts w:eastAsiaTheme="minorEastAsia"/>
          <w:sz w:val="21"/>
          <w:szCs w:val="21"/>
          <w:lang w:eastAsia="zh-CN"/>
        </w:rPr>
        <w:t>Yuan Y, Sun R, Xie X, et al. Multispectral imaging colorimetric measurement method with illumination-adaptive white calibration[J]. JOSA A, 2025, 42(7): 898-907.</w:t>
      </w:r>
      <w:bookmarkEnd w:id="129"/>
    </w:p>
    <w:sectPr w:rsidR="00D63AF4" w:rsidRPr="005442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0CF9" w14:textId="77777777" w:rsidR="004B03D5" w:rsidRDefault="004B03D5" w:rsidP="00872910">
      <w:r>
        <w:separator/>
      </w:r>
    </w:p>
  </w:endnote>
  <w:endnote w:type="continuationSeparator" w:id="0">
    <w:p w14:paraId="77D6769B" w14:textId="77777777" w:rsidR="004B03D5" w:rsidRDefault="004B03D5"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DF8F" w14:textId="77777777" w:rsidR="004B03D5" w:rsidRDefault="004B03D5" w:rsidP="00872910">
      <w:r>
        <w:separator/>
      </w:r>
    </w:p>
  </w:footnote>
  <w:footnote w:type="continuationSeparator" w:id="0">
    <w:p w14:paraId="6B27F1CF" w14:textId="77777777" w:rsidR="004B03D5" w:rsidRDefault="004B03D5"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bguo">
    <w15:presenceInfo w15:providerId="None" w15:userId="tbguo"/>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mwqAUAPjgUFCwAAAA="/>
  </w:docVars>
  <w:rsids>
    <w:rsidRoot w:val="00BD525D"/>
    <w:rsid w:val="000007F1"/>
    <w:rsid w:val="00001145"/>
    <w:rsid w:val="00001849"/>
    <w:rsid w:val="00002C37"/>
    <w:rsid w:val="0000360E"/>
    <w:rsid w:val="00003FA5"/>
    <w:rsid w:val="000061FD"/>
    <w:rsid w:val="00006CDA"/>
    <w:rsid w:val="000072EE"/>
    <w:rsid w:val="00007610"/>
    <w:rsid w:val="000102CA"/>
    <w:rsid w:val="00010620"/>
    <w:rsid w:val="00011E23"/>
    <w:rsid w:val="00013261"/>
    <w:rsid w:val="00014526"/>
    <w:rsid w:val="0001462D"/>
    <w:rsid w:val="0001532B"/>
    <w:rsid w:val="000164F2"/>
    <w:rsid w:val="000212CD"/>
    <w:rsid w:val="00022FB2"/>
    <w:rsid w:val="0002413E"/>
    <w:rsid w:val="0002604A"/>
    <w:rsid w:val="00026F58"/>
    <w:rsid w:val="00027A72"/>
    <w:rsid w:val="00030199"/>
    <w:rsid w:val="0003127B"/>
    <w:rsid w:val="000313A0"/>
    <w:rsid w:val="00031CB1"/>
    <w:rsid w:val="00033FB5"/>
    <w:rsid w:val="000343C9"/>
    <w:rsid w:val="00047DFA"/>
    <w:rsid w:val="00050D80"/>
    <w:rsid w:val="00053156"/>
    <w:rsid w:val="00053A9B"/>
    <w:rsid w:val="0006527B"/>
    <w:rsid w:val="0006694C"/>
    <w:rsid w:val="00066BA8"/>
    <w:rsid w:val="00070DFF"/>
    <w:rsid w:val="00071B23"/>
    <w:rsid w:val="000721EA"/>
    <w:rsid w:val="00076B98"/>
    <w:rsid w:val="00081B38"/>
    <w:rsid w:val="00081C77"/>
    <w:rsid w:val="00082A25"/>
    <w:rsid w:val="00082A66"/>
    <w:rsid w:val="00085424"/>
    <w:rsid w:val="00090579"/>
    <w:rsid w:val="00090C84"/>
    <w:rsid w:val="00094EC5"/>
    <w:rsid w:val="0009518E"/>
    <w:rsid w:val="00095419"/>
    <w:rsid w:val="00097C8E"/>
    <w:rsid w:val="000A02FA"/>
    <w:rsid w:val="000A3657"/>
    <w:rsid w:val="000B06A5"/>
    <w:rsid w:val="000B2A41"/>
    <w:rsid w:val="000B3CA3"/>
    <w:rsid w:val="000B4CC6"/>
    <w:rsid w:val="000B5DFC"/>
    <w:rsid w:val="000B6214"/>
    <w:rsid w:val="000C0B42"/>
    <w:rsid w:val="000C31DC"/>
    <w:rsid w:val="000C4078"/>
    <w:rsid w:val="000D3309"/>
    <w:rsid w:val="000D3AC6"/>
    <w:rsid w:val="000D4513"/>
    <w:rsid w:val="000D7019"/>
    <w:rsid w:val="000E0B6E"/>
    <w:rsid w:val="000E2711"/>
    <w:rsid w:val="000E2CB8"/>
    <w:rsid w:val="000F0C16"/>
    <w:rsid w:val="000F1191"/>
    <w:rsid w:val="000F2E9C"/>
    <w:rsid w:val="000F564C"/>
    <w:rsid w:val="000F6CF7"/>
    <w:rsid w:val="001034AE"/>
    <w:rsid w:val="00103EE5"/>
    <w:rsid w:val="00104BE4"/>
    <w:rsid w:val="0010555A"/>
    <w:rsid w:val="001058A2"/>
    <w:rsid w:val="00105D0A"/>
    <w:rsid w:val="001067E6"/>
    <w:rsid w:val="0010690C"/>
    <w:rsid w:val="00112ED2"/>
    <w:rsid w:val="0011306A"/>
    <w:rsid w:val="00113604"/>
    <w:rsid w:val="00113660"/>
    <w:rsid w:val="001137F3"/>
    <w:rsid w:val="001148E3"/>
    <w:rsid w:val="0011785D"/>
    <w:rsid w:val="00117DA5"/>
    <w:rsid w:val="00120798"/>
    <w:rsid w:val="00120802"/>
    <w:rsid w:val="00120B00"/>
    <w:rsid w:val="00122346"/>
    <w:rsid w:val="001238F9"/>
    <w:rsid w:val="00123A3F"/>
    <w:rsid w:val="001241EB"/>
    <w:rsid w:val="0012450A"/>
    <w:rsid w:val="00127340"/>
    <w:rsid w:val="00130500"/>
    <w:rsid w:val="0013275F"/>
    <w:rsid w:val="001354C5"/>
    <w:rsid w:val="00135684"/>
    <w:rsid w:val="00136249"/>
    <w:rsid w:val="0014063F"/>
    <w:rsid w:val="00141A2F"/>
    <w:rsid w:val="001435C0"/>
    <w:rsid w:val="00145955"/>
    <w:rsid w:val="00147121"/>
    <w:rsid w:val="00150923"/>
    <w:rsid w:val="00157284"/>
    <w:rsid w:val="00161BF9"/>
    <w:rsid w:val="00162761"/>
    <w:rsid w:val="00164ABB"/>
    <w:rsid w:val="0016549C"/>
    <w:rsid w:val="00165C71"/>
    <w:rsid w:val="00170707"/>
    <w:rsid w:val="00174A3E"/>
    <w:rsid w:val="001751BC"/>
    <w:rsid w:val="001763A3"/>
    <w:rsid w:val="001804F0"/>
    <w:rsid w:val="00184EC6"/>
    <w:rsid w:val="00192084"/>
    <w:rsid w:val="00193DF0"/>
    <w:rsid w:val="00197601"/>
    <w:rsid w:val="001A1120"/>
    <w:rsid w:val="001A3DDD"/>
    <w:rsid w:val="001A4F57"/>
    <w:rsid w:val="001A6A37"/>
    <w:rsid w:val="001B404D"/>
    <w:rsid w:val="001B43AC"/>
    <w:rsid w:val="001B4563"/>
    <w:rsid w:val="001B6480"/>
    <w:rsid w:val="001B724E"/>
    <w:rsid w:val="001C0321"/>
    <w:rsid w:val="001C094C"/>
    <w:rsid w:val="001C4194"/>
    <w:rsid w:val="001C570B"/>
    <w:rsid w:val="001C6FA6"/>
    <w:rsid w:val="001D0594"/>
    <w:rsid w:val="001D0E93"/>
    <w:rsid w:val="001D0FF1"/>
    <w:rsid w:val="001D23DC"/>
    <w:rsid w:val="001D291F"/>
    <w:rsid w:val="001D4EE0"/>
    <w:rsid w:val="001D6C6E"/>
    <w:rsid w:val="001E0A76"/>
    <w:rsid w:val="001E2D44"/>
    <w:rsid w:val="001E526E"/>
    <w:rsid w:val="001E678D"/>
    <w:rsid w:val="001F0433"/>
    <w:rsid w:val="001F05F9"/>
    <w:rsid w:val="001F0A2F"/>
    <w:rsid w:val="001F103E"/>
    <w:rsid w:val="001F4757"/>
    <w:rsid w:val="00202431"/>
    <w:rsid w:val="00203F2E"/>
    <w:rsid w:val="00206092"/>
    <w:rsid w:val="00206CAB"/>
    <w:rsid w:val="00207578"/>
    <w:rsid w:val="002105D3"/>
    <w:rsid w:val="0021083C"/>
    <w:rsid w:val="00210C2C"/>
    <w:rsid w:val="00210DCC"/>
    <w:rsid w:val="00215677"/>
    <w:rsid w:val="00221C33"/>
    <w:rsid w:val="00226BDB"/>
    <w:rsid w:val="00231EA3"/>
    <w:rsid w:val="00232439"/>
    <w:rsid w:val="00235649"/>
    <w:rsid w:val="00236CB6"/>
    <w:rsid w:val="00241C6D"/>
    <w:rsid w:val="00242BF9"/>
    <w:rsid w:val="002451B2"/>
    <w:rsid w:val="0024629A"/>
    <w:rsid w:val="00251A77"/>
    <w:rsid w:val="00252A19"/>
    <w:rsid w:val="0025322A"/>
    <w:rsid w:val="00254658"/>
    <w:rsid w:val="0025580B"/>
    <w:rsid w:val="00264205"/>
    <w:rsid w:val="00271F16"/>
    <w:rsid w:val="00275001"/>
    <w:rsid w:val="00275AB1"/>
    <w:rsid w:val="00277A2A"/>
    <w:rsid w:val="00280140"/>
    <w:rsid w:val="00281949"/>
    <w:rsid w:val="00283578"/>
    <w:rsid w:val="002835DC"/>
    <w:rsid w:val="0028386E"/>
    <w:rsid w:val="002873E0"/>
    <w:rsid w:val="0028775A"/>
    <w:rsid w:val="00290D7F"/>
    <w:rsid w:val="00292256"/>
    <w:rsid w:val="00293CF8"/>
    <w:rsid w:val="00294BCD"/>
    <w:rsid w:val="002973F5"/>
    <w:rsid w:val="00297927"/>
    <w:rsid w:val="002A31C8"/>
    <w:rsid w:val="002A7D7E"/>
    <w:rsid w:val="002B093A"/>
    <w:rsid w:val="002B1474"/>
    <w:rsid w:val="002B73DC"/>
    <w:rsid w:val="002C2A61"/>
    <w:rsid w:val="002C57D6"/>
    <w:rsid w:val="002D0CFB"/>
    <w:rsid w:val="002D1D3B"/>
    <w:rsid w:val="002D2DC3"/>
    <w:rsid w:val="002D304B"/>
    <w:rsid w:val="002D3AF7"/>
    <w:rsid w:val="002D62BA"/>
    <w:rsid w:val="002D7026"/>
    <w:rsid w:val="002E1C08"/>
    <w:rsid w:val="002E1DDA"/>
    <w:rsid w:val="002E2014"/>
    <w:rsid w:val="002E6AF8"/>
    <w:rsid w:val="002F1914"/>
    <w:rsid w:val="002F1D49"/>
    <w:rsid w:val="002F2C72"/>
    <w:rsid w:val="002F38B1"/>
    <w:rsid w:val="002F5121"/>
    <w:rsid w:val="003048D0"/>
    <w:rsid w:val="00306591"/>
    <w:rsid w:val="00306CCE"/>
    <w:rsid w:val="00311A87"/>
    <w:rsid w:val="00313A56"/>
    <w:rsid w:val="003147ED"/>
    <w:rsid w:val="00316015"/>
    <w:rsid w:val="00316083"/>
    <w:rsid w:val="00322701"/>
    <w:rsid w:val="003229AA"/>
    <w:rsid w:val="0033125C"/>
    <w:rsid w:val="003315E2"/>
    <w:rsid w:val="00331C6B"/>
    <w:rsid w:val="0033323C"/>
    <w:rsid w:val="00335F30"/>
    <w:rsid w:val="003419F9"/>
    <w:rsid w:val="0034362E"/>
    <w:rsid w:val="003467DB"/>
    <w:rsid w:val="00346AD3"/>
    <w:rsid w:val="00347253"/>
    <w:rsid w:val="00351E91"/>
    <w:rsid w:val="00352748"/>
    <w:rsid w:val="0035456B"/>
    <w:rsid w:val="003554AD"/>
    <w:rsid w:val="003617C1"/>
    <w:rsid w:val="00361F10"/>
    <w:rsid w:val="00363157"/>
    <w:rsid w:val="00363DAF"/>
    <w:rsid w:val="00366415"/>
    <w:rsid w:val="0036715E"/>
    <w:rsid w:val="00370098"/>
    <w:rsid w:val="00370D56"/>
    <w:rsid w:val="00371485"/>
    <w:rsid w:val="00374212"/>
    <w:rsid w:val="00374AAE"/>
    <w:rsid w:val="003754A3"/>
    <w:rsid w:val="00376E55"/>
    <w:rsid w:val="003804C7"/>
    <w:rsid w:val="00380812"/>
    <w:rsid w:val="00381ED8"/>
    <w:rsid w:val="00382B24"/>
    <w:rsid w:val="00382B9A"/>
    <w:rsid w:val="00383524"/>
    <w:rsid w:val="00383969"/>
    <w:rsid w:val="003845F4"/>
    <w:rsid w:val="00384B02"/>
    <w:rsid w:val="00386F6E"/>
    <w:rsid w:val="003876E2"/>
    <w:rsid w:val="0039268E"/>
    <w:rsid w:val="00396351"/>
    <w:rsid w:val="00396811"/>
    <w:rsid w:val="003A068C"/>
    <w:rsid w:val="003A0C10"/>
    <w:rsid w:val="003A38FB"/>
    <w:rsid w:val="003A3EAB"/>
    <w:rsid w:val="003A5C4A"/>
    <w:rsid w:val="003A752B"/>
    <w:rsid w:val="003A7AAD"/>
    <w:rsid w:val="003A7E7F"/>
    <w:rsid w:val="003B1F49"/>
    <w:rsid w:val="003B24E6"/>
    <w:rsid w:val="003B3FA3"/>
    <w:rsid w:val="003B421A"/>
    <w:rsid w:val="003C22F5"/>
    <w:rsid w:val="003C30AA"/>
    <w:rsid w:val="003C5460"/>
    <w:rsid w:val="003C5624"/>
    <w:rsid w:val="003C6966"/>
    <w:rsid w:val="003C730D"/>
    <w:rsid w:val="003C7438"/>
    <w:rsid w:val="003D022F"/>
    <w:rsid w:val="003D2E67"/>
    <w:rsid w:val="003E09A5"/>
    <w:rsid w:val="003E1354"/>
    <w:rsid w:val="003E3A92"/>
    <w:rsid w:val="003E42DF"/>
    <w:rsid w:val="003E4F6B"/>
    <w:rsid w:val="003F1206"/>
    <w:rsid w:val="003F572B"/>
    <w:rsid w:val="003F6012"/>
    <w:rsid w:val="003F72E2"/>
    <w:rsid w:val="003F7747"/>
    <w:rsid w:val="00404D78"/>
    <w:rsid w:val="00405E1C"/>
    <w:rsid w:val="00406D42"/>
    <w:rsid w:val="004109DE"/>
    <w:rsid w:val="00412A6F"/>
    <w:rsid w:val="004143BD"/>
    <w:rsid w:val="004150C7"/>
    <w:rsid w:val="00417411"/>
    <w:rsid w:val="0041750E"/>
    <w:rsid w:val="00421A8E"/>
    <w:rsid w:val="00426F26"/>
    <w:rsid w:val="004273D1"/>
    <w:rsid w:val="00427BBF"/>
    <w:rsid w:val="00427F2E"/>
    <w:rsid w:val="004343DC"/>
    <w:rsid w:val="004373CD"/>
    <w:rsid w:val="00440AFD"/>
    <w:rsid w:val="004427E5"/>
    <w:rsid w:val="00444C10"/>
    <w:rsid w:val="0044526C"/>
    <w:rsid w:val="00446EBA"/>
    <w:rsid w:val="00450736"/>
    <w:rsid w:val="00451ACE"/>
    <w:rsid w:val="004525D2"/>
    <w:rsid w:val="00454211"/>
    <w:rsid w:val="004573A6"/>
    <w:rsid w:val="0045788A"/>
    <w:rsid w:val="00460160"/>
    <w:rsid w:val="00461D6C"/>
    <w:rsid w:val="0046374D"/>
    <w:rsid w:val="004641EC"/>
    <w:rsid w:val="004676EB"/>
    <w:rsid w:val="00470709"/>
    <w:rsid w:val="004724FA"/>
    <w:rsid w:val="00474982"/>
    <w:rsid w:val="0047524F"/>
    <w:rsid w:val="00475AC3"/>
    <w:rsid w:val="00476650"/>
    <w:rsid w:val="00476FE3"/>
    <w:rsid w:val="0048005C"/>
    <w:rsid w:val="00480300"/>
    <w:rsid w:val="00482839"/>
    <w:rsid w:val="00482DB1"/>
    <w:rsid w:val="00486711"/>
    <w:rsid w:val="00492615"/>
    <w:rsid w:val="0049799A"/>
    <w:rsid w:val="004A0FF1"/>
    <w:rsid w:val="004A42C2"/>
    <w:rsid w:val="004A46BA"/>
    <w:rsid w:val="004A4D63"/>
    <w:rsid w:val="004B03D5"/>
    <w:rsid w:val="004B0C8E"/>
    <w:rsid w:val="004B5C9D"/>
    <w:rsid w:val="004B7EF0"/>
    <w:rsid w:val="004C0AEE"/>
    <w:rsid w:val="004C13EA"/>
    <w:rsid w:val="004C1430"/>
    <w:rsid w:val="004C3751"/>
    <w:rsid w:val="004C4079"/>
    <w:rsid w:val="004D0289"/>
    <w:rsid w:val="004D3F59"/>
    <w:rsid w:val="004D6F2D"/>
    <w:rsid w:val="004E2164"/>
    <w:rsid w:val="004E3574"/>
    <w:rsid w:val="004E5288"/>
    <w:rsid w:val="004E6E28"/>
    <w:rsid w:val="004E7317"/>
    <w:rsid w:val="004F01A7"/>
    <w:rsid w:val="004F17BD"/>
    <w:rsid w:val="004F2CB5"/>
    <w:rsid w:val="004F4FF7"/>
    <w:rsid w:val="004F760A"/>
    <w:rsid w:val="00501345"/>
    <w:rsid w:val="00502133"/>
    <w:rsid w:val="005023F0"/>
    <w:rsid w:val="00502F8C"/>
    <w:rsid w:val="00503D54"/>
    <w:rsid w:val="00506274"/>
    <w:rsid w:val="00506DEA"/>
    <w:rsid w:val="00507660"/>
    <w:rsid w:val="00510191"/>
    <w:rsid w:val="00511BE9"/>
    <w:rsid w:val="00512A7C"/>
    <w:rsid w:val="00513C40"/>
    <w:rsid w:val="00514581"/>
    <w:rsid w:val="00515D51"/>
    <w:rsid w:val="00516A63"/>
    <w:rsid w:val="00516B1E"/>
    <w:rsid w:val="00516CD3"/>
    <w:rsid w:val="005201C6"/>
    <w:rsid w:val="00520986"/>
    <w:rsid w:val="00522286"/>
    <w:rsid w:val="00522315"/>
    <w:rsid w:val="005250F9"/>
    <w:rsid w:val="00525280"/>
    <w:rsid w:val="0052695A"/>
    <w:rsid w:val="00527A39"/>
    <w:rsid w:val="0053020C"/>
    <w:rsid w:val="00530D27"/>
    <w:rsid w:val="0053290B"/>
    <w:rsid w:val="0053338A"/>
    <w:rsid w:val="0053371F"/>
    <w:rsid w:val="00534C46"/>
    <w:rsid w:val="0053779F"/>
    <w:rsid w:val="00544283"/>
    <w:rsid w:val="005465D3"/>
    <w:rsid w:val="00546EC7"/>
    <w:rsid w:val="00547E9D"/>
    <w:rsid w:val="005509E5"/>
    <w:rsid w:val="00550DD9"/>
    <w:rsid w:val="005574CC"/>
    <w:rsid w:val="005633F4"/>
    <w:rsid w:val="00564355"/>
    <w:rsid w:val="005646D5"/>
    <w:rsid w:val="00572526"/>
    <w:rsid w:val="005735E5"/>
    <w:rsid w:val="00573C9E"/>
    <w:rsid w:val="00577A6A"/>
    <w:rsid w:val="00581D2C"/>
    <w:rsid w:val="0058474C"/>
    <w:rsid w:val="00584823"/>
    <w:rsid w:val="00584FEA"/>
    <w:rsid w:val="00586A3F"/>
    <w:rsid w:val="00587FCD"/>
    <w:rsid w:val="00591293"/>
    <w:rsid w:val="005940A5"/>
    <w:rsid w:val="0059457F"/>
    <w:rsid w:val="00595C49"/>
    <w:rsid w:val="00597D0E"/>
    <w:rsid w:val="005A1EEB"/>
    <w:rsid w:val="005A4A3A"/>
    <w:rsid w:val="005A4D1C"/>
    <w:rsid w:val="005A76A5"/>
    <w:rsid w:val="005A7FB3"/>
    <w:rsid w:val="005B0ABA"/>
    <w:rsid w:val="005B212F"/>
    <w:rsid w:val="005B7DEC"/>
    <w:rsid w:val="005C75E6"/>
    <w:rsid w:val="005C7AF5"/>
    <w:rsid w:val="005D00D6"/>
    <w:rsid w:val="005D0518"/>
    <w:rsid w:val="005D3ED4"/>
    <w:rsid w:val="005D4874"/>
    <w:rsid w:val="005D7C89"/>
    <w:rsid w:val="005E2C9C"/>
    <w:rsid w:val="005E687E"/>
    <w:rsid w:val="005F1B56"/>
    <w:rsid w:val="005F2568"/>
    <w:rsid w:val="005F7A86"/>
    <w:rsid w:val="00601426"/>
    <w:rsid w:val="00602883"/>
    <w:rsid w:val="0060293F"/>
    <w:rsid w:val="00602EE9"/>
    <w:rsid w:val="0060328B"/>
    <w:rsid w:val="006045E6"/>
    <w:rsid w:val="006051F2"/>
    <w:rsid w:val="0061386B"/>
    <w:rsid w:val="00613BA6"/>
    <w:rsid w:val="0061623D"/>
    <w:rsid w:val="00617858"/>
    <w:rsid w:val="006179CA"/>
    <w:rsid w:val="00622801"/>
    <w:rsid w:val="00622F8E"/>
    <w:rsid w:val="00624849"/>
    <w:rsid w:val="00625423"/>
    <w:rsid w:val="006258D5"/>
    <w:rsid w:val="0062717B"/>
    <w:rsid w:val="00632FE5"/>
    <w:rsid w:val="00633702"/>
    <w:rsid w:val="00634C49"/>
    <w:rsid w:val="00640733"/>
    <w:rsid w:val="00642728"/>
    <w:rsid w:val="006445AA"/>
    <w:rsid w:val="00644748"/>
    <w:rsid w:val="00646739"/>
    <w:rsid w:val="00646EEE"/>
    <w:rsid w:val="00647542"/>
    <w:rsid w:val="00650899"/>
    <w:rsid w:val="00656E76"/>
    <w:rsid w:val="00661B2E"/>
    <w:rsid w:val="00662E82"/>
    <w:rsid w:val="00663460"/>
    <w:rsid w:val="00663930"/>
    <w:rsid w:val="0067016F"/>
    <w:rsid w:val="00672EAB"/>
    <w:rsid w:val="00673979"/>
    <w:rsid w:val="006759D4"/>
    <w:rsid w:val="00677FE9"/>
    <w:rsid w:val="0068456E"/>
    <w:rsid w:val="00687919"/>
    <w:rsid w:val="00687F5A"/>
    <w:rsid w:val="006901DB"/>
    <w:rsid w:val="00695559"/>
    <w:rsid w:val="0069621F"/>
    <w:rsid w:val="0069680E"/>
    <w:rsid w:val="00697A13"/>
    <w:rsid w:val="006A109F"/>
    <w:rsid w:val="006A152A"/>
    <w:rsid w:val="006A1604"/>
    <w:rsid w:val="006A7F04"/>
    <w:rsid w:val="006B0CF7"/>
    <w:rsid w:val="006B387D"/>
    <w:rsid w:val="006B500F"/>
    <w:rsid w:val="006B6DFC"/>
    <w:rsid w:val="006B6E14"/>
    <w:rsid w:val="006C0877"/>
    <w:rsid w:val="006C17D6"/>
    <w:rsid w:val="006C27FE"/>
    <w:rsid w:val="006C2C6C"/>
    <w:rsid w:val="006C36BF"/>
    <w:rsid w:val="006C3C6E"/>
    <w:rsid w:val="006C6C80"/>
    <w:rsid w:val="006D0A7E"/>
    <w:rsid w:val="006D7B24"/>
    <w:rsid w:val="006E0B65"/>
    <w:rsid w:val="006E2DD4"/>
    <w:rsid w:val="006E3971"/>
    <w:rsid w:val="006E46D7"/>
    <w:rsid w:val="006E5C80"/>
    <w:rsid w:val="006E6ACF"/>
    <w:rsid w:val="006F016B"/>
    <w:rsid w:val="006F1B11"/>
    <w:rsid w:val="006F2E1D"/>
    <w:rsid w:val="006F40B5"/>
    <w:rsid w:val="006F5A21"/>
    <w:rsid w:val="006F7B37"/>
    <w:rsid w:val="0070016B"/>
    <w:rsid w:val="007009FF"/>
    <w:rsid w:val="00704062"/>
    <w:rsid w:val="00704134"/>
    <w:rsid w:val="0070618C"/>
    <w:rsid w:val="007120B0"/>
    <w:rsid w:val="00712EBD"/>
    <w:rsid w:val="00714321"/>
    <w:rsid w:val="00714D51"/>
    <w:rsid w:val="007168E9"/>
    <w:rsid w:val="00717CEB"/>
    <w:rsid w:val="0072244D"/>
    <w:rsid w:val="00724E78"/>
    <w:rsid w:val="007264E5"/>
    <w:rsid w:val="0073403F"/>
    <w:rsid w:val="00734223"/>
    <w:rsid w:val="007412F8"/>
    <w:rsid w:val="0074176B"/>
    <w:rsid w:val="007426E3"/>
    <w:rsid w:val="0074390D"/>
    <w:rsid w:val="007450BD"/>
    <w:rsid w:val="0075042B"/>
    <w:rsid w:val="007513F4"/>
    <w:rsid w:val="00751B04"/>
    <w:rsid w:val="00753233"/>
    <w:rsid w:val="00755669"/>
    <w:rsid w:val="0076180A"/>
    <w:rsid w:val="00761A07"/>
    <w:rsid w:val="00761DDE"/>
    <w:rsid w:val="007624E9"/>
    <w:rsid w:val="00766A5C"/>
    <w:rsid w:val="00766AA3"/>
    <w:rsid w:val="007679A0"/>
    <w:rsid w:val="007700D6"/>
    <w:rsid w:val="00770D2B"/>
    <w:rsid w:val="00771AE3"/>
    <w:rsid w:val="00771FB8"/>
    <w:rsid w:val="00772332"/>
    <w:rsid w:val="0077375F"/>
    <w:rsid w:val="00773ED5"/>
    <w:rsid w:val="00776415"/>
    <w:rsid w:val="00781AF3"/>
    <w:rsid w:val="00782B6D"/>
    <w:rsid w:val="00783426"/>
    <w:rsid w:val="007840B2"/>
    <w:rsid w:val="00786B50"/>
    <w:rsid w:val="00786BC2"/>
    <w:rsid w:val="00787ECE"/>
    <w:rsid w:val="00790729"/>
    <w:rsid w:val="00790912"/>
    <w:rsid w:val="007909F5"/>
    <w:rsid w:val="00792901"/>
    <w:rsid w:val="00793B6E"/>
    <w:rsid w:val="00794540"/>
    <w:rsid w:val="0079768F"/>
    <w:rsid w:val="007978DF"/>
    <w:rsid w:val="007A0089"/>
    <w:rsid w:val="007A154A"/>
    <w:rsid w:val="007A226C"/>
    <w:rsid w:val="007A232E"/>
    <w:rsid w:val="007A54C5"/>
    <w:rsid w:val="007A68B4"/>
    <w:rsid w:val="007B1356"/>
    <w:rsid w:val="007B209B"/>
    <w:rsid w:val="007B22FF"/>
    <w:rsid w:val="007B2C9C"/>
    <w:rsid w:val="007B6D26"/>
    <w:rsid w:val="007B7BA2"/>
    <w:rsid w:val="007C2DF3"/>
    <w:rsid w:val="007C49AE"/>
    <w:rsid w:val="007C4C2E"/>
    <w:rsid w:val="007C4D2E"/>
    <w:rsid w:val="007C4DA0"/>
    <w:rsid w:val="007C5F02"/>
    <w:rsid w:val="007D1C1D"/>
    <w:rsid w:val="007D23AF"/>
    <w:rsid w:val="007D2455"/>
    <w:rsid w:val="007D7189"/>
    <w:rsid w:val="007E1680"/>
    <w:rsid w:val="007E4320"/>
    <w:rsid w:val="007E4CA1"/>
    <w:rsid w:val="007F13A8"/>
    <w:rsid w:val="007F160C"/>
    <w:rsid w:val="007F26E8"/>
    <w:rsid w:val="007F74BF"/>
    <w:rsid w:val="00800D5F"/>
    <w:rsid w:val="00802B85"/>
    <w:rsid w:val="00802DF5"/>
    <w:rsid w:val="00805DF4"/>
    <w:rsid w:val="00806EB3"/>
    <w:rsid w:val="008077C3"/>
    <w:rsid w:val="00807902"/>
    <w:rsid w:val="0081326E"/>
    <w:rsid w:val="00815F48"/>
    <w:rsid w:val="008227DD"/>
    <w:rsid w:val="00822EA1"/>
    <w:rsid w:val="00826D71"/>
    <w:rsid w:val="00830CB3"/>
    <w:rsid w:val="00834F79"/>
    <w:rsid w:val="00835782"/>
    <w:rsid w:val="00837481"/>
    <w:rsid w:val="008442C0"/>
    <w:rsid w:val="008452E5"/>
    <w:rsid w:val="00845E01"/>
    <w:rsid w:val="00847CA4"/>
    <w:rsid w:val="00851A9B"/>
    <w:rsid w:val="00855056"/>
    <w:rsid w:val="008560F9"/>
    <w:rsid w:val="00856945"/>
    <w:rsid w:val="00856A90"/>
    <w:rsid w:val="008572B0"/>
    <w:rsid w:val="00857BA6"/>
    <w:rsid w:val="00861EE9"/>
    <w:rsid w:val="00864B7A"/>
    <w:rsid w:val="00866590"/>
    <w:rsid w:val="00867055"/>
    <w:rsid w:val="0087207D"/>
    <w:rsid w:val="00872910"/>
    <w:rsid w:val="0087493D"/>
    <w:rsid w:val="00876C37"/>
    <w:rsid w:val="008805F9"/>
    <w:rsid w:val="00880878"/>
    <w:rsid w:val="00881CA2"/>
    <w:rsid w:val="0088258D"/>
    <w:rsid w:val="00883893"/>
    <w:rsid w:val="00883E12"/>
    <w:rsid w:val="00885B4C"/>
    <w:rsid w:val="00886A3F"/>
    <w:rsid w:val="00886CFD"/>
    <w:rsid w:val="00887994"/>
    <w:rsid w:val="0089006E"/>
    <w:rsid w:val="0089072B"/>
    <w:rsid w:val="0089148F"/>
    <w:rsid w:val="0089232E"/>
    <w:rsid w:val="008946A8"/>
    <w:rsid w:val="008955BE"/>
    <w:rsid w:val="00897978"/>
    <w:rsid w:val="008A0804"/>
    <w:rsid w:val="008A0B0C"/>
    <w:rsid w:val="008A2564"/>
    <w:rsid w:val="008A2840"/>
    <w:rsid w:val="008A3235"/>
    <w:rsid w:val="008A363C"/>
    <w:rsid w:val="008A4DD6"/>
    <w:rsid w:val="008A581B"/>
    <w:rsid w:val="008B32A0"/>
    <w:rsid w:val="008B6856"/>
    <w:rsid w:val="008B71B1"/>
    <w:rsid w:val="008C1025"/>
    <w:rsid w:val="008C4CFD"/>
    <w:rsid w:val="008C4E97"/>
    <w:rsid w:val="008C4F69"/>
    <w:rsid w:val="008C56EC"/>
    <w:rsid w:val="008C6BA7"/>
    <w:rsid w:val="008C7165"/>
    <w:rsid w:val="008D2415"/>
    <w:rsid w:val="008D4E11"/>
    <w:rsid w:val="008E018D"/>
    <w:rsid w:val="008E0CD1"/>
    <w:rsid w:val="008E3C63"/>
    <w:rsid w:val="008E4968"/>
    <w:rsid w:val="008E71C1"/>
    <w:rsid w:val="008F0AE8"/>
    <w:rsid w:val="008F552E"/>
    <w:rsid w:val="009006FE"/>
    <w:rsid w:val="00900C45"/>
    <w:rsid w:val="00901C0D"/>
    <w:rsid w:val="009022B2"/>
    <w:rsid w:val="0090291F"/>
    <w:rsid w:val="00903A16"/>
    <w:rsid w:val="00907935"/>
    <w:rsid w:val="00911A90"/>
    <w:rsid w:val="00914081"/>
    <w:rsid w:val="009149C3"/>
    <w:rsid w:val="00914F15"/>
    <w:rsid w:val="00916F3C"/>
    <w:rsid w:val="00917853"/>
    <w:rsid w:val="00917CC7"/>
    <w:rsid w:val="00920BC8"/>
    <w:rsid w:val="00926CE6"/>
    <w:rsid w:val="00927407"/>
    <w:rsid w:val="00927BC5"/>
    <w:rsid w:val="0093195B"/>
    <w:rsid w:val="00934BAA"/>
    <w:rsid w:val="00936F5C"/>
    <w:rsid w:val="00941A2E"/>
    <w:rsid w:val="009437DA"/>
    <w:rsid w:val="009443FB"/>
    <w:rsid w:val="00945961"/>
    <w:rsid w:val="00947AB4"/>
    <w:rsid w:val="00950BDE"/>
    <w:rsid w:val="00950E2F"/>
    <w:rsid w:val="00950ED1"/>
    <w:rsid w:val="00950F73"/>
    <w:rsid w:val="00951095"/>
    <w:rsid w:val="0095588F"/>
    <w:rsid w:val="009612A8"/>
    <w:rsid w:val="009636F3"/>
    <w:rsid w:val="00963E7A"/>
    <w:rsid w:val="00965085"/>
    <w:rsid w:val="0096558F"/>
    <w:rsid w:val="00966A26"/>
    <w:rsid w:val="00974522"/>
    <w:rsid w:val="00974A91"/>
    <w:rsid w:val="0097641D"/>
    <w:rsid w:val="00977727"/>
    <w:rsid w:val="00980571"/>
    <w:rsid w:val="00980835"/>
    <w:rsid w:val="00980AD5"/>
    <w:rsid w:val="009850FE"/>
    <w:rsid w:val="00986267"/>
    <w:rsid w:val="0099577C"/>
    <w:rsid w:val="00995CF6"/>
    <w:rsid w:val="00996685"/>
    <w:rsid w:val="00997B0B"/>
    <w:rsid w:val="009A142F"/>
    <w:rsid w:val="009A3512"/>
    <w:rsid w:val="009B0ADC"/>
    <w:rsid w:val="009B0D6D"/>
    <w:rsid w:val="009B39EB"/>
    <w:rsid w:val="009B782E"/>
    <w:rsid w:val="009B786D"/>
    <w:rsid w:val="009C199F"/>
    <w:rsid w:val="009C224C"/>
    <w:rsid w:val="009C5C81"/>
    <w:rsid w:val="009C71D0"/>
    <w:rsid w:val="009D281F"/>
    <w:rsid w:val="009D2978"/>
    <w:rsid w:val="009D4676"/>
    <w:rsid w:val="009D4CB1"/>
    <w:rsid w:val="009D61E5"/>
    <w:rsid w:val="009D67DC"/>
    <w:rsid w:val="009E0E5F"/>
    <w:rsid w:val="009E1117"/>
    <w:rsid w:val="009E6099"/>
    <w:rsid w:val="009E6BF6"/>
    <w:rsid w:val="009E6E31"/>
    <w:rsid w:val="009E6FF5"/>
    <w:rsid w:val="009F0716"/>
    <w:rsid w:val="009F0B2B"/>
    <w:rsid w:val="009F4485"/>
    <w:rsid w:val="009F63F3"/>
    <w:rsid w:val="009F655B"/>
    <w:rsid w:val="009F6849"/>
    <w:rsid w:val="00A00761"/>
    <w:rsid w:val="00A015E2"/>
    <w:rsid w:val="00A0190E"/>
    <w:rsid w:val="00A049DE"/>
    <w:rsid w:val="00A04D31"/>
    <w:rsid w:val="00A0722A"/>
    <w:rsid w:val="00A11327"/>
    <w:rsid w:val="00A125F0"/>
    <w:rsid w:val="00A16D65"/>
    <w:rsid w:val="00A21603"/>
    <w:rsid w:val="00A21854"/>
    <w:rsid w:val="00A22933"/>
    <w:rsid w:val="00A22BF0"/>
    <w:rsid w:val="00A252AF"/>
    <w:rsid w:val="00A25ABE"/>
    <w:rsid w:val="00A25F4A"/>
    <w:rsid w:val="00A267A1"/>
    <w:rsid w:val="00A301C9"/>
    <w:rsid w:val="00A31724"/>
    <w:rsid w:val="00A333F5"/>
    <w:rsid w:val="00A36EB4"/>
    <w:rsid w:val="00A40670"/>
    <w:rsid w:val="00A412F7"/>
    <w:rsid w:val="00A4187A"/>
    <w:rsid w:val="00A43B5D"/>
    <w:rsid w:val="00A43DBA"/>
    <w:rsid w:val="00A43FFA"/>
    <w:rsid w:val="00A45067"/>
    <w:rsid w:val="00A47427"/>
    <w:rsid w:val="00A50277"/>
    <w:rsid w:val="00A50C4A"/>
    <w:rsid w:val="00A56F9D"/>
    <w:rsid w:val="00A60518"/>
    <w:rsid w:val="00A613BF"/>
    <w:rsid w:val="00A63223"/>
    <w:rsid w:val="00A64B37"/>
    <w:rsid w:val="00A653CF"/>
    <w:rsid w:val="00A65AF8"/>
    <w:rsid w:val="00A65B63"/>
    <w:rsid w:val="00A6605F"/>
    <w:rsid w:val="00A668F7"/>
    <w:rsid w:val="00A703BD"/>
    <w:rsid w:val="00A728A5"/>
    <w:rsid w:val="00A75712"/>
    <w:rsid w:val="00A75741"/>
    <w:rsid w:val="00A75BC8"/>
    <w:rsid w:val="00A81C7B"/>
    <w:rsid w:val="00A8359A"/>
    <w:rsid w:val="00A8466B"/>
    <w:rsid w:val="00A85BE4"/>
    <w:rsid w:val="00A90DF5"/>
    <w:rsid w:val="00A92363"/>
    <w:rsid w:val="00A93050"/>
    <w:rsid w:val="00A939AB"/>
    <w:rsid w:val="00A9463A"/>
    <w:rsid w:val="00A95502"/>
    <w:rsid w:val="00A9631B"/>
    <w:rsid w:val="00AA1693"/>
    <w:rsid w:val="00AA17C4"/>
    <w:rsid w:val="00AA1D08"/>
    <w:rsid w:val="00AA2B60"/>
    <w:rsid w:val="00AA627C"/>
    <w:rsid w:val="00AB01F4"/>
    <w:rsid w:val="00AB27DB"/>
    <w:rsid w:val="00AB548F"/>
    <w:rsid w:val="00AB54FE"/>
    <w:rsid w:val="00AB558A"/>
    <w:rsid w:val="00AB6B21"/>
    <w:rsid w:val="00AB7595"/>
    <w:rsid w:val="00AB7C30"/>
    <w:rsid w:val="00AC0620"/>
    <w:rsid w:val="00AC102E"/>
    <w:rsid w:val="00AC18EF"/>
    <w:rsid w:val="00AC6977"/>
    <w:rsid w:val="00AC7D6B"/>
    <w:rsid w:val="00AD0322"/>
    <w:rsid w:val="00AD1BDF"/>
    <w:rsid w:val="00AD4C57"/>
    <w:rsid w:val="00AD6EB4"/>
    <w:rsid w:val="00AE24EA"/>
    <w:rsid w:val="00AE4D84"/>
    <w:rsid w:val="00AE61C3"/>
    <w:rsid w:val="00AE784D"/>
    <w:rsid w:val="00AF5513"/>
    <w:rsid w:val="00AF71AB"/>
    <w:rsid w:val="00B02AE1"/>
    <w:rsid w:val="00B034FE"/>
    <w:rsid w:val="00B05320"/>
    <w:rsid w:val="00B0604F"/>
    <w:rsid w:val="00B061D2"/>
    <w:rsid w:val="00B10051"/>
    <w:rsid w:val="00B11445"/>
    <w:rsid w:val="00B1152F"/>
    <w:rsid w:val="00B14192"/>
    <w:rsid w:val="00B176B9"/>
    <w:rsid w:val="00B17D21"/>
    <w:rsid w:val="00B2013F"/>
    <w:rsid w:val="00B201E1"/>
    <w:rsid w:val="00B2064C"/>
    <w:rsid w:val="00B20880"/>
    <w:rsid w:val="00B20E2E"/>
    <w:rsid w:val="00B228BA"/>
    <w:rsid w:val="00B22FAF"/>
    <w:rsid w:val="00B23864"/>
    <w:rsid w:val="00B258A9"/>
    <w:rsid w:val="00B26C5F"/>
    <w:rsid w:val="00B30032"/>
    <w:rsid w:val="00B306E8"/>
    <w:rsid w:val="00B315B3"/>
    <w:rsid w:val="00B3168E"/>
    <w:rsid w:val="00B34889"/>
    <w:rsid w:val="00B36929"/>
    <w:rsid w:val="00B37F60"/>
    <w:rsid w:val="00B40990"/>
    <w:rsid w:val="00B43346"/>
    <w:rsid w:val="00B43BF7"/>
    <w:rsid w:val="00B43CD1"/>
    <w:rsid w:val="00B43E2D"/>
    <w:rsid w:val="00B43F9B"/>
    <w:rsid w:val="00B4673E"/>
    <w:rsid w:val="00B471A5"/>
    <w:rsid w:val="00B47B52"/>
    <w:rsid w:val="00B53AB2"/>
    <w:rsid w:val="00B574F1"/>
    <w:rsid w:val="00B57C12"/>
    <w:rsid w:val="00B6449C"/>
    <w:rsid w:val="00B65FF2"/>
    <w:rsid w:val="00B66FDF"/>
    <w:rsid w:val="00B6731D"/>
    <w:rsid w:val="00B7077C"/>
    <w:rsid w:val="00B70DC2"/>
    <w:rsid w:val="00B731CB"/>
    <w:rsid w:val="00B758E2"/>
    <w:rsid w:val="00B75F12"/>
    <w:rsid w:val="00B7642D"/>
    <w:rsid w:val="00B76531"/>
    <w:rsid w:val="00B76970"/>
    <w:rsid w:val="00B76ED6"/>
    <w:rsid w:val="00B76FE6"/>
    <w:rsid w:val="00B772FE"/>
    <w:rsid w:val="00B83007"/>
    <w:rsid w:val="00B857EF"/>
    <w:rsid w:val="00B86765"/>
    <w:rsid w:val="00B871C6"/>
    <w:rsid w:val="00B9089C"/>
    <w:rsid w:val="00B92746"/>
    <w:rsid w:val="00B9426D"/>
    <w:rsid w:val="00B9563A"/>
    <w:rsid w:val="00B95674"/>
    <w:rsid w:val="00BA106F"/>
    <w:rsid w:val="00BA1916"/>
    <w:rsid w:val="00BA1E8F"/>
    <w:rsid w:val="00BA2404"/>
    <w:rsid w:val="00BA561D"/>
    <w:rsid w:val="00BA6712"/>
    <w:rsid w:val="00BB08E3"/>
    <w:rsid w:val="00BB1093"/>
    <w:rsid w:val="00BB1395"/>
    <w:rsid w:val="00BB221C"/>
    <w:rsid w:val="00BB3404"/>
    <w:rsid w:val="00BB434A"/>
    <w:rsid w:val="00BB77D0"/>
    <w:rsid w:val="00BC108B"/>
    <w:rsid w:val="00BC472F"/>
    <w:rsid w:val="00BC49FB"/>
    <w:rsid w:val="00BC5246"/>
    <w:rsid w:val="00BC6B28"/>
    <w:rsid w:val="00BC7877"/>
    <w:rsid w:val="00BD00BC"/>
    <w:rsid w:val="00BD1D7F"/>
    <w:rsid w:val="00BD2C93"/>
    <w:rsid w:val="00BD3489"/>
    <w:rsid w:val="00BD3768"/>
    <w:rsid w:val="00BD40A9"/>
    <w:rsid w:val="00BD5013"/>
    <w:rsid w:val="00BD525D"/>
    <w:rsid w:val="00BD530F"/>
    <w:rsid w:val="00BE1056"/>
    <w:rsid w:val="00BE17E3"/>
    <w:rsid w:val="00BE2371"/>
    <w:rsid w:val="00BE2455"/>
    <w:rsid w:val="00BE55D5"/>
    <w:rsid w:val="00BE6B1F"/>
    <w:rsid w:val="00BE6BE2"/>
    <w:rsid w:val="00BF028E"/>
    <w:rsid w:val="00BF0FE9"/>
    <w:rsid w:val="00BF1A8A"/>
    <w:rsid w:val="00BF2784"/>
    <w:rsid w:val="00BF2877"/>
    <w:rsid w:val="00BF2EFA"/>
    <w:rsid w:val="00BF31DD"/>
    <w:rsid w:val="00BF3C69"/>
    <w:rsid w:val="00BF49A4"/>
    <w:rsid w:val="00BF5E10"/>
    <w:rsid w:val="00BF614C"/>
    <w:rsid w:val="00BF7EB0"/>
    <w:rsid w:val="00C002E4"/>
    <w:rsid w:val="00C025F3"/>
    <w:rsid w:val="00C043C1"/>
    <w:rsid w:val="00C046D7"/>
    <w:rsid w:val="00C0554E"/>
    <w:rsid w:val="00C062D6"/>
    <w:rsid w:val="00C07FA7"/>
    <w:rsid w:val="00C1015F"/>
    <w:rsid w:val="00C1161D"/>
    <w:rsid w:val="00C1281C"/>
    <w:rsid w:val="00C13911"/>
    <w:rsid w:val="00C15C6F"/>
    <w:rsid w:val="00C26BF0"/>
    <w:rsid w:val="00C32FDD"/>
    <w:rsid w:val="00C3315D"/>
    <w:rsid w:val="00C353AA"/>
    <w:rsid w:val="00C36E2A"/>
    <w:rsid w:val="00C37480"/>
    <w:rsid w:val="00C374F2"/>
    <w:rsid w:val="00C4143F"/>
    <w:rsid w:val="00C448CF"/>
    <w:rsid w:val="00C448DF"/>
    <w:rsid w:val="00C45416"/>
    <w:rsid w:val="00C455FA"/>
    <w:rsid w:val="00C46532"/>
    <w:rsid w:val="00C52357"/>
    <w:rsid w:val="00C53577"/>
    <w:rsid w:val="00C53C01"/>
    <w:rsid w:val="00C55B09"/>
    <w:rsid w:val="00C62565"/>
    <w:rsid w:val="00C659CB"/>
    <w:rsid w:val="00C66EBC"/>
    <w:rsid w:val="00C676F4"/>
    <w:rsid w:val="00C7209C"/>
    <w:rsid w:val="00C769A1"/>
    <w:rsid w:val="00C76DBC"/>
    <w:rsid w:val="00C7755D"/>
    <w:rsid w:val="00C810D2"/>
    <w:rsid w:val="00C81161"/>
    <w:rsid w:val="00C82569"/>
    <w:rsid w:val="00C911DA"/>
    <w:rsid w:val="00C91EFA"/>
    <w:rsid w:val="00C930A0"/>
    <w:rsid w:val="00C94226"/>
    <w:rsid w:val="00C944AC"/>
    <w:rsid w:val="00C96D84"/>
    <w:rsid w:val="00CA03AC"/>
    <w:rsid w:val="00CA0A69"/>
    <w:rsid w:val="00CA20D3"/>
    <w:rsid w:val="00CA2F55"/>
    <w:rsid w:val="00CB3676"/>
    <w:rsid w:val="00CB3ED7"/>
    <w:rsid w:val="00CB42D7"/>
    <w:rsid w:val="00CB4F5A"/>
    <w:rsid w:val="00CB7FD4"/>
    <w:rsid w:val="00CC1B6A"/>
    <w:rsid w:val="00CC483F"/>
    <w:rsid w:val="00CC671F"/>
    <w:rsid w:val="00CC71FC"/>
    <w:rsid w:val="00CC7D4C"/>
    <w:rsid w:val="00CD2C0F"/>
    <w:rsid w:val="00CD4F7F"/>
    <w:rsid w:val="00CD5855"/>
    <w:rsid w:val="00CD6046"/>
    <w:rsid w:val="00CD7FBE"/>
    <w:rsid w:val="00CE0230"/>
    <w:rsid w:val="00CE38C0"/>
    <w:rsid w:val="00CE3E82"/>
    <w:rsid w:val="00CE549D"/>
    <w:rsid w:val="00CE763D"/>
    <w:rsid w:val="00CE7F2E"/>
    <w:rsid w:val="00CF3714"/>
    <w:rsid w:val="00CF3C30"/>
    <w:rsid w:val="00CF7052"/>
    <w:rsid w:val="00CF708E"/>
    <w:rsid w:val="00D04AFE"/>
    <w:rsid w:val="00D06800"/>
    <w:rsid w:val="00D12585"/>
    <w:rsid w:val="00D12A5E"/>
    <w:rsid w:val="00D130E0"/>
    <w:rsid w:val="00D13B3D"/>
    <w:rsid w:val="00D14966"/>
    <w:rsid w:val="00D2069E"/>
    <w:rsid w:val="00D24642"/>
    <w:rsid w:val="00D24CFD"/>
    <w:rsid w:val="00D25584"/>
    <w:rsid w:val="00D30E0C"/>
    <w:rsid w:val="00D31229"/>
    <w:rsid w:val="00D31CDD"/>
    <w:rsid w:val="00D43361"/>
    <w:rsid w:val="00D43A71"/>
    <w:rsid w:val="00D44372"/>
    <w:rsid w:val="00D53B48"/>
    <w:rsid w:val="00D53CFE"/>
    <w:rsid w:val="00D53F8A"/>
    <w:rsid w:val="00D55A97"/>
    <w:rsid w:val="00D5619B"/>
    <w:rsid w:val="00D637E9"/>
    <w:rsid w:val="00D63AF4"/>
    <w:rsid w:val="00D63D69"/>
    <w:rsid w:val="00D63FC6"/>
    <w:rsid w:val="00D65C58"/>
    <w:rsid w:val="00D705BC"/>
    <w:rsid w:val="00D70C30"/>
    <w:rsid w:val="00D72005"/>
    <w:rsid w:val="00D72278"/>
    <w:rsid w:val="00D72937"/>
    <w:rsid w:val="00D80023"/>
    <w:rsid w:val="00D83CDC"/>
    <w:rsid w:val="00D848FB"/>
    <w:rsid w:val="00D85709"/>
    <w:rsid w:val="00D86625"/>
    <w:rsid w:val="00D86C96"/>
    <w:rsid w:val="00D8752D"/>
    <w:rsid w:val="00D9475B"/>
    <w:rsid w:val="00D95577"/>
    <w:rsid w:val="00DA073A"/>
    <w:rsid w:val="00DA13FC"/>
    <w:rsid w:val="00DA1A1A"/>
    <w:rsid w:val="00DA481D"/>
    <w:rsid w:val="00DB062D"/>
    <w:rsid w:val="00DB58ED"/>
    <w:rsid w:val="00DB61B9"/>
    <w:rsid w:val="00DB6919"/>
    <w:rsid w:val="00DB720E"/>
    <w:rsid w:val="00DB756D"/>
    <w:rsid w:val="00DC051F"/>
    <w:rsid w:val="00DC0835"/>
    <w:rsid w:val="00DC3760"/>
    <w:rsid w:val="00DD2371"/>
    <w:rsid w:val="00DD4AE5"/>
    <w:rsid w:val="00DD4DF6"/>
    <w:rsid w:val="00DD4F3A"/>
    <w:rsid w:val="00DD4FDC"/>
    <w:rsid w:val="00DD589C"/>
    <w:rsid w:val="00DE35F3"/>
    <w:rsid w:val="00DE521B"/>
    <w:rsid w:val="00DE56A5"/>
    <w:rsid w:val="00DE5F85"/>
    <w:rsid w:val="00DF240F"/>
    <w:rsid w:val="00DF37C6"/>
    <w:rsid w:val="00DF548A"/>
    <w:rsid w:val="00E00156"/>
    <w:rsid w:val="00E0064B"/>
    <w:rsid w:val="00E0254F"/>
    <w:rsid w:val="00E04C81"/>
    <w:rsid w:val="00E06F5B"/>
    <w:rsid w:val="00E07034"/>
    <w:rsid w:val="00E1639F"/>
    <w:rsid w:val="00E164CC"/>
    <w:rsid w:val="00E16FEA"/>
    <w:rsid w:val="00E17142"/>
    <w:rsid w:val="00E21346"/>
    <w:rsid w:val="00E21E44"/>
    <w:rsid w:val="00E22408"/>
    <w:rsid w:val="00E2258A"/>
    <w:rsid w:val="00E269B1"/>
    <w:rsid w:val="00E3124A"/>
    <w:rsid w:val="00E3151E"/>
    <w:rsid w:val="00E31E9E"/>
    <w:rsid w:val="00E3549A"/>
    <w:rsid w:val="00E355D6"/>
    <w:rsid w:val="00E3620C"/>
    <w:rsid w:val="00E3741E"/>
    <w:rsid w:val="00E37C46"/>
    <w:rsid w:val="00E40642"/>
    <w:rsid w:val="00E4230D"/>
    <w:rsid w:val="00E438E7"/>
    <w:rsid w:val="00E44475"/>
    <w:rsid w:val="00E445D9"/>
    <w:rsid w:val="00E4708D"/>
    <w:rsid w:val="00E4730C"/>
    <w:rsid w:val="00E5009C"/>
    <w:rsid w:val="00E508B1"/>
    <w:rsid w:val="00E548B8"/>
    <w:rsid w:val="00E60073"/>
    <w:rsid w:val="00E6099B"/>
    <w:rsid w:val="00E60DBC"/>
    <w:rsid w:val="00E63BDD"/>
    <w:rsid w:val="00E64093"/>
    <w:rsid w:val="00E64ACD"/>
    <w:rsid w:val="00E6652D"/>
    <w:rsid w:val="00E66E49"/>
    <w:rsid w:val="00E72C66"/>
    <w:rsid w:val="00E731F1"/>
    <w:rsid w:val="00E758A7"/>
    <w:rsid w:val="00E765C1"/>
    <w:rsid w:val="00E81113"/>
    <w:rsid w:val="00E8178F"/>
    <w:rsid w:val="00E82C58"/>
    <w:rsid w:val="00E85824"/>
    <w:rsid w:val="00E86B11"/>
    <w:rsid w:val="00E907E6"/>
    <w:rsid w:val="00E90DCA"/>
    <w:rsid w:val="00E97508"/>
    <w:rsid w:val="00E979A2"/>
    <w:rsid w:val="00EA0310"/>
    <w:rsid w:val="00EA3F95"/>
    <w:rsid w:val="00EA4202"/>
    <w:rsid w:val="00EA6081"/>
    <w:rsid w:val="00EA7943"/>
    <w:rsid w:val="00EA796E"/>
    <w:rsid w:val="00EB03E8"/>
    <w:rsid w:val="00EB34CD"/>
    <w:rsid w:val="00EB361D"/>
    <w:rsid w:val="00EB362E"/>
    <w:rsid w:val="00EB78D5"/>
    <w:rsid w:val="00EC1107"/>
    <w:rsid w:val="00EC1B1A"/>
    <w:rsid w:val="00EC2546"/>
    <w:rsid w:val="00EC26B4"/>
    <w:rsid w:val="00EC318A"/>
    <w:rsid w:val="00EC36B9"/>
    <w:rsid w:val="00ED1B64"/>
    <w:rsid w:val="00ED314A"/>
    <w:rsid w:val="00ED3197"/>
    <w:rsid w:val="00ED4052"/>
    <w:rsid w:val="00ED5E2C"/>
    <w:rsid w:val="00ED71BE"/>
    <w:rsid w:val="00EE2920"/>
    <w:rsid w:val="00EE3C7D"/>
    <w:rsid w:val="00EE3D1D"/>
    <w:rsid w:val="00EE416A"/>
    <w:rsid w:val="00EE6DD2"/>
    <w:rsid w:val="00EF0467"/>
    <w:rsid w:val="00EF0761"/>
    <w:rsid w:val="00EF271F"/>
    <w:rsid w:val="00EF4701"/>
    <w:rsid w:val="00EF79D4"/>
    <w:rsid w:val="00F006B0"/>
    <w:rsid w:val="00F00B3E"/>
    <w:rsid w:val="00F00D0A"/>
    <w:rsid w:val="00F010BE"/>
    <w:rsid w:val="00F015EC"/>
    <w:rsid w:val="00F01AE0"/>
    <w:rsid w:val="00F02807"/>
    <w:rsid w:val="00F07B77"/>
    <w:rsid w:val="00F10C30"/>
    <w:rsid w:val="00F1527D"/>
    <w:rsid w:val="00F17261"/>
    <w:rsid w:val="00F1795C"/>
    <w:rsid w:val="00F220EC"/>
    <w:rsid w:val="00F2230B"/>
    <w:rsid w:val="00F23F93"/>
    <w:rsid w:val="00F26A9E"/>
    <w:rsid w:val="00F30FB5"/>
    <w:rsid w:val="00F318B9"/>
    <w:rsid w:val="00F31FB7"/>
    <w:rsid w:val="00F36B3B"/>
    <w:rsid w:val="00F416C0"/>
    <w:rsid w:val="00F432BA"/>
    <w:rsid w:val="00F47F40"/>
    <w:rsid w:val="00F5391C"/>
    <w:rsid w:val="00F56476"/>
    <w:rsid w:val="00F62EAE"/>
    <w:rsid w:val="00F62F41"/>
    <w:rsid w:val="00F6714B"/>
    <w:rsid w:val="00F7017A"/>
    <w:rsid w:val="00F81698"/>
    <w:rsid w:val="00F85D53"/>
    <w:rsid w:val="00F920B5"/>
    <w:rsid w:val="00F92AFF"/>
    <w:rsid w:val="00F93202"/>
    <w:rsid w:val="00F93515"/>
    <w:rsid w:val="00F95657"/>
    <w:rsid w:val="00FA2345"/>
    <w:rsid w:val="00FA371A"/>
    <w:rsid w:val="00FA550F"/>
    <w:rsid w:val="00FA5E96"/>
    <w:rsid w:val="00FA6486"/>
    <w:rsid w:val="00FA74F2"/>
    <w:rsid w:val="00FB1EBD"/>
    <w:rsid w:val="00FB4C70"/>
    <w:rsid w:val="00FB71EE"/>
    <w:rsid w:val="00FB7D74"/>
    <w:rsid w:val="00FC2713"/>
    <w:rsid w:val="00FC3660"/>
    <w:rsid w:val="00FC611B"/>
    <w:rsid w:val="00FC6906"/>
    <w:rsid w:val="00FC7622"/>
    <w:rsid w:val="00FC7731"/>
    <w:rsid w:val="00FC7ACE"/>
    <w:rsid w:val="00FD19DE"/>
    <w:rsid w:val="00FD24E8"/>
    <w:rsid w:val="00FD261B"/>
    <w:rsid w:val="00FD7197"/>
    <w:rsid w:val="00FE36EC"/>
    <w:rsid w:val="00FE4678"/>
    <w:rsid w:val="00FE57E9"/>
    <w:rsid w:val="00FE704A"/>
    <w:rsid w:val="00FF31DB"/>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 w:type="character" w:customStyle="1" w:styleId="OSABodyChar">
    <w:name w:val="OSA Body Char"/>
    <w:link w:val="OSABody"/>
    <w:rsid w:val="00D65C58"/>
    <w:rPr>
      <w:rFonts w:ascii="Cambria" w:hAnsi="Cambria"/>
      <w:szCs w:val="16"/>
    </w:rPr>
  </w:style>
  <w:style w:type="paragraph" w:customStyle="1" w:styleId="OSABody">
    <w:name w:val="OSA Body"/>
    <w:basedOn w:val="a"/>
    <w:next w:val="a"/>
    <w:link w:val="OSABodyChar"/>
    <w:qFormat/>
    <w:rsid w:val="00D65C58"/>
    <w:pPr>
      <w:jc w:val="both"/>
    </w:pPr>
    <w:rPr>
      <w:rFonts w:ascii="Cambria" w:eastAsia="宋体" w:hAnsi="Cambria" w:cstheme="minorBidi"/>
      <w:spacing w:val="0"/>
      <w:kern w:val="2"/>
      <w:sz w:val="21"/>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5" Type="http://schemas.openxmlformats.org/officeDocument/2006/relationships/webSettings" Target="webSettings.xml"/><Relationship Id="rId10"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4701</Words>
  <Characters>28869</Characters>
  <Application>Microsoft Office Word</Application>
  <DocSecurity>0</DocSecurity>
  <Lines>627</Lines>
  <Paragraphs>319</Paragraphs>
  <ScaleCrop>false</ScaleCrop>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23</cp:revision>
  <cp:lastPrinted>2025-11-13T03:02:00Z</cp:lastPrinted>
  <dcterms:created xsi:type="dcterms:W3CDTF">2026-04-27T14:33:00Z</dcterms:created>
  <dcterms:modified xsi:type="dcterms:W3CDTF">2026-04-27T15:25:00Z</dcterms:modified>
</cp:coreProperties>
</file>