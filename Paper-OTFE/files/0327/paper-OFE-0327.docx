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7A8A4EB" w:rsidR="004D0289" w:rsidRPr="00632FE5" w:rsidRDefault="003C7438" w:rsidP="00AA1D08">
      <w:pPr>
        <w:jc w:val="center"/>
        <w:rPr>
          <w:rFonts w:eastAsiaTheme="minorEastAsia" w:cstheme="minorBidi"/>
          <w:spacing w:val="0"/>
          <w:kern w:val="2"/>
          <w:sz w:val="22"/>
          <w:szCs w:val="22"/>
          <w:lang w:eastAsia="zh-CN"/>
        </w:rPr>
      </w:pPr>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00511BE9">
        <w:rPr>
          <w:rFonts w:eastAsiaTheme="minorEastAsia" w:cstheme="minorBidi" w:hint="eastAsia"/>
          <w:spacing w:val="0"/>
          <w:kern w:val="2"/>
          <w:sz w:val="22"/>
          <w:szCs w:val="22"/>
          <w:lang w:eastAsia="zh-CN"/>
        </w:rPr>
        <w:t xml:space="preserve">computational </w:t>
      </w:r>
      <w:r w:rsidRPr="00632FE5">
        <w:rPr>
          <w:rFonts w:eastAsiaTheme="minorEastAsia" w:cstheme="minorBidi"/>
          <w:spacing w:val="0"/>
          <w:kern w:val="2"/>
          <w:sz w:val="22"/>
          <w:szCs w:val="22"/>
          <w:lang w:eastAsia="zh-CN"/>
        </w:rPr>
        <w:t>spectral sensing via orthogonal frequency encoding</w:t>
      </w:r>
    </w:p>
    <w:p w14:paraId="398FFB4D" w14:textId="371820B1" w:rsidR="00FA371A" w:rsidRPr="00FA371A" w:rsidRDefault="00FA371A" w:rsidP="00632FE5">
      <w:pPr>
        <w:spacing w:line="360" w:lineRule="auto"/>
        <w:jc w:val="both"/>
        <w:rPr>
          <w:sz w:val="22"/>
          <w:szCs w:val="22"/>
        </w:rPr>
      </w:pPr>
      <w:proofErr w:type="spellStart"/>
      <w:r w:rsidRPr="00FA371A">
        <w:rPr>
          <w:sz w:val="22"/>
          <w:szCs w:val="22"/>
        </w:rPr>
        <w:t>Yijia</w:t>
      </w:r>
      <w:proofErr w:type="spellEnd"/>
      <w:r w:rsidRPr="00FA371A">
        <w:rPr>
          <w:sz w:val="22"/>
          <w:szCs w:val="22"/>
        </w:rPr>
        <w:t xml:space="preserve">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proofErr w:type="spellStart"/>
      <w:r w:rsidR="00511BE9">
        <w:rPr>
          <w:rFonts w:eastAsiaTheme="minorEastAsia" w:hint="eastAsia"/>
          <w:sz w:val="22"/>
          <w:szCs w:val="22"/>
          <w:lang w:eastAsia="zh-CN"/>
        </w:rPr>
        <w:t>Yafan</w:t>
      </w:r>
      <w:proofErr w:type="spellEnd"/>
      <w:r w:rsidR="00511BE9">
        <w:rPr>
          <w:rFonts w:eastAsiaTheme="minorEastAsia" w:hint="eastAsia"/>
          <w:sz w:val="22"/>
          <w:szCs w:val="22"/>
          <w:lang w:eastAsia="zh-CN"/>
        </w:rPr>
        <w:t xml:space="preserve"> Jin</w:t>
      </w:r>
      <w:r w:rsidR="00511BE9" w:rsidRPr="00855056">
        <w:rPr>
          <w:rFonts w:eastAsiaTheme="minorEastAsia"/>
          <w:sz w:val="22"/>
          <w:szCs w:val="22"/>
          <w:vertAlign w:val="superscript"/>
          <w:lang w:eastAsia="zh-CN"/>
        </w:rPr>
        <w:t>1</w:t>
      </w:r>
      <w:r w:rsidR="00511BE9">
        <w:rPr>
          <w:rFonts w:eastAsiaTheme="minorEastAsia" w:hint="eastAsia"/>
          <w:sz w:val="22"/>
          <w:szCs w:val="22"/>
          <w:lang w:eastAsia="zh-CN"/>
        </w:rPr>
        <w:t xml:space="preserve">, </w:t>
      </w:r>
      <w:r w:rsidR="00515D51">
        <w:rPr>
          <w:rFonts w:eastAsiaTheme="minorEastAsia" w:hint="eastAsia"/>
          <w:sz w:val="22"/>
          <w:szCs w:val="22"/>
          <w:lang w:eastAsia="zh-CN"/>
        </w:rPr>
        <w:t>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r w:rsidR="0052695A">
        <w:rPr>
          <w:rFonts w:eastAsiaTheme="minorEastAsia" w:hint="eastAsia"/>
          <w:sz w:val="22"/>
          <w:szCs w:val="22"/>
          <w:lang w:eastAsia="zh-CN"/>
        </w:rPr>
        <w:t xml:space="preserve"> </w:t>
      </w:r>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proofErr w:type="spellStart"/>
      <w:r w:rsidRPr="00FA371A">
        <w:rPr>
          <w:rFonts w:hint="eastAsia"/>
          <w:sz w:val="22"/>
          <w:szCs w:val="22"/>
        </w:rPr>
        <w:t>Tingbiao</w:t>
      </w:r>
      <w:proofErr w:type="spellEnd"/>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r w:rsidRPr="00FA371A">
        <w:rPr>
          <w:rFonts w:hint="eastAsia"/>
          <w:sz w:val="22"/>
          <w:szCs w:val="22"/>
        </w:rPr>
        <w:t>, Sailing He</w:t>
      </w:r>
      <w:r w:rsidRPr="00FA371A">
        <w:rPr>
          <w:rFonts w:eastAsiaTheme="minorEastAsia" w:hint="eastAsia"/>
          <w:sz w:val="22"/>
          <w:szCs w:val="22"/>
          <w:vertAlign w:val="superscript"/>
          <w:lang w:eastAsia="zh-CN"/>
        </w:rPr>
        <w:t>1,</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632FE5" w:rsidRDefault="008A0B0C" w:rsidP="00632FE5">
      <w:pPr>
        <w:rPr>
          <w:rFonts w:eastAsiaTheme="minorEastAsia"/>
          <w:i/>
          <w:lang w:eastAsia="zh-CN"/>
        </w:rPr>
      </w:pPr>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Institute of Fundamental and Transdisciplinary Research, Zhejiang University, Hangzhou, Zhejiang, China</w:t>
      </w:r>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61944BDA"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w:t>
      </w:r>
      <w:del w:id="0" w:author="yj zeng" w:date="2026-03-27T13:59:00Z" w16du:dateUtc="2026-03-27T05:59:00Z">
        <w:r w:rsidRPr="00FA371A" w:rsidDel="00BE2371">
          <w:rPr>
            <w:rFonts w:eastAsia="宋体" w:cs="宋体"/>
            <w:spacing w:val="0"/>
            <w:sz w:val="21"/>
            <w:szCs w:val="21"/>
            <w:lang w:eastAsia="zh-CN"/>
          </w:rPr>
          <w:delText xml:space="preserve">severely </w:delText>
        </w:r>
      </w:del>
      <w:r w:rsidRPr="00FA371A">
        <w:rPr>
          <w:rFonts w:eastAsia="宋体" w:cs="宋体"/>
          <w:spacing w:val="0"/>
          <w:sz w:val="21"/>
          <w:szCs w:val="21"/>
          <w:lang w:eastAsia="zh-CN"/>
        </w:rPr>
        <w:t xml:space="preserve">limited by </w:t>
      </w:r>
      <w:del w:id="1" w:author="yj zeng" w:date="2026-03-27T13:59:00Z" w16du:dateUtc="2026-03-27T05:59:00Z">
        <w:r w:rsidRPr="00FA371A" w:rsidDel="00BE2371">
          <w:rPr>
            <w:rFonts w:eastAsia="宋体" w:cs="宋体"/>
            <w:spacing w:val="0"/>
            <w:sz w:val="21"/>
            <w:szCs w:val="21"/>
            <w:lang w:eastAsia="zh-CN"/>
          </w:rPr>
          <w:delText xml:space="preserve">unpredictable </w:delText>
        </w:r>
      </w:del>
      <w:r w:rsidRPr="00FA371A">
        <w:rPr>
          <w:rFonts w:eastAsia="宋体" w:cs="宋体"/>
          <w:spacing w:val="0"/>
          <w:sz w:val="21"/>
          <w:szCs w:val="21"/>
          <w:lang w:eastAsia="zh-CN"/>
        </w:rPr>
        <w:t xml:space="preserve">ambient interference and the inherent trade-off between acquisition speed and signal-to-noise ratio (SNR). Conventional time-division </w:t>
      </w:r>
      <w:r w:rsidR="00632FE5" w:rsidRPr="00FA371A">
        <w:rPr>
          <w:rFonts w:eastAsia="宋体" w:cs="宋体"/>
          <w:spacing w:val="0"/>
          <w:sz w:val="21"/>
          <w:szCs w:val="21"/>
          <w:lang w:eastAsia="zh-CN"/>
        </w:rPr>
        <w:t xml:space="preserve">multiplexing </w:t>
      </w:r>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 xml:space="preserve">As </w:t>
      </w:r>
      <w:proofErr w:type="gramStart"/>
      <w:r w:rsidR="00FA371A">
        <w:rPr>
          <w:rFonts w:eastAsia="宋体" w:cs="宋体" w:hint="eastAsia"/>
          <w:spacing w:val="0"/>
          <w:sz w:val="21"/>
          <w:szCs w:val="21"/>
          <w:lang w:eastAsia="zh-CN"/>
        </w:rPr>
        <w:t>a proof</w:t>
      </w:r>
      <w:proofErr w:type="gramEnd"/>
      <w:r w:rsidR="00FA371A">
        <w:rPr>
          <w:rFonts w:eastAsia="宋体" w:cs="宋体" w:hint="eastAsia"/>
          <w:spacing w:val="0"/>
          <w:sz w:val="21"/>
          <w:szCs w:val="21"/>
          <w:lang w:eastAsia="zh-CN"/>
        </w:rPr>
        <w:t xml:space="preserve">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-11.77 </w:t>
      </w:r>
      <w:proofErr w:type="spellStart"/>
      <w:r w:rsidRPr="00FA371A">
        <w:rPr>
          <w:rFonts w:eastAsia="宋体" w:cs="宋体"/>
          <w:spacing w:val="0"/>
          <w:sz w:val="21"/>
          <w:szCs w:val="21"/>
          <w:lang w:eastAsia="zh-CN"/>
        </w:rPr>
        <w:t>dB.</w:t>
      </w:r>
      <w:proofErr w:type="spellEnd"/>
      <w:r w:rsidRPr="00FA371A">
        <w:rPr>
          <w:rFonts w:eastAsia="宋体" w:cs="宋体"/>
          <w:spacing w:val="0"/>
          <w:sz w:val="21"/>
          <w:szCs w:val="21"/>
          <w:lang w:eastAsia="zh-CN"/>
        </w:rPr>
        <w:t xml:space="preserve">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19CA4180"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[1]</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finding critical utility in precision agriculture</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[2]</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environmental monitoring</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[3]</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and clinical diagnostics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[4]</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 xml:space="preserve">high-fidelity spectroscopy in real-world environments remains a </w:t>
      </w:r>
      <w:del w:id="2" w:author="yj zeng" w:date="2026-03-27T14:06:00Z" w16du:dateUtc="2026-03-27T06:06:00Z">
        <w:r w:rsidR="00963E7A" w:rsidRPr="00FA371A" w:rsidDel="00EF271F">
          <w:rPr>
            <w:rFonts w:eastAsia="宋体" w:cs="宋体"/>
            <w:spacing w:val="0"/>
            <w:sz w:val="21"/>
            <w:szCs w:val="21"/>
            <w:lang w:eastAsia="zh-CN"/>
          </w:rPr>
          <w:delText xml:space="preserve">significant </w:delText>
        </w:r>
      </w:del>
      <w:r w:rsidR="00963E7A" w:rsidRPr="00FA371A">
        <w:rPr>
          <w:rFonts w:eastAsia="宋体" w:cs="宋体"/>
          <w:spacing w:val="0"/>
          <w:sz w:val="21"/>
          <w:szCs w:val="21"/>
          <w:lang w:eastAsia="zh-CN"/>
        </w:rPr>
        <w:t>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 xml:space="preserve">due </w:t>
      </w:r>
      <w:proofErr w:type="spellStart"/>
      <w:r w:rsidR="00963E7A" w:rsidRPr="00FA371A">
        <w:rPr>
          <w:rFonts w:eastAsia="宋体" w:cs="宋体"/>
          <w:spacing w:val="0"/>
          <w:sz w:val="21"/>
          <w:szCs w:val="21"/>
          <w:lang w:eastAsia="zh-CN"/>
        </w:rPr>
        <w:t>to</w:t>
      </w:r>
      <w:del w:id="3" w:author="yj zeng" w:date="2026-03-27T14:06:00Z" w16du:dateUtc="2026-03-27T06:06:00Z">
        <w:r w:rsidR="00963E7A" w:rsidRPr="00FA371A" w:rsidDel="00EF271F">
          <w:rPr>
            <w:rFonts w:eastAsia="宋体" w:cs="宋体"/>
            <w:spacing w:val="0"/>
            <w:sz w:val="21"/>
            <w:szCs w:val="21"/>
            <w:lang w:eastAsia="zh-CN"/>
          </w:rPr>
          <w:delText xml:space="preserve"> unpredictable </w:delText>
        </w:r>
      </w:del>
      <w:r w:rsidR="00963E7A" w:rsidRPr="00FA371A">
        <w:rPr>
          <w:rFonts w:eastAsia="宋体" w:cs="宋体"/>
          <w:spacing w:val="0"/>
          <w:sz w:val="21"/>
          <w:szCs w:val="21"/>
          <w:lang w:eastAsia="zh-CN"/>
        </w:rPr>
        <w:t>ambient</w:t>
      </w:r>
      <w:proofErr w:type="spellEnd"/>
      <w:r w:rsidR="00963E7A" w:rsidRPr="00FA371A">
        <w:rPr>
          <w:rFonts w:eastAsia="宋体" w:cs="宋体"/>
          <w:spacing w:val="0"/>
          <w:sz w:val="21"/>
          <w:szCs w:val="21"/>
          <w:lang w:eastAsia="zh-CN"/>
        </w:rPr>
        <w:t xml:space="preserve">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[5]</w:t>
      </w:r>
      <w:r w:rsidR="00376E55">
        <w:rPr>
          <w:rFonts w:eastAsia="宋体" w:cs="宋体"/>
          <w:spacing w:val="0"/>
          <w:sz w:val="21"/>
          <w:szCs w:val="21"/>
          <w:lang w:eastAsia="zh-CN"/>
        </w:rPr>
        <w:fldChar w:fldCharType="end"/>
      </w:r>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[6]</w:t>
      </w:r>
      <w:r w:rsidR="00376E55">
        <w:rPr>
          <w:rFonts w:eastAsia="宋体" w:cs="宋体"/>
          <w:spacing w:val="0"/>
          <w:sz w:val="21"/>
          <w:szCs w:val="21"/>
          <w:lang w:eastAsia="zh-CN"/>
        </w:rPr>
        <w:fldChar w:fldCharType="end"/>
      </w:r>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4DDE3D96"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[7]</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[8]</w:t>
      </w:r>
      <w:r w:rsidR="00CE38C0">
        <w:rPr>
          <w:rFonts w:eastAsia="宋体" w:cs="宋体"/>
          <w:spacing w:val="0"/>
          <w:sz w:val="21"/>
          <w:szCs w:val="21"/>
          <w:lang w:eastAsia="zh-CN"/>
        </w:rPr>
        <w:fldChar w:fldCharType="end"/>
      </w:r>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[9]</w:t>
      </w:r>
      <w:r w:rsidR="00CE38C0">
        <w:rPr>
          <w:rFonts w:eastAsia="宋体" w:cs="宋体"/>
          <w:spacing w:val="0"/>
          <w:sz w:val="21"/>
          <w:szCs w:val="21"/>
          <w:lang w:eastAsia="zh-CN"/>
        </w:rPr>
        <w:fldChar w:fldCharType="end"/>
      </w:r>
      <w:r w:rsidRPr="00FA371A">
        <w:rPr>
          <w:rFonts w:eastAsia="宋体" w:cs="宋体"/>
          <w:spacing w:val="0"/>
          <w:sz w:val="21"/>
          <w:szCs w:val="21"/>
          <w:lang w:eastAsia="zh-CN"/>
        </w:rPr>
        <w:t>, and spectral 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[10]</w:t>
      </w:r>
      <w:r w:rsidR="003F7747">
        <w:rPr>
          <w:rFonts w:eastAsia="宋体" w:cs="宋体"/>
          <w:spacing w:val="0"/>
          <w:sz w:val="21"/>
          <w:szCs w:val="21"/>
          <w:lang w:eastAsia="zh-CN"/>
        </w:rPr>
        <w:fldChar w:fldCharType="end"/>
      </w:r>
      <w:r w:rsidRPr="00FA371A">
        <w:rPr>
          <w:rFonts w:eastAsia="宋体" w:cs="宋体"/>
          <w:spacing w:val="0"/>
          <w:sz w:val="21"/>
          <w:szCs w:val="21"/>
          <w:lang w:eastAsia="zh-CN"/>
        </w:rPr>
        <w:t>. Snapshot approaches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[11]</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[12]</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w:t>
      </w:r>
      <w:ins w:id="4" w:author="yj zeng" w:date="2026-03-27T19:20:00Z" w16du:dateUtc="2026-03-27T11:20:00Z">
        <w:r w:rsidR="00C448CF">
          <w:rPr>
            <w:rFonts w:hint="eastAsia"/>
            <w:sz w:val="21"/>
            <w:szCs w:val="21"/>
          </w:rPr>
          <w:t>t</w:t>
        </w:r>
        <w:r w:rsidR="00C448CF" w:rsidRPr="00D1212D">
          <w:rPr>
            <w:sz w:val="21"/>
            <w:szCs w:val="21"/>
          </w:rPr>
          <w:t xml:space="preserve">ime </w:t>
        </w:r>
        <w:r w:rsidR="00C448CF">
          <w:rPr>
            <w:rFonts w:hint="eastAsia"/>
            <w:sz w:val="21"/>
            <w:szCs w:val="21"/>
          </w:rPr>
          <w:t>d</w:t>
        </w:r>
        <w:r w:rsidR="00C448CF" w:rsidRPr="00D1212D">
          <w:rPr>
            <w:sz w:val="21"/>
            <w:szCs w:val="21"/>
          </w:rPr>
          <w:t xml:space="preserve">ivision </w:t>
        </w:r>
        <w:r w:rsidR="00C448CF">
          <w:rPr>
            <w:rFonts w:hint="eastAsia"/>
            <w:sz w:val="21"/>
            <w:szCs w:val="21"/>
          </w:rPr>
          <w:t>m</w:t>
        </w:r>
        <w:r w:rsidR="00C448CF" w:rsidRPr="00D1212D">
          <w:rPr>
            <w:sz w:val="21"/>
            <w:szCs w:val="21"/>
          </w:rPr>
          <w:t>ultiplexing (TDM)</w:t>
        </w:r>
      </w:ins>
      <w:del w:id="5" w:author="yj zeng" w:date="2026-03-27T19:20:00Z" w16du:dateUtc="2026-03-27T11:20:00Z">
        <w:r w:rsidR="003B1F49" w:rsidRPr="003B1F49" w:rsidDel="00C448CF">
          <w:rPr>
            <w:rFonts w:eastAsia="宋体" w:cs="宋体"/>
            <w:spacing w:val="0"/>
            <w:sz w:val="21"/>
            <w:szCs w:val="21"/>
            <w:lang w:eastAsia="zh-CN"/>
          </w:rPr>
          <w:delText>TDM</w:delText>
        </w:r>
      </w:del>
      <w:r w:rsidR="003B1F49" w:rsidRPr="003B1F49">
        <w:rPr>
          <w:rFonts w:eastAsia="宋体" w:cs="宋体"/>
          <w:spacing w:val="0"/>
          <w:sz w:val="21"/>
          <w:szCs w:val="21"/>
          <w:lang w:eastAsia="zh-CN"/>
        </w:rPr>
        <w:t xml:space="preserve"> methods rely on </w:t>
      </w:r>
      <w:r w:rsidR="003B1F49" w:rsidRPr="00886CFD">
        <w:rPr>
          <w:rFonts w:eastAsia="宋体" w:cs="宋体"/>
          <w:spacing w:val="0"/>
          <w:sz w:val="21"/>
          <w:szCs w:val="21"/>
          <w:lang w:eastAsia="zh-CN"/>
        </w:rPr>
        <w:lastRenderedPageBreak/>
        <w:t xml:space="preserve">sequential scanning, trading 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proofErr w:type="spellStart"/>
      <w:r w:rsidR="00634C49" w:rsidRPr="00FA371A">
        <w:rPr>
          <w:rFonts w:eastAsia="宋体" w:cs="宋体"/>
          <w:spacing w:val="0"/>
          <w:sz w:val="21"/>
          <w:szCs w:val="21"/>
          <w:lang w:eastAsia="zh-CN"/>
        </w:rPr>
        <w:t>sequentiality</w:t>
      </w:r>
      <w:proofErr w:type="spellEnd"/>
      <w:r w:rsidR="00634C49" w:rsidRPr="00FA371A">
        <w:rPr>
          <w:rFonts w:eastAsia="宋体" w:cs="宋体"/>
          <w:spacing w:val="0"/>
          <w:sz w:val="21"/>
          <w:szCs w:val="21"/>
          <w:lang w:eastAsia="zh-CN"/>
        </w:rPr>
        <w:t xml:space="preserve">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[13]</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374212">
        <w:rPr>
          <w:rFonts w:eastAsia="宋体" w:cs="宋体" w:hint="eastAsia"/>
          <w:spacing w:val="0"/>
          <w:sz w:val="21"/>
          <w:szCs w:val="21"/>
          <w:lang w:eastAsia="zh-CN"/>
        </w:rPr>
        <w:t>Moreover, 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w:t>
      </w:r>
      <w:del w:id="6" w:author="yj zeng" w:date="2026-03-27T14:10:00Z" w16du:dateUtc="2026-03-27T06:10:00Z">
        <w:r w:rsidR="007C2DF3" w:rsidRPr="007C2DF3" w:rsidDel="00EF271F">
          <w:rPr>
            <w:rFonts w:eastAsia="宋体" w:cs="宋体"/>
            <w:spacing w:val="0"/>
            <w:sz w:val="21"/>
            <w:szCs w:val="21"/>
            <w:lang w:eastAsia="zh-CN"/>
          </w:rPr>
          <w:delText xml:space="preserve">effectively </w:delText>
        </w:r>
      </w:del>
      <w:r w:rsidR="007C2DF3" w:rsidRPr="007C2DF3">
        <w:rPr>
          <w:rFonts w:eastAsia="宋体" w:cs="宋体"/>
          <w:spacing w:val="0"/>
          <w:sz w:val="21"/>
          <w:szCs w:val="21"/>
          <w:lang w:eastAsia="zh-CN"/>
        </w:rPr>
        <w:t>decouple the active signal from ambient interference.</w:t>
      </w:r>
      <w:r w:rsidR="007C2DF3" w:rsidRPr="007C2DF3" w:rsidDel="007C2DF3">
        <w:rPr>
          <w:rFonts w:eastAsia="宋体" w:cs="宋体"/>
          <w:spacing w:val="0"/>
          <w:sz w:val="21"/>
          <w:szCs w:val="21"/>
          <w:lang w:eastAsia="zh-CN"/>
        </w:rPr>
        <w:t xml:space="preserve"> </w:t>
      </w:r>
    </w:p>
    <w:p w14:paraId="653A2310" w14:textId="5F51B994"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w:t>
      </w:r>
      <w:r w:rsidR="00A8359A">
        <w:rPr>
          <w:rFonts w:eastAsia="宋体" w:cs="宋体" w:hint="eastAsia"/>
          <w:spacing w:val="0"/>
          <w:sz w:val="21"/>
          <w:szCs w:val="21"/>
          <w:lang w:eastAsia="zh-CN"/>
        </w:rPr>
        <w:t xml:space="preserve">computational </w:t>
      </w:r>
      <w:r w:rsidR="009149C3" w:rsidRPr="00FA371A">
        <w:rPr>
          <w:rFonts w:eastAsia="宋体" w:cs="宋体"/>
          <w:spacing w:val="0"/>
          <w:sz w:val="21"/>
          <w:szCs w:val="21"/>
          <w:lang w:eastAsia="zh-CN"/>
        </w:rPr>
        <w:t xml:space="preserve">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[14]</w:t>
      </w:r>
      <w:r w:rsidR="003F7747">
        <w:rPr>
          <w:rFonts w:eastAsia="宋体" w:cs="宋体"/>
          <w:spacing w:val="0"/>
          <w:sz w:val="21"/>
          <w:szCs w:val="21"/>
          <w:lang w:eastAsia="zh-CN"/>
        </w:rPr>
        <w:fldChar w:fldCharType="end"/>
      </w:r>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w:t>
      </w:r>
      <w:proofErr w:type="spellStart"/>
      <w:r w:rsidR="00B857EF" w:rsidRPr="00FA371A">
        <w:rPr>
          <w:rFonts w:eastAsia="宋体" w:cs="宋体"/>
          <w:spacing w:val="0"/>
          <w:sz w:val="21"/>
          <w:szCs w:val="21"/>
          <w:lang w:eastAsia="zh-CN"/>
        </w:rPr>
        <w:t>dB.</w:t>
      </w:r>
      <w:proofErr w:type="spellEnd"/>
      <w:r w:rsidR="00B857EF" w:rsidRPr="00FA371A">
        <w:rPr>
          <w:rFonts w:eastAsia="宋体" w:cs="宋体"/>
          <w:spacing w:val="0"/>
          <w:sz w:val="21"/>
          <w:szCs w:val="21"/>
          <w:lang w:eastAsia="zh-CN"/>
        </w:rPr>
        <w:t xml:space="preserve">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sensing with acquisition times as short as 250 </w:t>
      </w:r>
      <w:proofErr w:type="spellStart"/>
      <w:r w:rsidR="00B857EF" w:rsidRPr="00FA371A">
        <w:rPr>
          <w:rFonts w:eastAsia="宋体" w:cs="宋体"/>
          <w:spacing w:val="0"/>
          <w:sz w:val="21"/>
          <w:szCs w:val="21"/>
          <w:lang w:eastAsia="zh-CN"/>
        </w:rPr>
        <w:t>μs</w:t>
      </w:r>
      <w:proofErr w:type="spellEnd"/>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489F21DC" w:rsidR="00E3549A" w:rsidRPr="00FA371A" w:rsidRDefault="009F6849" w:rsidP="00E3549A">
      <w:pPr>
        <w:jc w:val="both"/>
        <w:rPr>
          <w:rFonts w:eastAsia="宋体" w:cs="宋体"/>
          <w:spacing w:val="0"/>
          <w:sz w:val="21"/>
          <w:szCs w:val="21"/>
          <w:lang w:eastAsia="zh-CN"/>
        </w:rPr>
      </w:pPr>
      <w:r w:rsidRPr="009F6849">
        <w:rPr>
          <w:rFonts w:eastAsia="宋体" w:cs="宋体"/>
          <w:spacing w:val="0"/>
          <w:sz w:val="21"/>
          <w:szCs w:val="21"/>
          <w:lang w:eastAsia="zh-CN"/>
        </w:rPr>
        <w:t>A generalized spectral sensing architecture can be abstracted into two fundamental components: a spectral modulator and a detector.</w:t>
      </w:r>
      <w:r>
        <w:rPr>
          <w:rFonts w:eastAsia="宋体" w:cs="宋体" w:hint="eastAsia"/>
          <w:spacing w:val="0"/>
          <w:sz w:val="21"/>
          <w:szCs w:val="21"/>
          <w:lang w:eastAsia="zh-CN"/>
        </w:rPr>
        <w:t xml:space="preserve"> </w:t>
      </w:r>
      <w:r w:rsidR="00800D5F" w:rsidRPr="00FA371A">
        <w:rPr>
          <w:rFonts w:eastAsia="宋体" w:cs="宋体"/>
          <w:spacing w:val="0"/>
          <w:sz w:val="21"/>
          <w:szCs w:val="21"/>
          <w:lang w:eastAsia="zh-CN"/>
        </w:rPr>
        <w:t xml:space="preserve">Under </w:t>
      </w:r>
      <w:r>
        <w:rPr>
          <w:rFonts w:eastAsia="宋体" w:cs="宋体"/>
          <w:spacing w:val="0"/>
          <w:sz w:val="21"/>
          <w:szCs w:val="21"/>
          <w:lang w:eastAsia="zh-CN"/>
        </w:rPr>
        <w:t xml:space="preserve">a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 xml:space="preserve">onventional </w:t>
      </w:r>
      <w:del w:id="7" w:author="yj zeng" w:date="2026-03-27T19:30:00Z" w16du:dateUtc="2026-03-27T11:30:00Z">
        <w:r w:rsidR="004C3751" w:rsidRPr="00FA371A" w:rsidDel="00EE2920">
          <w:rPr>
            <w:rFonts w:eastAsia="宋体" w:cs="宋体"/>
            <w:spacing w:val="0"/>
            <w:sz w:val="21"/>
            <w:szCs w:val="21"/>
            <w:lang w:eastAsia="zh-CN"/>
          </w:rPr>
          <w:delText>time-division multiplexin</w:delText>
        </w:r>
      </w:del>
      <w:ins w:id="8" w:author="yj zeng" w:date="2026-03-27T19:30:00Z" w16du:dateUtc="2026-03-27T11:30:00Z">
        <w:r w:rsidR="00EE2920">
          <w:rPr>
            <w:rFonts w:eastAsia="宋体" w:cs="宋体" w:hint="eastAsia"/>
            <w:spacing w:val="0"/>
            <w:sz w:val="21"/>
            <w:szCs w:val="21"/>
            <w:lang w:eastAsia="zh-CN"/>
          </w:rPr>
          <w:t>TDM</w:t>
        </w:r>
      </w:ins>
      <w:del w:id="9" w:author="yj zeng" w:date="2026-03-27T19:30:00Z" w16du:dateUtc="2026-03-27T11:30:00Z">
        <w:r w:rsidR="004C3751" w:rsidRPr="00FA371A" w:rsidDel="00EE2920">
          <w:rPr>
            <w:rFonts w:eastAsia="宋体" w:cs="宋体"/>
            <w:spacing w:val="0"/>
            <w:sz w:val="21"/>
            <w:szCs w:val="21"/>
            <w:lang w:eastAsia="zh-CN"/>
          </w:rPr>
          <w:delText>g</w:delText>
        </w:r>
      </w:del>
      <w:r w:rsidR="004C3751" w:rsidRPr="00FA371A">
        <w:rPr>
          <w:rFonts w:eastAsia="宋体" w:cs="宋体" w:hint="eastAsia"/>
          <w:spacing w:val="0"/>
          <w:sz w:val="21"/>
          <w:szCs w:val="21"/>
          <w:lang w:eastAsia="zh-CN"/>
        </w:rPr>
        <w:t xml:space="preserve"> </w:t>
      </w:r>
      <w:del w:id="10" w:author="yj zeng" w:date="2026-03-27T19:30:00Z" w16du:dateUtc="2026-03-27T11:30:00Z">
        <w:r w:rsidR="004C3751" w:rsidDel="00B228BA">
          <w:rPr>
            <w:rFonts w:eastAsia="宋体" w:cs="宋体" w:hint="eastAsia"/>
            <w:spacing w:val="0"/>
            <w:sz w:val="21"/>
            <w:szCs w:val="21"/>
            <w:lang w:eastAsia="zh-CN"/>
          </w:rPr>
          <w:delText>(</w:delText>
        </w:r>
        <w:r w:rsidR="00800D5F" w:rsidRPr="00FA371A" w:rsidDel="00B228BA">
          <w:rPr>
            <w:rFonts w:eastAsia="宋体" w:cs="宋体" w:hint="eastAsia"/>
            <w:spacing w:val="0"/>
            <w:sz w:val="21"/>
            <w:szCs w:val="21"/>
            <w:lang w:eastAsia="zh-CN"/>
          </w:rPr>
          <w:delText>TDM</w:delText>
        </w:r>
        <w:r w:rsidR="004C3751" w:rsidDel="00B228BA">
          <w:rPr>
            <w:rFonts w:eastAsia="宋体" w:cs="宋体" w:hint="eastAsia"/>
            <w:spacing w:val="0"/>
            <w:sz w:val="21"/>
            <w:szCs w:val="21"/>
            <w:lang w:eastAsia="zh-CN"/>
          </w:rPr>
          <w:delText>)</w:delText>
        </w:r>
        <w:r w:rsidR="00800D5F" w:rsidRPr="00FA371A" w:rsidDel="00B228BA">
          <w:rPr>
            <w:rFonts w:eastAsia="宋体" w:cs="宋体"/>
            <w:spacing w:val="0"/>
            <w:sz w:val="21"/>
            <w:szCs w:val="21"/>
            <w:lang w:eastAsia="zh-CN"/>
          </w:rPr>
          <w:delText xml:space="preserve"> </w:delText>
        </w:r>
      </w:del>
      <w:r w:rsidR="009E6BF6">
        <w:rPr>
          <w:rFonts w:eastAsia="宋体" w:cs="宋体" w:hint="eastAsia"/>
          <w:spacing w:val="0"/>
          <w:sz w:val="21"/>
          <w:szCs w:val="21"/>
          <w:lang w:eastAsia="zh-CN"/>
        </w:rPr>
        <w:t>scheme</w:t>
      </w:r>
      <w:r w:rsidR="00800D5F"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800D5F"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00800D5F"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1555C92D"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7154AB9"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46F64AA5"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w:t>
      </w:r>
      <w:r w:rsidR="00AB548F">
        <w:rPr>
          <w:rFonts w:eastAsia="宋体" w:cs="宋体"/>
          <w:spacing w:val="0"/>
          <w:sz w:val="21"/>
          <w:szCs w:val="21"/>
          <w:lang w:eastAsia="zh-CN"/>
        </w:rPr>
        <w:t>’</w:t>
      </w:r>
      <w:r w:rsidR="006A109F" w:rsidRPr="00FA371A">
        <w:rPr>
          <w:rFonts w:eastAsia="宋体" w:cs="宋体"/>
          <w:spacing w:val="0"/>
          <w:sz w:val="21"/>
          <w:szCs w:val="21"/>
          <w:lang w:eastAsia="zh-CN"/>
        </w:rPr>
        <w:t>s spectral responsivity, encompassing both photoelectric conversion efficiency and transimpedance gain</w:t>
      </w:r>
      <w:r w:rsidR="00A50277">
        <w:rPr>
          <w:rFonts w:eastAsia="宋体" w:cs="宋体" w:hint="eastAsia"/>
          <w:spacing w:val="0"/>
          <w:sz w:val="21"/>
          <w:szCs w:val="21"/>
          <w:lang w:eastAsia="zh-CN"/>
        </w:rPr>
        <w:t>,</w:t>
      </w:r>
      <w:r w:rsidR="00001145"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p w14:paraId="53498E34" w14:textId="719A7B8C"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009F6849">
        <w:rPr>
          <w:rFonts w:eastAsia="宋体" w:cs="宋体"/>
          <w:spacing w:val="0"/>
          <w:sz w:val="21"/>
          <w:szCs w:val="21"/>
          <w:lang w:eastAsia="zh-CN"/>
        </w:rPr>
        <w:t xml:space="preserve">the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 xml:space="preserve">uniquely assigned to </w:t>
      </w:r>
      <w:r w:rsidR="00A50277">
        <w:rPr>
          <w:rFonts w:eastAsia="宋体" w:cs="宋体" w:hint="eastAsia"/>
          <w:spacing w:val="0"/>
          <w:sz w:val="21"/>
          <w:szCs w:val="21"/>
          <w:lang w:eastAsia="zh-CN"/>
        </w:rPr>
        <w:t>the</w:t>
      </w:r>
      <w:r w:rsidR="00A50277" w:rsidRPr="00A50277">
        <w:rPr>
          <w:rFonts w:ascii="Cambria Math" w:eastAsia="宋体" w:hAnsi="Cambria Math" w:cs="宋体"/>
          <w:i/>
          <w:spacing w:val="0"/>
          <w:sz w:val="21"/>
          <w:szCs w:val="21"/>
          <w:lang w:eastAsia="zh-CN"/>
        </w:rPr>
        <w:t xml:space="preserve"> </w:t>
      </w:r>
      <m:oMath>
        <m:r>
          <w:rPr>
            <w:rFonts w:ascii="Cambria Math" w:eastAsia="宋体" w:hAnsi="Cambria Math" w:cs="宋体"/>
            <w:spacing w:val="0"/>
            <w:sz w:val="21"/>
            <w:szCs w:val="21"/>
            <w:lang w:eastAsia="zh-CN"/>
          </w:rPr>
          <m:t>k</m:t>
        </m:r>
      </m:oMath>
      <w:r w:rsidR="00A50277" w:rsidRPr="00FA371A">
        <w:rPr>
          <w:rFonts w:eastAsia="宋体" w:cs="宋体"/>
          <w:spacing w:val="0"/>
          <w:sz w:val="21"/>
          <w:szCs w:val="21"/>
          <w:lang w:eastAsia="zh-CN"/>
        </w:rPr>
        <w:t xml:space="preserve">-th </w:t>
      </w:r>
      <w:r w:rsidR="001F103E" w:rsidRPr="00FA371A">
        <w:rPr>
          <w:rFonts w:eastAsia="宋体" w:cs="宋体"/>
          <w:spacing w:val="0"/>
          <w:sz w:val="21"/>
          <w:szCs w:val="21"/>
          <w:lang w:eastAsia="zh-CN"/>
        </w:rPr>
        <w:t>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BC2A31F"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E82A15F"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Upon simultaneous</w:t>
      </w:r>
      <w:r w:rsidR="00B02AE1">
        <w:rPr>
          <w:rFonts w:eastAsia="宋体" w:cs="宋体" w:hint="eastAsia"/>
          <w:spacing w:val="0"/>
          <w:sz w:val="21"/>
          <w:szCs w:val="21"/>
          <w:lang w:eastAsia="zh-CN"/>
        </w:rPr>
        <w:t xml:space="preserve"> collection</w:t>
      </w:r>
      <w:r w:rsidRPr="00FA371A">
        <w:rPr>
          <w:rFonts w:eastAsia="宋体" w:cs="宋体"/>
          <w:spacing w:val="0"/>
          <w:sz w:val="21"/>
          <w:szCs w:val="21"/>
          <w:lang w:eastAsia="zh-CN"/>
        </w:rPr>
        <w:t xml:space="preserve">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54A3FF4C"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nary>
                              <m:naryPr>
                                <m:ctrlPr>
                                  <w:ins w:id="11" w:author="yj zeng" w:date="2026-03-27T14:13:00Z" w16du:dateUtc="2026-03-27T06:13:00Z">
                                    <w:rPr>
                                      <w:rFonts w:ascii="Cambria Math" w:eastAsia="宋体" w:hAnsi="Cambria Math" w:cs="宋体"/>
                                      <w:spacing w:val="0"/>
                                      <w:sz w:val="21"/>
                                      <w:szCs w:val="21"/>
                                      <w:lang w:eastAsia="zh-CN"/>
                                    </w:rPr>
                                  </w:ins>
                                </m:ctrlPr>
                              </m:naryPr>
                              <m:sub>
                                <m:sSub>
                                  <m:sSubPr>
                                    <m:ctrlPr>
                                      <w:ins w:id="12" w:author="yj zeng" w:date="2026-03-27T14:13:00Z" w16du:dateUtc="2026-03-27T06:13:00Z">
                                        <w:rPr>
                                          <w:rFonts w:ascii="Cambria Math" w:eastAsia="宋体" w:hAnsi="Cambria Math" w:cs="宋体"/>
                                          <w:i/>
                                          <w:spacing w:val="0"/>
                                          <w:sz w:val="21"/>
                                          <w:szCs w:val="21"/>
                                          <w:lang w:eastAsia="zh-CN"/>
                                        </w:rPr>
                                      </w:ins>
                                    </m:ctrlPr>
                                  </m:sSubPr>
                                  <m:e>
                                    <m:r>
                                      <w:ins w:id="13" w:author="yj zeng" w:date="2026-03-27T14:13:00Z" w16du:dateUtc="2026-03-27T06:13:00Z">
                                        <w:rPr>
                                          <w:rFonts w:ascii="Cambria Math" w:eastAsia="宋体" w:hAnsi="Cambria Math" w:cs="宋体"/>
                                          <w:spacing w:val="0"/>
                                          <w:sz w:val="21"/>
                                          <w:szCs w:val="21"/>
                                          <w:lang w:eastAsia="zh-CN"/>
                                        </w:rPr>
                                        <m:t>λ</m:t>
                                      </w:ins>
                                    </m:r>
                                  </m:e>
                                  <m:sub>
                                    <m:r>
                                      <w:ins w:id="14" w:author="yj zeng" w:date="2026-03-27T14:13:00Z" w16du:dateUtc="2026-03-27T06:13:00Z">
                                        <w:rPr>
                                          <w:rFonts w:ascii="Cambria Math" w:eastAsia="宋体" w:hAnsi="Cambria Math" w:cs="宋体"/>
                                          <w:spacing w:val="0"/>
                                          <w:sz w:val="21"/>
                                          <w:szCs w:val="21"/>
                                          <w:lang w:eastAsia="zh-CN"/>
                                        </w:rPr>
                                        <m:t>1</m:t>
                                      </w:ins>
                                    </m:r>
                                  </m:sub>
                                </m:sSub>
                                <m:ctrlPr>
                                  <w:ins w:id="15" w:author="yj zeng" w:date="2026-03-27T14:13:00Z" w16du:dateUtc="2026-03-27T06:13:00Z">
                                    <w:rPr>
                                      <w:rFonts w:ascii="Cambria Math" w:eastAsia="宋体" w:hAnsi="Cambria Math" w:cs="宋体"/>
                                      <w:i/>
                                      <w:spacing w:val="0"/>
                                      <w:sz w:val="21"/>
                                      <w:szCs w:val="21"/>
                                      <w:lang w:eastAsia="zh-CN"/>
                                    </w:rPr>
                                  </w:ins>
                                </m:ctrlPr>
                              </m:sub>
                              <m:sup>
                                <m:sSub>
                                  <m:sSubPr>
                                    <m:ctrlPr>
                                      <w:ins w:id="16" w:author="yj zeng" w:date="2026-03-27T14:13:00Z" w16du:dateUtc="2026-03-27T06:13:00Z">
                                        <w:rPr>
                                          <w:rFonts w:ascii="Cambria Math" w:eastAsia="宋体" w:hAnsi="Cambria Math" w:cs="宋体"/>
                                          <w:i/>
                                          <w:spacing w:val="0"/>
                                          <w:sz w:val="21"/>
                                          <w:szCs w:val="21"/>
                                          <w:lang w:eastAsia="zh-CN"/>
                                        </w:rPr>
                                      </w:ins>
                                    </m:ctrlPr>
                                  </m:sSubPr>
                                  <m:e>
                                    <m:r>
                                      <w:ins w:id="17" w:author="yj zeng" w:date="2026-03-27T14:13:00Z" w16du:dateUtc="2026-03-27T06:13:00Z">
                                        <w:rPr>
                                          <w:rFonts w:ascii="Cambria Math" w:eastAsia="宋体" w:hAnsi="Cambria Math" w:cs="宋体"/>
                                          <w:spacing w:val="0"/>
                                          <w:sz w:val="21"/>
                                          <w:szCs w:val="21"/>
                                          <w:lang w:eastAsia="zh-CN"/>
                                        </w:rPr>
                                        <m:t>λ</m:t>
                                      </w:ins>
                                    </m:r>
                                  </m:e>
                                  <m:sub>
                                    <m:r>
                                      <w:ins w:id="18" w:author="yj zeng" w:date="2026-03-27T14:13:00Z" w16du:dateUtc="2026-03-27T06:13:00Z">
                                        <w:rPr>
                                          <w:rFonts w:ascii="Cambria Math" w:eastAsia="宋体" w:hAnsi="Cambria Math" w:cs="宋体"/>
                                          <w:spacing w:val="0"/>
                                          <w:sz w:val="21"/>
                                          <w:szCs w:val="21"/>
                                          <w:lang w:eastAsia="zh-CN"/>
                                        </w:rPr>
                                        <m:t>2</m:t>
                                      </w:ins>
                                    </m:r>
                                  </m:sub>
                                </m:sSub>
                                <m:ctrlPr>
                                  <w:ins w:id="19" w:author="yj zeng" w:date="2026-03-27T14:13:00Z" w16du:dateUtc="2026-03-27T06:13:00Z">
                                    <w:rPr>
                                      <w:rFonts w:ascii="Cambria Math" w:eastAsia="宋体" w:hAnsi="Cambria Math" w:cs="宋体"/>
                                      <w:i/>
                                      <w:spacing w:val="0"/>
                                      <w:sz w:val="21"/>
                                      <w:szCs w:val="21"/>
                                      <w:lang w:eastAsia="zh-CN"/>
                                    </w:rPr>
                                  </w:ins>
                                </m:ctrlPr>
                              </m:sup>
                              <m:e>
                                <m:sSub>
                                  <m:sSubPr>
                                    <m:ctrlPr>
                                      <w:ins w:id="20" w:author="yj zeng" w:date="2026-03-27T14:13:00Z" w16du:dateUtc="2026-03-27T06:13:00Z">
                                        <w:rPr>
                                          <w:rFonts w:ascii="Cambria Math" w:eastAsia="宋体" w:hAnsi="Cambria Math" w:cs="宋体"/>
                                          <w:i/>
                                          <w:spacing w:val="0"/>
                                          <w:sz w:val="21"/>
                                          <w:szCs w:val="21"/>
                                          <w:lang w:eastAsia="zh-CN"/>
                                        </w:rPr>
                                      </w:ins>
                                    </m:ctrlPr>
                                  </m:sSubPr>
                                  <m:e>
                                    <m:r>
                                      <w:ins w:id="21" w:author="yj zeng" w:date="2026-03-27T14:13:00Z" w16du:dateUtc="2026-03-27T06:13:00Z">
                                        <w:rPr>
                                          <w:rFonts w:ascii="Cambria Math" w:eastAsia="宋体" w:hAnsi="Cambria Math" w:cs="宋体"/>
                                          <w:spacing w:val="0"/>
                                          <w:sz w:val="21"/>
                                          <w:szCs w:val="21"/>
                                          <w:lang w:eastAsia="zh-CN"/>
                                        </w:rPr>
                                        <m:t>P</m:t>
                                      </w:ins>
                                    </m:r>
                                  </m:e>
                                  <m:sub>
                                    <m:r>
                                      <w:ins w:id="22" w:author="yj zeng" w:date="2026-03-27T14:13:00Z" w16du:dateUtc="2026-03-27T06:13:00Z">
                                        <w:rPr>
                                          <w:rFonts w:ascii="Cambria Math" w:eastAsia="宋体" w:hAnsi="Cambria Math" w:cs="宋体"/>
                                          <w:spacing w:val="0"/>
                                          <w:sz w:val="21"/>
                                          <w:szCs w:val="21"/>
                                          <w:lang w:eastAsia="zh-CN"/>
                                        </w:rPr>
                                        <m:t>k</m:t>
                                      </w:ins>
                                    </m:r>
                                  </m:sub>
                                </m:sSub>
                                <m:d>
                                  <m:dPr>
                                    <m:ctrlPr>
                                      <w:ins w:id="23" w:author="yj zeng" w:date="2026-03-27T14:13:00Z" w16du:dateUtc="2026-03-27T06:13:00Z">
                                        <w:rPr>
                                          <w:rFonts w:ascii="Cambria Math" w:eastAsia="宋体" w:hAnsi="Cambria Math" w:cs="宋体"/>
                                          <w:i/>
                                          <w:spacing w:val="0"/>
                                          <w:sz w:val="21"/>
                                          <w:szCs w:val="21"/>
                                          <w:lang w:eastAsia="zh-CN"/>
                                        </w:rPr>
                                      </w:ins>
                                    </m:ctrlPr>
                                  </m:dPr>
                                  <m:e>
                                    <m:r>
                                      <w:ins w:id="24" w:author="yj zeng" w:date="2026-03-27T14:13:00Z" w16du:dateUtc="2026-03-27T06:13:00Z">
                                        <w:rPr>
                                          <w:rFonts w:ascii="Cambria Math" w:eastAsia="宋体" w:hAnsi="Cambria Math" w:cs="宋体"/>
                                          <w:spacing w:val="0"/>
                                          <w:sz w:val="21"/>
                                          <w:szCs w:val="21"/>
                                          <w:lang w:eastAsia="zh-CN"/>
                                        </w:rPr>
                                        <m:t>λ</m:t>
                                      </w:ins>
                                    </m:r>
                                  </m:e>
                                </m:d>
                                <m:r>
                                  <w:ins w:id="25" w:author="yj zeng" w:date="2026-03-27T14:13:00Z" w16du:dateUtc="2026-03-27T06:13:00Z">
                                    <w:rPr>
                                      <w:rFonts w:ascii="Cambria Math" w:eastAsia="宋体" w:hAnsi="Cambria Math" w:cs="宋体"/>
                                      <w:spacing w:val="0"/>
                                      <w:sz w:val="21"/>
                                      <w:szCs w:val="21"/>
                                      <w:lang w:eastAsia="zh-CN"/>
                                    </w:rPr>
                                    <m:t>R</m:t>
                                  </w:ins>
                                </m:r>
                                <m:d>
                                  <m:dPr>
                                    <m:ctrlPr>
                                      <w:ins w:id="26" w:author="yj zeng" w:date="2026-03-27T14:13:00Z" w16du:dateUtc="2026-03-27T06:13:00Z">
                                        <w:rPr>
                                          <w:rFonts w:ascii="Cambria Math" w:eastAsia="宋体" w:hAnsi="Cambria Math" w:cs="宋体"/>
                                          <w:i/>
                                          <w:spacing w:val="0"/>
                                          <w:sz w:val="21"/>
                                          <w:szCs w:val="21"/>
                                          <w:lang w:eastAsia="zh-CN"/>
                                        </w:rPr>
                                      </w:ins>
                                    </m:ctrlPr>
                                  </m:dPr>
                                  <m:e>
                                    <m:r>
                                      <w:ins w:id="27" w:author="yj zeng" w:date="2026-03-27T14:13:00Z" w16du:dateUtc="2026-03-27T06:13:00Z">
                                        <w:rPr>
                                          <w:rFonts w:ascii="Cambria Math" w:eastAsia="宋体" w:hAnsi="Cambria Math" w:cs="宋体"/>
                                          <w:spacing w:val="0"/>
                                          <w:sz w:val="21"/>
                                          <w:szCs w:val="21"/>
                                          <w:lang w:eastAsia="zh-CN"/>
                                        </w:rPr>
                                        <m:t>λ</m:t>
                                      </w:ins>
                                    </m:r>
                                  </m:e>
                                </m:d>
                                <m:r>
                                  <w:ins w:id="28" w:author="yj zeng" w:date="2026-03-27T14:13:00Z" w16du:dateUtc="2026-03-27T06:13:00Z">
                                    <w:rPr>
                                      <w:rFonts w:ascii="Cambria Math" w:eastAsia="宋体" w:hAnsi="Cambria Math" w:cs="宋体"/>
                                      <w:spacing w:val="0"/>
                                      <w:sz w:val="21"/>
                                      <w:szCs w:val="21"/>
                                      <w:lang w:eastAsia="zh-CN"/>
                                    </w:rPr>
                                    <m:t>S</m:t>
                                  </w:ins>
                                </m:r>
                                <m:d>
                                  <m:dPr>
                                    <m:ctrlPr>
                                      <w:ins w:id="29" w:author="yj zeng" w:date="2026-03-27T14:13:00Z" w16du:dateUtc="2026-03-27T06:13:00Z">
                                        <w:rPr>
                                          <w:rFonts w:ascii="Cambria Math" w:eastAsia="宋体" w:hAnsi="Cambria Math" w:cs="宋体"/>
                                          <w:i/>
                                          <w:spacing w:val="0"/>
                                          <w:sz w:val="21"/>
                                          <w:szCs w:val="21"/>
                                          <w:lang w:eastAsia="zh-CN"/>
                                        </w:rPr>
                                      </w:ins>
                                    </m:ctrlPr>
                                  </m:dPr>
                                  <m:e>
                                    <m:r>
                                      <w:ins w:id="30" w:author="yj zeng" w:date="2026-03-27T14:13:00Z" w16du:dateUtc="2026-03-27T06:13:00Z">
                                        <w:rPr>
                                          <w:rFonts w:ascii="Cambria Math" w:eastAsia="宋体" w:hAnsi="Cambria Math" w:cs="宋体"/>
                                          <w:spacing w:val="0"/>
                                          <w:sz w:val="21"/>
                                          <w:szCs w:val="21"/>
                                          <w:lang w:eastAsia="zh-CN"/>
                                        </w:rPr>
                                        <m:t>λ</m:t>
                                      </w:ins>
                                    </m:r>
                                  </m:e>
                                </m:d>
                                <m:r>
                                  <w:ins w:id="31" w:author="yj zeng" w:date="2026-03-27T14:13:00Z" w16du:dateUtc="2026-03-27T06:13:00Z">
                                    <m:rPr>
                                      <m:sty m:val="p"/>
                                    </m:rPr>
                                    <w:rPr>
                                      <w:rFonts w:ascii="Cambria Math" w:eastAsia="宋体" w:hAnsi="Cambria Math" w:cs="宋体"/>
                                      <w:spacing w:val="0"/>
                                      <w:sz w:val="21"/>
                                      <w:szCs w:val="21"/>
                                      <w:lang w:eastAsia="zh-CN"/>
                                    </w:rPr>
                                    <m:t>d</m:t>
                                  </w:ins>
                                </m:r>
                                <m:r>
                                  <w:ins w:id="32" w:author="yj zeng" w:date="2026-03-27T14:13:00Z" w16du:dateUtc="2026-03-27T06:13:00Z">
                                    <w:rPr>
                                      <w:rFonts w:ascii="Cambria Math" w:eastAsia="宋体" w:hAnsi="Cambria Math" w:cs="宋体"/>
                                      <w:spacing w:val="0"/>
                                      <w:sz w:val="21"/>
                                      <w:szCs w:val="21"/>
                                      <w:lang w:eastAsia="zh-CN"/>
                                    </w:rPr>
                                    <m:t>λ</m:t>
                                  </w:ins>
                                </m:r>
                                <m:ctrlPr>
                                  <w:ins w:id="33" w:author="yj zeng" w:date="2026-03-27T14:13:00Z" w16du:dateUtc="2026-03-27T06:13:00Z">
                                    <w:rPr>
                                      <w:rFonts w:ascii="Cambria Math" w:eastAsia="宋体" w:hAnsi="Cambria Math" w:cs="宋体"/>
                                      <w:i/>
                                      <w:spacing w:val="0"/>
                                      <w:sz w:val="21"/>
                                      <w:szCs w:val="21"/>
                                      <w:lang w:eastAsia="zh-CN"/>
                                    </w:rPr>
                                  </w:ins>
                                </m:ctrlPr>
                              </m:e>
                            </m:nary>
                            <m:d>
                              <m:dPr>
                                <m:begChr m:val="["/>
                                <m:endChr m:val="]"/>
                                <m:ctrlPr>
                                  <w:del w:id="34" w:author="yj zeng" w:date="2026-03-27T14:13:00Z" w16du:dateUtc="2026-03-27T06:13:00Z">
                                    <w:rPr>
                                      <w:rFonts w:ascii="Cambria Math" w:eastAsia="宋体" w:hAnsi="Cambria Math" w:cs="宋体"/>
                                      <w:spacing w:val="0"/>
                                      <w:sz w:val="21"/>
                                      <w:szCs w:val="21"/>
                                      <w:lang w:eastAsia="zh-CN"/>
                                    </w:rPr>
                                  </w:del>
                                </m:ctrlPr>
                              </m:dPr>
                              <m:e>
                                <m:nary>
                                  <m:naryPr>
                                    <m:ctrlPr>
                                      <w:del w:id="35" w:author="yj zeng" w:date="2026-03-27T14:13:00Z" w16du:dateUtc="2026-03-27T06:13:00Z">
                                        <w:rPr>
                                          <w:rFonts w:ascii="Cambria Math" w:eastAsia="宋体" w:hAnsi="Cambria Math" w:cs="宋体"/>
                                          <w:spacing w:val="0"/>
                                          <w:sz w:val="21"/>
                                          <w:szCs w:val="21"/>
                                          <w:lang w:eastAsia="zh-CN"/>
                                        </w:rPr>
                                      </w:del>
                                    </m:ctrlPr>
                                  </m:naryPr>
                                  <m:sub>
                                    <m:sSub>
                                      <m:sSubPr>
                                        <m:ctrlPr>
                                          <w:del w:id="36" w:author="yj zeng" w:date="2026-03-27T14:13:00Z" w16du:dateUtc="2026-03-27T06:13:00Z">
                                            <w:rPr>
                                              <w:rFonts w:ascii="Cambria Math" w:eastAsia="宋体" w:hAnsi="Cambria Math" w:cs="宋体"/>
                                              <w:i/>
                                              <w:spacing w:val="0"/>
                                              <w:sz w:val="21"/>
                                              <w:szCs w:val="21"/>
                                              <w:lang w:eastAsia="zh-CN"/>
                                            </w:rPr>
                                          </w:del>
                                        </m:ctrlPr>
                                      </m:sSubPr>
                                      <m:e>
                                        <m:r>
                                          <w:del w:id="37" w:author="yj zeng" w:date="2026-03-27T14:13:00Z" w16du:dateUtc="2026-03-27T06:13:00Z">
                                            <w:rPr>
                                              <w:rFonts w:ascii="Cambria Math" w:eastAsia="宋体" w:hAnsi="Cambria Math" w:cs="宋体"/>
                                              <w:spacing w:val="0"/>
                                              <w:sz w:val="21"/>
                                              <w:szCs w:val="21"/>
                                              <w:lang w:eastAsia="zh-CN"/>
                                            </w:rPr>
                                            <m:t>λ</m:t>
                                          </w:del>
                                        </m:r>
                                      </m:e>
                                      <m:sub>
                                        <m:r>
                                          <w:del w:id="38" w:author="yj zeng" w:date="2026-03-27T14:13:00Z" w16du:dateUtc="2026-03-27T06:13:00Z">
                                            <w:rPr>
                                              <w:rFonts w:ascii="Cambria Math" w:eastAsia="宋体" w:hAnsi="Cambria Math" w:cs="宋体"/>
                                              <w:spacing w:val="0"/>
                                              <w:sz w:val="21"/>
                                              <w:szCs w:val="21"/>
                                              <w:lang w:eastAsia="zh-CN"/>
                                            </w:rPr>
                                            <m:t>1</m:t>
                                          </w:del>
                                        </m:r>
                                      </m:sub>
                                    </m:sSub>
                                    <m:ctrlPr>
                                      <w:del w:id="39" w:author="yj zeng" w:date="2026-03-27T14:13:00Z" w16du:dateUtc="2026-03-27T06:13:00Z">
                                        <w:rPr>
                                          <w:rFonts w:ascii="Cambria Math" w:eastAsia="宋体" w:hAnsi="Cambria Math" w:cs="宋体"/>
                                          <w:i/>
                                          <w:spacing w:val="0"/>
                                          <w:sz w:val="21"/>
                                          <w:szCs w:val="21"/>
                                          <w:lang w:eastAsia="zh-CN"/>
                                        </w:rPr>
                                      </w:del>
                                    </m:ctrlPr>
                                  </m:sub>
                                  <m:sup>
                                    <m:sSub>
                                      <m:sSubPr>
                                        <m:ctrlPr>
                                          <w:del w:id="40" w:author="yj zeng" w:date="2026-03-27T14:13:00Z" w16du:dateUtc="2026-03-27T06:13:00Z">
                                            <w:rPr>
                                              <w:rFonts w:ascii="Cambria Math" w:eastAsia="宋体" w:hAnsi="Cambria Math" w:cs="宋体"/>
                                              <w:i/>
                                              <w:spacing w:val="0"/>
                                              <w:sz w:val="21"/>
                                              <w:szCs w:val="21"/>
                                              <w:lang w:eastAsia="zh-CN"/>
                                            </w:rPr>
                                          </w:del>
                                        </m:ctrlPr>
                                      </m:sSubPr>
                                      <m:e>
                                        <m:r>
                                          <w:del w:id="41" w:author="yj zeng" w:date="2026-03-27T14:13:00Z" w16du:dateUtc="2026-03-27T06:13:00Z">
                                            <w:rPr>
                                              <w:rFonts w:ascii="Cambria Math" w:eastAsia="宋体" w:hAnsi="Cambria Math" w:cs="宋体"/>
                                              <w:spacing w:val="0"/>
                                              <w:sz w:val="21"/>
                                              <w:szCs w:val="21"/>
                                              <w:lang w:eastAsia="zh-CN"/>
                                            </w:rPr>
                                            <m:t>λ</m:t>
                                          </w:del>
                                        </m:r>
                                      </m:e>
                                      <m:sub>
                                        <m:r>
                                          <w:del w:id="42" w:author="yj zeng" w:date="2026-03-27T14:13:00Z" w16du:dateUtc="2026-03-27T06:13:00Z">
                                            <w:rPr>
                                              <w:rFonts w:ascii="Cambria Math" w:eastAsia="宋体" w:hAnsi="Cambria Math" w:cs="宋体"/>
                                              <w:spacing w:val="0"/>
                                              <w:sz w:val="21"/>
                                              <w:szCs w:val="21"/>
                                              <w:lang w:eastAsia="zh-CN"/>
                                            </w:rPr>
                                            <m:t>2</m:t>
                                          </w:del>
                                        </m:r>
                                      </m:sub>
                                    </m:sSub>
                                    <m:ctrlPr>
                                      <w:del w:id="43" w:author="yj zeng" w:date="2026-03-27T14:13:00Z" w16du:dateUtc="2026-03-27T06:13:00Z">
                                        <w:rPr>
                                          <w:rFonts w:ascii="Cambria Math" w:eastAsia="宋体" w:hAnsi="Cambria Math" w:cs="宋体"/>
                                          <w:i/>
                                          <w:spacing w:val="0"/>
                                          <w:sz w:val="21"/>
                                          <w:szCs w:val="21"/>
                                          <w:lang w:eastAsia="zh-CN"/>
                                        </w:rPr>
                                      </w:del>
                                    </m:ctrlPr>
                                  </m:sup>
                                  <m:e>
                                    <m:sSub>
                                      <m:sSubPr>
                                        <m:ctrlPr>
                                          <w:del w:id="44" w:author="yj zeng" w:date="2026-03-27T14:13:00Z" w16du:dateUtc="2026-03-27T06:13:00Z">
                                            <w:rPr>
                                              <w:rFonts w:ascii="Cambria Math" w:eastAsia="宋体" w:hAnsi="Cambria Math" w:cs="宋体"/>
                                              <w:i/>
                                              <w:spacing w:val="0"/>
                                              <w:sz w:val="21"/>
                                              <w:szCs w:val="21"/>
                                              <w:lang w:eastAsia="zh-CN"/>
                                            </w:rPr>
                                          </w:del>
                                        </m:ctrlPr>
                                      </m:sSubPr>
                                      <m:e>
                                        <m:r>
                                          <w:del w:id="45" w:author="yj zeng" w:date="2026-03-27T14:13:00Z" w16du:dateUtc="2026-03-27T06:13:00Z">
                                            <w:rPr>
                                              <w:rFonts w:ascii="Cambria Math" w:eastAsia="宋体" w:hAnsi="Cambria Math" w:cs="宋体"/>
                                              <w:spacing w:val="0"/>
                                              <w:sz w:val="21"/>
                                              <w:szCs w:val="21"/>
                                              <w:lang w:eastAsia="zh-CN"/>
                                            </w:rPr>
                                            <m:t>P</m:t>
                                          </w:del>
                                        </m:r>
                                      </m:e>
                                      <m:sub>
                                        <m:r>
                                          <w:del w:id="46" w:author="yj zeng" w:date="2026-03-27T14:13:00Z" w16du:dateUtc="2026-03-27T06:13:00Z">
                                            <w:rPr>
                                              <w:rFonts w:ascii="Cambria Math" w:eastAsia="宋体" w:hAnsi="Cambria Math" w:cs="宋体"/>
                                              <w:spacing w:val="0"/>
                                              <w:sz w:val="21"/>
                                              <w:szCs w:val="21"/>
                                              <w:lang w:eastAsia="zh-CN"/>
                                            </w:rPr>
                                            <m:t>k</m:t>
                                          </w:del>
                                        </m:r>
                                      </m:sub>
                                    </m:sSub>
                                    <m:d>
                                      <m:dPr>
                                        <m:ctrlPr>
                                          <w:del w:id="47" w:author="yj zeng" w:date="2026-03-27T14:13:00Z" w16du:dateUtc="2026-03-27T06:13:00Z">
                                            <w:rPr>
                                              <w:rFonts w:ascii="Cambria Math" w:eastAsia="宋体" w:hAnsi="Cambria Math" w:cs="宋体"/>
                                              <w:i/>
                                              <w:spacing w:val="0"/>
                                              <w:sz w:val="21"/>
                                              <w:szCs w:val="21"/>
                                              <w:lang w:eastAsia="zh-CN"/>
                                            </w:rPr>
                                          </w:del>
                                        </m:ctrlPr>
                                      </m:dPr>
                                      <m:e>
                                        <m:r>
                                          <w:del w:id="48" w:author="yj zeng" w:date="2026-03-27T14:13:00Z" w16du:dateUtc="2026-03-27T06:13:00Z">
                                            <w:rPr>
                                              <w:rFonts w:ascii="Cambria Math" w:eastAsia="宋体" w:hAnsi="Cambria Math" w:cs="宋体"/>
                                              <w:spacing w:val="0"/>
                                              <w:sz w:val="21"/>
                                              <w:szCs w:val="21"/>
                                              <w:lang w:eastAsia="zh-CN"/>
                                            </w:rPr>
                                            <m:t>λ</m:t>
                                          </w:del>
                                        </m:r>
                                      </m:e>
                                    </m:d>
                                    <m:r>
                                      <w:del w:id="49" w:author="yj zeng" w:date="2026-03-27T14:13:00Z" w16du:dateUtc="2026-03-27T06:13:00Z">
                                        <w:rPr>
                                          <w:rFonts w:ascii="Cambria Math" w:eastAsia="宋体" w:hAnsi="Cambria Math" w:cs="宋体"/>
                                          <w:spacing w:val="0"/>
                                          <w:sz w:val="21"/>
                                          <w:szCs w:val="21"/>
                                          <w:lang w:eastAsia="zh-CN"/>
                                        </w:rPr>
                                        <m:t>R</m:t>
                                      </w:del>
                                    </m:r>
                                    <m:d>
                                      <m:dPr>
                                        <m:ctrlPr>
                                          <w:del w:id="50" w:author="yj zeng" w:date="2026-03-27T14:13:00Z" w16du:dateUtc="2026-03-27T06:13:00Z">
                                            <w:rPr>
                                              <w:rFonts w:ascii="Cambria Math" w:eastAsia="宋体" w:hAnsi="Cambria Math" w:cs="宋体"/>
                                              <w:i/>
                                              <w:spacing w:val="0"/>
                                              <w:sz w:val="21"/>
                                              <w:szCs w:val="21"/>
                                              <w:lang w:eastAsia="zh-CN"/>
                                            </w:rPr>
                                          </w:del>
                                        </m:ctrlPr>
                                      </m:dPr>
                                      <m:e>
                                        <m:r>
                                          <w:del w:id="51" w:author="yj zeng" w:date="2026-03-27T14:13:00Z" w16du:dateUtc="2026-03-27T06:13:00Z">
                                            <w:rPr>
                                              <w:rFonts w:ascii="Cambria Math" w:eastAsia="宋体" w:hAnsi="Cambria Math" w:cs="宋体"/>
                                              <w:spacing w:val="0"/>
                                              <w:sz w:val="21"/>
                                              <w:szCs w:val="21"/>
                                              <w:lang w:eastAsia="zh-CN"/>
                                            </w:rPr>
                                            <m:t>λ</m:t>
                                          </w:del>
                                        </m:r>
                                      </m:e>
                                    </m:d>
                                    <m:r>
                                      <w:del w:id="52" w:author="yj zeng" w:date="2026-03-27T14:13:00Z" w16du:dateUtc="2026-03-27T06:13:00Z">
                                        <w:rPr>
                                          <w:rFonts w:ascii="Cambria Math" w:eastAsia="宋体" w:hAnsi="Cambria Math" w:cs="宋体"/>
                                          <w:spacing w:val="0"/>
                                          <w:sz w:val="21"/>
                                          <w:szCs w:val="21"/>
                                          <w:lang w:eastAsia="zh-CN"/>
                                        </w:rPr>
                                        <m:t>S</m:t>
                                      </w:del>
                                    </m:r>
                                    <m:d>
                                      <m:dPr>
                                        <m:ctrlPr>
                                          <w:del w:id="53" w:author="yj zeng" w:date="2026-03-27T14:13:00Z" w16du:dateUtc="2026-03-27T06:13:00Z">
                                            <w:rPr>
                                              <w:rFonts w:ascii="Cambria Math" w:eastAsia="宋体" w:hAnsi="Cambria Math" w:cs="宋体"/>
                                              <w:i/>
                                              <w:spacing w:val="0"/>
                                              <w:sz w:val="21"/>
                                              <w:szCs w:val="21"/>
                                              <w:lang w:eastAsia="zh-CN"/>
                                            </w:rPr>
                                          </w:del>
                                        </m:ctrlPr>
                                      </m:dPr>
                                      <m:e>
                                        <m:r>
                                          <w:del w:id="54" w:author="yj zeng" w:date="2026-03-27T14:13:00Z" w16du:dateUtc="2026-03-27T06:13:00Z">
                                            <w:rPr>
                                              <w:rFonts w:ascii="Cambria Math" w:eastAsia="宋体" w:hAnsi="Cambria Math" w:cs="宋体"/>
                                              <w:spacing w:val="0"/>
                                              <w:sz w:val="21"/>
                                              <w:szCs w:val="21"/>
                                              <w:lang w:eastAsia="zh-CN"/>
                                            </w:rPr>
                                            <m:t>λ</m:t>
                                          </w:del>
                                        </m:r>
                                      </m:e>
                                    </m:d>
                                    <m:r>
                                      <w:del w:id="55" w:author="yj zeng" w:date="2026-03-27T14:13:00Z" w16du:dateUtc="2026-03-27T06:13:00Z">
                                        <m:rPr>
                                          <m:sty m:val="p"/>
                                        </m:rPr>
                                        <w:rPr>
                                          <w:rFonts w:ascii="Cambria Math" w:eastAsia="宋体" w:hAnsi="Cambria Math" w:cs="宋体"/>
                                          <w:spacing w:val="0"/>
                                          <w:sz w:val="21"/>
                                          <w:szCs w:val="21"/>
                                          <w:lang w:eastAsia="zh-CN"/>
                                        </w:rPr>
                                        <m:t>d</m:t>
                                      </w:del>
                                    </m:r>
                                    <m:r>
                                      <w:del w:id="56" w:author="yj zeng" w:date="2026-03-27T14:13:00Z" w16du:dateUtc="2026-03-27T06:13:00Z">
                                        <w:rPr>
                                          <w:rFonts w:ascii="Cambria Math" w:eastAsia="宋体" w:hAnsi="Cambria Math" w:cs="宋体"/>
                                          <w:spacing w:val="0"/>
                                          <w:sz w:val="21"/>
                                          <w:szCs w:val="21"/>
                                          <w:lang w:eastAsia="zh-CN"/>
                                        </w:rPr>
                                        <m:t>λ</m:t>
                                      </w:del>
                                    </m:r>
                                    <m:ctrlPr>
                                      <w:del w:id="57" w:author="yj zeng" w:date="2026-03-27T14:13:00Z" w16du:dateUtc="2026-03-27T06:13:00Z">
                                        <w:rPr>
                                          <w:rFonts w:ascii="Cambria Math" w:eastAsia="宋体" w:hAnsi="Cambria Math" w:cs="宋体"/>
                                          <w:i/>
                                          <w:spacing w:val="0"/>
                                          <w:sz w:val="21"/>
                                          <w:szCs w:val="21"/>
                                          <w:lang w:eastAsia="zh-CN"/>
                                        </w:rPr>
                                      </w:del>
                                    </m:ctrlPr>
                                  </m:e>
                                </m:nary>
                                <m:r>
                                  <w:del w:id="58" w:author="yj zeng" w:date="2026-03-27T14:13:00Z" w16du:dateUtc="2026-03-27T06:13:00Z">
                                    <w:rPr>
                                      <w:rFonts w:ascii="Cambria Math" w:eastAsia="宋体" w:hAnsi="Cambria Math" w:cs="宋体"/>
                                      <w:spacing w:val="0"/>
                                      <w:sz w:val="21"/>
                                      <w:szCs w:val="21"/>
                                      <w:lang w:eastAsia="zh-CN"/>
                                    </w:rPr>
                                    <m:t> </m:t>
                                  </w:del>
                                </m:r>
                                <m:ctrlPr>
                                  <w:del w:id="59" w:author="yj zeng" w:date="2026-03-27T14:13:00Z" w16du:dateUtc="2026-03-27T06:13:00Z">
                                    <w:rPr>
                                      <w:rFonts w:ascii="Cambria Math" w:eastAsia="宋体" w:hAnsi="Cambria Math" w:cs="宋体"/>
                                      <w:i/>
                                      <w:spacing w:val="0"/>
                                      <w:sz w:val="21"/>
                                      <w:szCs w:val="21"/>
                                      <w:lang w:eastAsia="zh-CN"/>
                                    </w:rPr>
                                  </w:del>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6CB4362"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lastRenderedPageBreak/>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3C236F8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24048BC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1C3F6ECD"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w:t>
      </w:r>
      <w:del w:id="60" w:author="yj zeng" w:date="2026-03-27T14:18:00Z" w16du:dateUtc="2026-03-27T06:18:00Z">
        <w:r w:rsidR="0073403F" w:rsidRPr="00FA371A" w:rsidDel="004E3574">
          <w:rPr>
            <w:rFonts w:eastAsia="宋体" w:cs="宋体"/>
            <w:spacing w:val="0"/>
            <w:sz w:val="21"/>
            <w:szCs w:val="21"/>
            <w:lang w:eastAsia="zh-CN"/>
          </w:rPr>
          <w:delText xml:space="preserve">dominant </w:delText>
        </w:r>
      </w:del>
      <w:r w:rsidR="0073403F" w:rsidRPr="00FA371A">
        <w:rPr>
          <w:rFonts w:eastAsia="宋体" w:cs="宋体"/>
          <w:spacing w:val="0"/>
          <w:sz w:val="21"/>
          <w:szCs w:val="21"/>
          <w:lang w:eastAsia="zh-CN"/>
        </w:rPr>
        <w:t>bands of environmental noise</w:t>
      </w:r>
      <w:del w:id="61" w:author="yj zeng" w:date="2026-03-27T14:18:00Z" w16du:dateUtc="2026-03-27T06:18:00Z">
        <w:r w:rsidR="0073403F" w:rsidRPr="00FA371A" w:rsidDel="004E3574">
          <w:rPr>
            <w:rFonts w:eastAsia="宋体" w:cs="宋体"/>
            <w:spacing w:val="0"/>
            <w:sz w:val="21"/>
            <w:szCs w:val="21"/>
            <w:lang w:eastAsia="zh-CN"/>
          </w:rPr>
          <w:delText xml:space="preserve"> </w:delText>
        </w:r>
        <w:r w:rsidR="008A3235" w:rsidRPr="008A3235" w:rsidDel="004E3574">
          <w:rPr>
            <w:rFonts w:eastAsia="宋体" w:cs="宋体"/>
            <w:spacing w:val="0"/>
            <w:sz w:val="21"/>
            <w:szCs w:val="21"/>
            <w:lang w:eastAsia="zh-CN"/>
          </w:rPr>
          <w:delText>without mutual interference</w:delText>
        </w:r>
      </w:del>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B7FB86"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673B2A2B" w:rsidR="00502F8C" w:rsidRDefault="00502F8C" w:rsidP="00512A7C">
      <w:pPr>
        <w:ind w:firstLine="420"/>
        <w:jc w:val="both"/>
        <w:rPr>
          <w:rFonts w:eastAsia="宋体" w:cs="宋体"/>
          <w:spacing w:val="0"/>
          <w:sz w:val="21"/>
          <w:szCs w:val="21"/>
          <w:lang w:eastAsia="zh-CN"/>
        </w:rPr>
      </w:pPr>
      <w:r w:rsidRPr="00502F8C">
        <w:rPr>
          <w:rFonts w:eastAsia="宋体" w:cs="宋体"/>
          <w:spacing w:val="0"/>
          <w:sz w:val="21"/>
          <w:szCs w:val="21"/>
          <w:lang w:eastAsia="zh-CN"/>
        </w:rPr>
        <w:t xml:space="preserve">To ensure </w:t>
      </w:r>
      <w:del w:id="62" w:author="yj zeng" w:date="2026-03-27T13:04:00Z" w16du:dateUtc="2026-03-27T05:04:00Z">
        <w:r w:rsidRPr="00502F8C" w:rsidDel="005E2C9C">
          <w:rPr>
            <w:rFonts w:eastAsia="宋体" w:cs="宋体"/>
            <w:spacing w:val="0"/>
            <w:sz w:val="21"/>
            <w:szCs w:val="21"/>
            <w:lang w:eastAsia="zh-CN"/>
          </w:rPr>
          <w:delText xml:space="preserve">strict </w:delText>
        </w:r>
      </w:del>
      <w:r w:rsidRPr="00502F8C">
        <w:rPr>
          <w:rFonts w:eastAsia="宋体" w:cs="宋体"/>
          <w:spacing w:val="0"/>
          <w:sz w:val="21"/>
          <w:szCs w:val="21"/>
          <w:lang w:eastAsia="zh-CN"/>
        </w:rPr>
        <w:t xml:space="preserve">orthogonality </w:t>
      </w:r>
      <w:del w:id="63" w:author="yj zeng" w:date="2026-03-27T14:19:00Z" w16du:dateUtc="2026-03-27T06:19:00Z">
        <w:r w:rsidRPr="00502F8C" w:rsidDel="00597D0E">
          <w:rPr>
            <w:rFonts w:eastAsia="宋体" w:cs="宋体"/>
            <w:spacing w:val="0"/>
            <w:sz w:val="21"/>
            <w:szCs w:val="21"/>
            <w:lang w:eastAsia="zh-CN"/>
          </w:rPr>
          <w:delText xml:space="preserve">and avoid mutual interference </w:delText>
        </w:r>
      </w:del>
      <w:r w:rsidRPr="00502F8C">
        <w:rPr>
          <w:rFonts w:eastAsia="宋体" w:cs="宋体"/>
          <w:spacing w:val="0"/>
          <w:sz w:val="21"/>
          <w:szCs w:val="21"/>
          <w:lang w:eastAsia="zh-CN"/>
        </w:rPr>
        <w:t>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 xml:space="preserve">f, </m:t>
        </m:r>
        <m:r>
          <w:ins w:id="64" w:author="yj zeng" w:date="2026-03-27T13:03:00Z" w16du:dateUtc="2026-03-27T05:03:00Z">
            <w:rPr>
              <w:rFonts w:ascii="Cambria Math" w:eastAsia="宋体" w:hAnsi="Cambria Math"/>
              <w:spacing w:val="0"/>
              <w:sz w:val="21"/>
              <w:szCs w:val="21"/>
              <w:lang w:eastAsia="zh-CN"/>
            </w:rPr>
            <m:t xml:space="preserve">  </m:t>
          </w:ins>
        </m:r>
        <m:r>
          <w:del w:id="65" w:author="yj zeng" w:date="2026-03-27T13:03:00Z" w16du:dateUtc="2026-03-27T05:03:00Z">
            <m:rPr>
              <m:sty m:val="p"/>
            </m:rPr>
            <w:rPr>
              <w:rFonts w:ascii="Cambria Math" w:eastAsia="宋体" w:hAnsi="Cambria Math"/>
              <w:spacing w:val="0"/>
              <w:sz w:val="21"/>
              <w:szCs w:val="21"/>
              <w:lang w:eastAsia="zh-CN"/>
            </w:rPr>
            <m:t>where</m:t>
          </w:del>
        </m:r>
        <m:r>
          <w:del w:id="66" w:author="yj zeng" w:date="2026-03-27T13:03:00Z" w16du:dateUtc="2026-03-27T05:03:00Z">
            <w:rPr>
              <w:rFonts w:ascii="Cambria Math" w:eastAsia="宋体" w:hAnsi="Cambria Math"/>
              <w:spacing w:val="0"/>
              <w:sz w:val="21"/>
              <w:szCs w:val="21"/>
              <w:lang w:eastAsia="zh-CN"/>
            </w:rPr>
            <m:t xml:space="preserve">  </m:t>
          </w:del>
        </m:r>
        <m:r>
          <w:del w:id="67" w:author="yj zeng" w:date="2026-03-27T13:03:00Z" w16du:dateUtc="2026-03-27T05:03:00Z">
            <m:rPr>
              <m:sty m:val="p"/>
            </m:rPr>
            <w:rPr>
              <w:rFonts w:ascii="Cambria Math" w:eastAsia="宋体" w:hAnsi="Cambria Math"/>
              <w:spacing w:val="0"/>
              <w:sz w:val="21"/>
              <w:szCs w:val="21"/>
              <w:lang w:eastAsia="zh-CN"/>
            </w:rPr>
            <m:t>Δ</m:t>
          </w:del>
        </m:r>
        <m:r>
          <w:del w:id="68" w:author="yj zeng" w:date="2026-03-27T13:03:00Z" w16du:dateUtc="2026-03-27T05:03:00Z">
            <w:rPr>
              <w:rFonts w:ascii="Cambria Math" w:eastAsia="宋体" w:hAnsi="Cambria Math"/>
              <w:spacing w:val="0"/>
              <w:sz w:val="21"/>
              <w:szCs w:val="21"/>
              <w:lang w:eastAsia="zh-CN"/>
            </w:rPr>
            <m:t xml:space="preserve">f </m:t>
          </w:del>
        </m:r>
        <m:r>
          <w:del w:id="69" w:author="yj zeng" w:date="2026-03-27T13:03:00Z" w16du:dateUtc="2026-03-27T05:03:00Z">
            <m:rPr>
              <m:sty m:val="p"/>
            </m:rPr>
            <w:rPr>
              <w:rFonts w:ascii="Cambria Math" w:eastAsia="宋体" w:hAnsi="Cambria Math"/>
              <w:spacing w:val="0"/>
              <w:sz w:val="21"/>
              <w:szCs w:val="21"/>
              <w:lang w:eastAsia="zh-CN"/>
            </w:rPr>
            <m:t>is the frequency resolution</m:t>
          </w:del>
        </m:r>
      </m:oMath>
      <w:del w:id="70" w:author="yj zeng" w:date="2026-03-27T13:03:00Z" w16du:dateUtc="2026-03-27T05:03:00Z">
        <w:r w:rsidRPr="00502F8C" w:rsidDel="008452E5">
          <w:rPr>
            <w:rFonts w:eastAsia="宋体" w:cs="宋体"/>
            <w:spacing w:val="0"/>
            <w:sz w:val="21"/>
            <w:szCs w:val="21"/>
            <w:lang w:eastAsia="zh-CN"/>
          </w:rPr>
          <w:delText>),</w:delText>
        </w:r>
      </w:del>
      <w:ins w:id="71" w:author="yj zeng" w:date="2026-03-27T13:03:00Z" w16du:dateUtc="2026-03-27T05:03:00Z">
        <w:r w:rsidR="008452E5">
          <w:rPr>
            <w:rFonts w:eastAsia="宋体" w:cs="宋体" w:hint="eastAsia"/>
            <w:spacing w:val="0"/>
            <w:sz w:val="21"/>
            <w:szCs w:val="21"/>
            <w:lang w:eastAsia="zh-CN"/>
          </w:rPr>
          <w:t xml:space="preserve">where </w:t>
        </w:r>
      </w:ins>
      <m:oMath>
        <m:r>
          <w:ins w:id="72" w:author="yj zeng" w:date="2026-03-27T13:03:00Z" w16du:dateUtc="2026-03-27T05:03:00Z">
            <m:rPr>
              <m:sty m:val="p"/>
            </m:rPr>
            <w:rPr>
              <w:rFonts w:ascii="Cambria Math" w:eastAsia="宋体" w:hAnsi="Cambria Math"/>
              <w:spacing w:val="0"/>
              <w:sz w:val="21"/>
              <w:szCs w:val="21"/>
              <w:lang w:eastAsia="zh-CN"/>
            </w:rPr>
            <m:t>Δ</m:t>
          </w:ins>
        </m:r>
        <m:r>
          <w:ins w:id="73" w:author="yj zeng" w:date="2026-03-27T13:03:00Z" w16du:dateUtc="2026-03-27T05:03:00Z">
            <w:rPr>
              <w:rFonts w:ascii="Cambria Math" w:eastAsia="宋体" w:hAnsi="Cambria Math"/>
              <w:spacing w:val="0"/>
              <w:sz w:val="21"/>
              <w:szCs w:val="21"/>
              <w:lang w:eastAsia="zh-CN"/>
            </w:rPr>
            <m:t>f</m:t>
          </w:ins>
        </m:r>
      </m:oMath>
      <w:ins w:id="74" w:author="yj zeng" w:date="2026-03-27T13:03:00Z" w16du:dateUtc="2026-03-27T05:03:00Z">
        <w:r w:rsidR="003E42DF">
          <w:rPr>
            <w:rFonts w:eastAsia="宋体" w:cs="宋体" w:hint="eastAsia"/>
            <w:spacing w:val="0"/>
            <w:sz w:val="21"/>
            <w:szCs w:val="21"/>
            <w:lang w:eastAsia="zh-CN"/>
          </w:rPr>
          <w:t xml:space="preserve"> is</w:t>
        </w:r>
        <w:r w:rsidR="008452E5">
          <w:rPr>
            <w:rFonts w:eastAsia="宋体" w:cs="宋体" w:hint="eastAsia"/>
            <w:spacing w:val="0"/>
            <w:sz w:val="21"/>
            <w:szCs w:val="21"/>
            <w:lang w:eastAsia="zh-CN"/>
          </w:rPr>
          <w:t xml:space="preserve"> the frequency resolution)</w:t>
        </w:r>
      </w:ins>
      <w:ins w:id="75" w:author="yj zeng" w:date="2026-03-27T14:19:00Z" w16du:dateUtc="2026-03-27T06:19:00Z">
        <w:r w:rsidR="00B258A9">
          <w:rPr>
            <w:rFonts w:eastAsia="宋体" w:cs="宋体" w:hint="eastAsia"/>
            <w:spacing w:val="0"/>
            <w:sz w:val="21"/>
            <w:szCs w:val="21"/>
            <w:lang w:eastAsia="zh-CN"/>
          </w:rPr>
          <w:t xml:space="preserve">, </w:t>
        </w:r>
      </w:ins>
      <w:del w:id="76" w:author="yj zeng" w:date="2026-03-27T14:19:00Z" w16du:dateUtc="2026-03-27T06:19:00Z">
        <w:r w:rsidRPr="00502F8C" w:rsidDel="00B258A9">
          <w:rPr>
            <w:rFonts w:eastAsia="宋体" w:cs="宋体"/>
            <w:spacing w:val="0"/>
            <w:sz w:val="21"/>
            <w:szCs w:val="21"/>
            <w:lang w:eastAsia="zh-CN"/>
          </w:rPr>
          <w:delText xml:space="preserve"> </w:delText>
        </w:r>
      </w:del>
      <w:r w:rsidRPr="00502F8C">
        <w:rPr>
          <w:rFonts w:eastAsia="宋体" w:cs="宋体"/>
          <w:spacing w:val="0"/>
          <w:sz w:val="21"/>
          <w:szCs w:val="21"/>
          <w:lang w:eastAsia="zh-CN"/>
        </w:rPr>
        <w:t>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sidRPr="00502F8C">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24629A">
        <w:rPr>
          <w:rFonts w:eastAsia="宋体" w:cs="宋体"/>
          <w:spacing w:val="0"/>
          <w:sz w:val="21"/>
          <w:szCs w:val="21"/>
          <w:lang w:eastAsia="zh-CN"/>
        </w:rPr>
        <w:t>)</w:t>
      </w:r>
      <w:r w:rsidR="009F6849">
        <w:rPr>
          <w:rFonts w:eastAsia="宋体" w:cs="宋体" w:hint="eastAsia"/>
          <w:spacing w:val="0"/>
          <w:sz w:val="21"/>
          <w:szCs w:val="21"/>
          <w:lang w:eastAsia="zh-CN"/>
        </w:rPr>
        <w:t>.</w:t>
      </w:r>
      <w:r w:rsidR="0024629A" w:rsidRPr="00544283">
        <w:t xml:space="preserve"> </w:t>
      </w:r>
      <w:r w:rsidR="0024629A">
        <w:rPr>
          <w:rFonts w:eastAsia="宋体" w:cs="宋体" w:hint="eastAsia"/>
          <w:spacing w:val="0"/>
          <w:sz w:val="21"/>
          <w:szCs w:val="21"/>
          <w:lang w:eastAsia="zh-CN"/>
        </w:rPr>
        <w:t>M</w:t>
      </w:r>
      <w:r w:rsidR="0024629A" w:rsidRPr="00544283">
        <w:rPr>
          <w:rFonts w:eastAsia="宋体" w:cs="宋体"/>
          <w:spacing w:val="0"/>
          <w:sz w:val="21"/>
          <w:szCs w:val="21"/>
          <w:lang w:eastAsia="zh-CN"/>
        </w:rPr>
        <w:t xml:space="preserve">athematical derivations of these constraints and the corresponding </w:t>
      </w:r>
      <w:r w:rsidR="00103EE5">
        <w:rPr>
          <w:rFonts w:eastAsia="宋体" w:cs="宋体" w:hint="eastAsia"/>
          <w:spacing w:val="0"/>
          <w:sz w:val="21"/>
          <w:szCs w:val="21"/>
          <w:lang w:eastAsia="zh-CN"/>
        </w:rPr>
        <w:t xml:space="preserve">switch </w:t>
      </w:r>
      <w:r w:rsidR="0024629A" w:rsidRPr="00544283">
        <w:rPr>
          <w:rFonts w:eastAsia="宋体" w:cs="宋体"/>
          <w:spacing w:val="0"/>
          <w:sz w:val="21"/>
          <w:szCs w:val="21"/>
          <w:lang w:eastAsia="zh-CN"/>
        </w:rPr>
        <w:t>search algorithm are detailed in Supplement Sections 2 and 3</w:t>
      </w:r>
      <w:r w:rsidRPr="0024629A">
        <w:rPr>
          <w:rFonts w:eastAsia="宋体" w:cs="宋体"/>
          <w:spacing w:val="0"/>
          <w:sz w:val="21"/>
          <w:szCs w:val="21"/>
          <w:lang w:eastAsia="zh-CN"/>
        </w:rPr>
        <w:t>.</w:t>
      </w:r>
      <w:r w:rsidR="0024629A" w:rsidRPr="0024629A">
        <w:rPr>
          <w:rFonts w:eastAsia="宋体" w:cs="宋体" w:hint="eastAsia"/>
          <w:spacing w:val="0"/>
          <w:sz w:val="21"/>
          <w:szCs w:val="21"/>
          <w:lang w:eastAsia="zh-CN"/>
        </w:rPr>
        <w:t xml:space="preserv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B404D" w:rsidRPr="00FA371A" w14:paraId="0F699A6C" w14:textId="77777777" w:rsidTr="00D96084">
        <w:tc>
          <w:tcPr>
            <w:tcW w:w="8277" w:type="dxa"/>
          </w:tcPr>
          <w:p w14:paraId="44F53E73" w14:textId="77777777" w:rsidR="001B404D" w:rsidRPr="00FA371A" w:rsidRDefault="001B404D" w:rsidP="00D96084">
            <w:pPr>
              <w:jc w:val="center"/>
              <w:rPr>
                <w:rFonts w:eastAsia="宋体" w:cs="宋体"/>
                <w:spacing w:val="0"/>
                <w:sz w:val="21"/>
                <w:szCs w:val="21"/>
                <w:lang w:eastAsia="zh-CN"/>
              </w:rPr>
            </w:pPr>
            <w:r>
              <w:rPr>
                <w:noProof/>
                <w:sz w:val="21"/>
                <w:szCs w:val="21"/>
              </w:rPr>
              <w:drawing>
                <wp:inline distT="0" distB="0" distL="0" distR="0" wp14:anchorId="035AFBB8" wp14:editId="547765CF">
                  <wp:extent cx="5112000" cy="1704207"/>
                  <wp:effectExtent l="0" t="0" r="0" b="0"/>
                  <wp:docPr id="1030987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552" name="图片 1030987552"/>
                          <pic:cNvPicPr/>
                        </pic:nvPicPr>
                        <pic:blipFill>
                          <a:blip r:embed="rId8"/>
                          <a:stretch>
                            <a:fillRect/>
                          </a:stretch>
                        </pic:blipFill>
                        <pic:spPr>
                          <a:xfrm>
                            <a:off x="0" y="0"/>
                            <a:ext cx="5112000" cy="1704207"/>
                          </a:xfrm>
                          <a:prstGeom prst="rect">
                            <a:avLst/>
                          </a:prstGeom>
                        </pic:spPr>
                      </pic:pic>
                    </a:graphicData>
                  </a:graphic>
                </wp:inline>
              </w:drawing>
            </w:r>
          </w:p>
        </w:tc>
      </w:tr>
      <w:tr w:rsidR="001B404D" w:rsidRPr="00FA371A" w14:paraId="35D68FE4" w14:textId="77777777" w:rsidTr="00D96084">
        <w:tc>
          <w:tcPr>
            <w:tcW w:w="8306" w:type="dxa"/>
          </w:tcPr>
          <w:p w14:paraId="6155DB9A" w14:textId="70553827" w:rsidR="001B404D" w:rsidRPr="00BA6712" w:rsidRDefault="001B404D" w:rsidP="00D96084">
            <w:pPr>
              <w:pStyle w:val="a8"/>
              <w:jc w:val="both"/>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49799A">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r>
              <w:rPr>
                <w:rFonts w:ascii="Times New Roman" w:hAnsi="Times New Roman" w:cs="Times New Roman" w:hint="eastAsia"/>
                <w:b/>
                <w:bCs/>
                <w:sz w:val="21"/>
                <w:szCs w:val="21"/>
                <w:lang w:eastAsia="zh-CN"/>
              </w:rPr>
              <w:t xml:space="preserve"> </w:t>
            </w:r>
            <w:r w:rsidRPr="00D96084">
              <w:rPr>
                <w:rFonts w:ascii="Times New Roman" w:hAnsi="Times New Roman" w:cs="Times New Roman"/>
                <w:sz w:val="21"/>
                <w:szCs w:val="21"/>
                <w:lang w:eastAsia="zh-CN"/>
              </w:rPr>
              <w:t>The signal chain initiates with the modulation of discrete spectral basis functions using temporally orthogonal</w:t>
            </w:r>
            <w:del w:id="77" w:author="yj zeng" w:date="2026-03-27T14:14:00Z" w16du:dateUtc="2026-03-27T06:14:00Z">
              <w:r w:rsidRPr="00D96084" w:rsidDel="0048005C">
                <w:rPr>
                  <w:rFonts w:ascii="Times New Roman" w:hAnsi="Times New Roman" w:cs="Times New Roman"/>
                  <w:sz w:val="21"/>
                  <w:szCs w:val="21"/>
                  <w:lang w:eastAsia="zh-CN"/>
                </w:rPr>
                <w:delText xml:space="preserve"> sinusoidal </w:delText>
              </w:r>
            </w:del>
            <w:ins w:id="78" w:author="yj zeng" w:date="2026-03-27T14:14:00Z" w16du:dateUtc="2026-03-27T06:14:00Z">
              <w:r w:rsidR="0048005C" w:rsidRPr="00D96084">
                <w:rPr>
                  <w:rFonts w:ascii="Times New Roman" w:hAnsi="Times New Roman" w:cs="Times New Roman"/>
                  <w:sz w:val="21"/>
                  <w:szCs w:val="21"/>
                  <w:lang w:eastAsia="zh-CN"/>
                </w:rPr>
                <w:t xml:space="preserve"> </w:t>
              </w:r>
            </w:ins>
            <w:r w:rsidRPr="00D96084">
              <w:rPr>
                <w:rFonts w:ascii="Times New Roman" w:hAnsi="Times New Roman" w:cs="Times New Roman"/>
                <w:sz w:val="21"/>
                <w:szCs w:val="21"/>
                <w:lang w:eastAsia="zh-CN"/>
              </w:rPr>
              <w:t>kernels. These components are superimposed into a single time-domain composite signal, which is subjected to environmental noise during physical transmission. Following</w:t>
            </w:r>
            <w:r>
              <w:rPr>
                <w:rFonts w:ascii="Times New Roman" w:hAnsi="Times New Roman" w:cs="Times New Roman" w:hint="eastAsia"/>
                <w:sz w:val="21"/>
                <w:szCs w:val="21"/>
                <w:lang w:eastAsia="zh-CN"/>
              </w:rPr>
              <w:t xml:space="preserve"> </w:t>
            </w:r>
            <w:r w:rsidRPr="00D96084">
              <w:rPr>
                <w:rFonts w:ascii="Times New Roman" w:hAnsi="Times New Roman" w:cs="Times New Roman"/>
                <w:sz w:val="21"/>
                <w:szCs w:val="21"/>
                <w:lang w:eastAsia="zh-CN"/>
              </w:rPr>
              <w:t xml:space="preserve">sensor reception, a </w:t>
            </w:r>
            <w:del w:id="79" w:author="yj zeng" w:date="2026-03-27T14:15:00Z" w16du:dateUtc="2026-03-27T06:15:00Z">
              <w:r w:rsidRPr="00D96084" w:rsidDel="00C46532">
                <w:rPr>
                  <w:rFonts w:ascii="Times New Roman" w:hAnsi="Times New Roman" w:cs="Times New Roman"/>
                  <w:sz w:val="21"/>
                  <w:szCs w:val="21"/>
                  <w:lang w:eastAsia="zh-CN"/>
                </w:rPr>
                <w:delText xml:space="preserve">mathematical </w:delText>
              </w:r>
            </w:del>
            <w:r w:rsidRPr="00D96084">
              <w:rPr>
                <w:rFonts w:ascii="Times New Roman" w:hAnsi="Times New Roman" w:cs="Times New Roman"/>
                <w:sz w:val="21"/>
                <w:szCs w:val="21"/>
                <w:lang w:eastAsia="zh-CN"/>
              </w:rPr>
              <w:t>transform</w:t>
            </w:r>
            <w:r w:rsidRPr="009E6FF5">
              <w:rPr>
                <w:rFonts w:ascii="Times New Roman" w:eastAsia="Malgun Gothic" w:hAnsi="Times New Roman" w:cs="Times New Roman"/>
                <w:sz w:val="19"/>
                <w:szCs w:val="19"/>
              </w:rPr>
              <w:t xml:space="preserve"> </w:t>
            </w:r>
            <w:r w:rsidRPr="009E6FF5">
              <w:rPr>
                <w:rFonts w:ascii="Times New Roman" w:hAnsi="Times New Roman" w:cs="Times New Roman"/>
                <w:sz w:val="21"/>
                <w:szCs w:val="21"/>
                <w:lang w:eastAsia="zh-CN"/>
              </w:rPr>
              <w:t>(e.g., F</w:t>
            </w:r>
            <w:r>
              <w:rPr>
                <w:rFonts w:ascii="Times New Roman" w:hAnsi="Times New Roman" w:cs="Times New Roman" w:hint="eastAsia"/>
                <w:sz w:val="21"/>
                <w:szCs w:val="21"/>
                <w:lang w:eastAsia="zh-CN"/>
              </w:rPr>
              <w:t xml:space="preserve">ourier </w:t>
            </w:r>
            <w:r>
              <w:rPr>
                <w:rFonts w:ascii="Times New Roman" w:hAnsi="Times New Roman" w:cs="Times New Roman"/>
                <w:sz w:val="21"/>
                <w:szCs w:val="21"/>
                <w:lang w:eastAsia="zh-CN"/>
              </w:rPr>
              <w:t>transform</w:t>
            </w:r>
            <w:r w:rsidRPr="009E6FF5">
              <w:rPr>
                <w:rFonts w:ascii="Times New Roman" w:hAnsi="Times New Roman" w:cs="Times New Roman"/>
                <w:sz w:val="21"/>
                <w:szCs w:val="21"/>
                <w:lang w:eastAsia="zh-CN"/>
              </w:rPr>
              <w:t>) maps</w:t>
            </w:r>
            <w:r w:rsidRPr="00D96084">
              <w:rPr>
                <w:rFonts w:ascii="Times New Roman" w:hAnsi="Times New Roman" w:cs="Times New Roman"/>
                <w:sz w:val="21"/>
                <w:szCs w:val="21"/>
                <w:lang w:eastAsia="zh-CN"/>
              </w:rPr>
              <w:t xml:space="preserve"> the </w:t>
            </w:r>
            <w:del w:id="80" w:author="yj zeng" w:date="2026-03-27T14:15:00Z" w16du:dateUtc="2026-03-27T06:15:00Z">
              <w:r w:rsidRPr="00602EE9" w:rsidDel="00C46532">
                <w:rPr>
                  <w:rFonts w:ascii="Times New Roman" w:eastAsia="Malgun Gothic" w:hAnsi="Times New Roman" w:cs="Times New Roman"/>
                  <w:sz w:val="19"/>
                  <w:szCs w:val="19"/>
                </w:rPr>
                <w:delText xml:space="preserve"> </w:delText>
              </w:r>
            </w:del>
            <w:r w:rsidRPr="00602EE9">
              <w:rPr>
                <w:rFonts w:ascii="Times New Roman" w:hAnsi="Times New Roman" w:cs="Times New Roman"/>
                <w:sz w:val="21"/>
                <w:szCs w:val="21"/>
                <w:lang w:eastAsia="zh-CN"/>
              </w:rPr>
              <w:t xml:space="preserve">noise-contaminated </w:t>
            </w:r>
            <w:r w:rsidRPr="00D96084">
              <w:rPr>
                <w:rFonts w:ascii="Times New Roman" w:hAnsi="Times New Roman" w:cs="Times New Roman"/>
                <w:sz w:val="21"/>
                <w:szCs w:val="21"/>
                <w:lang w:eastAsia="zh-CN"/>
              </w:rPr>
              <w:t xml:space="preserve">temporal waveform into the frequency domain. This transformation isolates the deterministic carrier peaks from the </w:t>
            </w:r>
            <w:del w:id="81" w:author="yj zeng" w:date="2026-03-27T14:17:00Z" w16du:dateUtc="2026-03-27T06:17:00Z">
              <w:r w:rsidRPr="00D96084" w:rsidDel="0077375F">
                <w:rPr>
                  <w:rFonts w:ascii="Times New Roman" w:hAnsi="Times New Roman" w:cs="Times New Roman"/>
                  <w:sz w:val="21"/>
                  <w:szCs w:val="21"/>
                  <w:lang w:eastAsia="zh-CN"/>
                </w:rPr>
                <w:delText xml:space="preserve">stochastic </w:delText>
              </w:r>
            </w:del>
            <w:r w:rsidRPr="00D96084">
              <w:rPr>
                <w:rFonts w:ascii="Times New Roman" w:hAnsi="Times New Roman" w:cs="Times New Roman"/>
                <w:sz w:val="21"/>
                <w:szCs w:val="21"/>
                <w:lang w:eastAsia="zh-CN"/>
              </w:rPr>
              <w:t xml:space="preserve">noise floor, enabling a computational algorithm to reconstruct the target spectra from these </w:t>
            </w:r>
            <w:del w:id="82" w:author="yj zeng" w:date="2026-03-27T14:15:00Z" w16du:dateUtc="2026-03-27T06:15:00Z">
              <w:r w:rsidRPr="00D96084" w:rsidDel="00D04AFE">
                <w:rPr>
                  <w:rFonts w:ascii="Times New Roman" w:hAnsi="Times New Roman" w:cs="Times New Roman"/>
                  <w:sz w:val="21"/>
                  <w:szCs w:val="21"/>
                  <w:lang w:eastAsia="zh-CN"/>
                </w:rPr>
                <w:delText xml:space="preserve">high-fidelity </w:delText>
              </w:r>
            </w:del>
            <w:r w:rsidRPr="00D96084">
              <w:rPr>
                <w:rFonts w:ascii="Times New Roman" w:hAnsi="Times New Roman" w:cs="Times New Roman"/>
                <w:sz w:val="21"/>
                <w:szCs w:val="21"/>
                <w:lang w:eastAsia="zh-CN"/>
              </w:rPr>
              <w:t>frequency-domain projections.</w:t>
            </w:r>
          </w:p>
        </w:tc>
      </w:tr>
    </w:tbl>
    <w:p w14:paraId="1393BFC7" w14:textId="401B89B5" w:rsidR="001B404D" w:rsidRPr="001B404D" w:rsidDel="005E2C9C" w:rsidRDefault="001B404D">
      <w:pPr>
        <w:jc w:val="both"/>
        <w:rPr>
          <w:del w:id="83" w:author="yj zeng" w:date="2026-03-27T13:04:00Z" w16du:dateUtc="2026-03-27T05:04:00Z"/>
          <w:rFonts w:eastAsia="宋体" w:cs="宋体"/>
          <w:spacing w:val="0"/>
          <w:sz w:val="21"/>
          <w:szCs w:val="21"/>
          <w:lang w:eastAsia="zh-CN"/>
        </w:rPr>
        <w:pPrChange w:id="84" w:author="yj zeng" w:date="2026-03-27T13:04:00Z" w16du:dateUtc="2026-03-27T05:04:00Z">
          <w:pPr>
            <w:ind w:firstLine="420"/>
            <w:jc w:val="both"/>
          </w:pPr>
        </w:pPrChange>
      </w:pPr>
    </w:p>
    <w:p w14:paraId="3C717FBA" w14:textId="2AEECDE4" w:rsidR="00AC18EF" w:rsidRDefault="009F6849" w:rsidP="006E3971">
      <w:pPr>
        <w:ind w:firstLine="420"/>
        <w:jc w:val="both"/>
        <w:rPr>
          <w:ins w:id="85" w:author="yj zeng" w:date="2026-03-27T15:34:00Z" w16du:dateUtc="2026-03-27T07:34:00Z"/>
          <w:rFonts w:eastAsia="宋体" w:cs="宋体"/>
          <w:spacing w:val="0"/>
          <w:sz w:val="21"/>
          <w:szCs w:val="21"/>
          <w:lang w:eastAsia="zh-CN"/>
        </w:rPr>
      </w:pPr>
      <w:r w:rsidRPr="00A65B63">
        <w:rPr>
          <w:rFonts w:eastAsia="宋体" w:cs="宋体"/>
          <w:spacing w:val="0"/>
          <w:sz w:val="21"/>
          <w:szCs w:val="21"/>
          <w:lang w:eastAsia="zh-CN"/>
        </w:rPr>
        <w:t xml:space="preserve">OFE </w:t>
      </w:r>
      <w:r>
        <w:rPr>
          <w:rFonts w:eastAsia="宋体" w:cs="宋体" w:hint="eastAsia"/>
          <w:spacing w:val="0"/>
          <w:sz w:val="21"/>
          <w:szCs w:val="21"/>
          <w:lang w:eastAsia="zh-CN"/>
        </w:rPr>
        <w:t>po</w:t>
      </w:r>
      <w:r w:rsidR="00BC7877">
        <w:rPr>
          <w:rFonts w:eastAsia="宋体" w:cs="宋体"/>
          <w:spacing w:val="0"/>
          <w:sz w:val="21"/>
          <w:szCs w:val="21"/>
          <w:lang w:eastAsia="zh-CN"/>
        </w:rPr>
        <w:t>sse</w:t>
      </w:r>
      <w:r>
        <w:rPr>
          <w:rFonts w:eastAsia="宋体" w:cs="宋体" w:hint="eastAsia"/>
          <w:spacing w:val="0"/>
          <w:sz w:val="21"/>
          <w:szCs w:val="21"/>
          <w:lang w:eastAsia="zh-CN"/>
        </w:rPr>
        <w:t>sses</w:t>
      </w:r>
      <w:r w:rsidR="00BC7877">
        <w:rPr>
          <w:rFonts w:eastAsia="宋体" w:cs="宋体" w:hint="eastAsia"/>
          <w:spacing w:val="0"/>
          <w:sz w:val="21"/>
          <w:szCs w:val="21"/>
          <w:lang w:eastAsia="zh-CN"/>
        </w:rPr>
        <w:t xml:space="preserve"> two advantages over traditional TDM</w:t>
      </w:r>
      <w:r w:rsidR="00847CA4">
        <w:rPr>
          <w:rFonts w:eastAsia="宋体" w:cs="宋体" w:hint="eastAsia"/>
          <w:spacing w:val="0"/>
          <w:sz w:val="21"/>
          <w:szCs w:val="21"/>
          <w:lang w:eastAsia="zh-CN"/>
        </w:rPr>
        <w:t xml:space="preserve">: </w:t>
      </w:r>
      <w:ins w:id="86" w:author="yj zeng" w:date="2026-03-27T13:12:00Z">
        <w:r w:rsidR="006E3971" w:rsidRPr="006E3971">
          <w:rPr>
            <w:rFonts w:eastAsia="宋体" w:cs="宋体"/>
            <w:spacing w:val="0"/>
            <w:sz w:val="21"/>
            <w:szCs w:val="21"/>
            <w:lang w:eastAsia="zh-CN"/>
          </w:rPr>
          <w:t xml:space="preserve">the multiplexing energy </w:t>
        </w:r>
      </w:ins>
      <w:ins w:id="87" w:author="yj zeng" w:date="2026-03-27T20:18:00Z" w16du:dateUtc="2026-03-27T12:18:00Z">
        <w:r w:rsidR="00141A2F">
          <w:rPr>
            <w:rFonts w:eastAsia="宋体" w:cs="宋体" w:hint="eastAsia"/>
            <w:spacing w:val="0"/>
            <w:sz w:val="21"/>
            <w:szCs w:val="21"/>
            <w:lang w:eastAsia="zh-CN"/>
          </w:rPr>
          <w:t>gain</w:t>
        </w:r>
      </w:ins>
      <w:ins w:id="88" w:author="yj zeng" w:date="2026-03-27T13:12:00Z">
        <w:r w:rsidR="006E3971" w:rsidRPr="006E3971">
          <w:rPr>
            <w:rFonts w:eastAsia="宋体" w:cs="宋体"/>
            <w:spacing w:val="0"/>
            <w:sz w:val="21"/>
            <w:szCs w:val="21"/>
            <w:lang w:eastAsia="zh-CN"/>
          </w:rPr>
          <w:t xml:space="preserve"> and </w:t>
        </w:r>
      </w:ins>
      <w:ins w:id="89" w:author="yj zeng" w:date="2026-03-27T15:34:00Z" w16du:dateUtc="2026-03-27T07:34:00Z">
        <w:r w:rsidR="009C71D0">
          <w:rPr>
            <w:rFonts w:eastAsia="宋体" w:cs="宋体" w:hint="eastAsia"/>
            <w:spacing w:val="0"/>
            <w:sz w:val="21"/>
            <w:szCs w:val="21"/>
            <w:lang w:eastAsia="zh-CN"/>
          </w:rPr>
          <w:t>o</w:t>
        </w:r>
      </w:ins>
      <w:ins w:id="90" w:author="yj zeng" w:date="2026-03-27T15:33:00Z" w16du:dateUtc="2026-03-27T07:33:00Z">
        <w:r w:rsidR="009C71D0" w:rsidRPr="009C71D0">
          <w:rPr>
            <w:rFonts w:eastAsia="宋体" w:cs="宋体"/>
            <w:spacing w:val="0"/>
            <w:sz w:val="21"/>
            <w:szCs w:val="21"/>
            <w:lang w:eastAsia="zh-CN"/>
          </w:rPr>
          <w:t xml:space="preserve">rthogonal </w:t>
        </w:r>
      </w:ins>
      <w:ins w:id="91" w:author="yj zeng" w:date="2026-03-27T15:34:00Z" w16du:dateUtc="2026-03-27T07:34:00Z">
        <w:r w:rsidR="009C71D0">
          <w:rPr>
            <w:rFonts w:eastAsia="宋体" w:cs="宋体" w:hint="eastAsia"/>
            <w:spacing w:val="0"/>
            <w:sz w:val="21"/>
            <w:szCs w:val="21"/>
            <w:lang w:eastAsia="zh-CN"/>
          </w:rPr>
          <w:t>i</w:t>
        </w:r>
      </w:ins>
      <w:ins w:id="92" w:author="yj zeng" w:date="2026-03-27T15:33:00Z" w16du:dateUtc="2026-03-27T07:33:00Z">
        <w:r w:rsidR="009C71D0" w:rsidRPr="009C71D0">
          <w:rPr>
            <w:rFonts w:eastAsia="宋体" w:cs="宋体"/>
            <w:spacing w:val="0"/>
            <w:sz w:val="21"/>
            <w:szCs w:val="21"/>
            <w:lang w:eastAsia="zh-CN"/>
          </w:rPr>
          <w:t xml:space="preserve">nterference </w:t>
        </w:r>
      </w:ins>
      <w:ins w:id="93" w:author="yj zeng" w:date="2026-03-27T15:34:00Z" w16du:dateUtc="2026-03-27T07:34:00Z">
        <w:r w:rsidR="009C71D0">
          <w:rPr>
            <w:rFonts w:eastAsia="宋体" w:cs="宋体" w:hint="eastAsia"/>
            <w:spacing w:val="0"/>
            <w:sz w:val="21"/>
            <w:szCs w:val="21"/>
            <w:lang w:eastAsia="zh-CN"/>
          </w:rPr>
          <w:t>i</w:t>
        </w:r>
      </w:ins>
      <w:ins w:id="94" w:author="yj zeng" w:date="2026-03-27T15:33:00Z" w16du:dateUtc="2026-03-27T07:33:00Z">
        <w:r w:rsidR="009C71D0" w:rsidRPr="009C71D0">
          <w:rPr>
            <w:rFonts w:eastAsia="宋体" w:cs="宋体"/>
            <w:spacing w:val="0"/>
            <w:sz w:val="21"/>
            <w:szCs w:val="21"/>
            <w:lang w:eastAsia="zh-CN"/>
          </w:rPr>
          <w:t>mmunit</w:t>
        </w:r>
      </w:ins>
      <w:ins w:id="95" w:author="yj zeng" w:date="2026-03-27T15:34:00Z" w16du:dateUtc="2026-03-27T07:34:00Z">
        <w:r w:rsidR="009C71D0">
          <w:rPr>
            <w:rFonts w:eastAsia="宋体" w:cs="宋体" w:hint="eastAsia"/>
            <w:spacing w:val="0"/>
            <w:sz w:val="21"/>
            <w:szCs w:val="21"/>
            <w:lang w:eastAsia="zh-CN"/>
          </w:rPr>
          <w:t>y</w:t>
        </w:r>
      </w:ins>
      <w:del w:id="96" w:author="yj zeng" w:date="2026-03-27T13:12:00Z" w16du:dateUtc="2026-03-27T05:12:00Z">
        <w:r w:rsidR="00847CA4" w:rsidDel="006E3971">
          <w:rPr>
            <w:rFonts w:eastAsia="宋体" w:cs="宋体" w:hint="eastAsia"/>
            <w:spacing w:val="0"/>
            <w:sz w:val="21"/>
            <w:szCs w:val="21"/>
            <w:lang w:eastAsia="zh-CN"/>
          </w:rPr>
          <w:delText xml:space="preserve">the multiplex advantage and </w:delText>
        </w:r>
        <w:r w:rsidR="00FC6906" w:rsidDel="006E3971">
          <w:rPr>
            <w:rFonts w:eastAsia="宋体" w:cs="宋体" w:hint="eastAsia"/>
            <w:spacing w:val="0"/>
            <w:sz w:val="21"/>
            <w:szCs w:val="21"/>
            <w:lang w:eastAsia="zh-CN"/>
          </w:rPr>
          <w:delText>a</w:delText>
        </w:r>
        <w:r w:rsidR="00FC6906" w:rsidRPr="00FC6906" w:rsidDel="006E3971">
          <w:rPr>
            <w:rFonts w:eastAsia="宋体" w:cs="宋体"/>
            <w:spacing w:val="0"/>
            <w:sz w:val="21"/>
            <w:szCs w:val="21"/>
            <w:lang w:eastAsia="zh-CN"/>
          </w:rPr>
          <w:delText xml:space="preserve">mplitude </w:delText>
        </w:r>
        <w:r w:rsidR="00FC6906" w:rsidDel="006E3971">
          <w:rPr>
            <w:rFonts w:eastAsia="宋体" w:cs="宋体" w:hint="eastAsia"/>
            <w:spacing w:val="0"/>
            <w:sz w:val="21"/>
            <w:szCs w:val="21"/>
            <w:lang w:eastAsia="zh-CN"/>
          </w:rPr>
          <w:delText>i</w:delText>
        </w:r>
        <w:r w:rsidR="00FC6906" w:rsidRPr="00FC6906" w:rsidDel="006E3971">
          <w:rPr>
            <w:rFonts w:eastAsia="宋体" w:cs="宋体"/>
            <w:spacing w:val="0"/>
            <w:sz w:val="21"/>
            <w:szCs w:val="21"/>
            <w:lang w:eastAsia="zh-CN"/>
          </w:rPr>
          <w:delText>mmunity</w:delText>
        </w:r>
        <w:r w:rsidR="00FC6906" w:rsidDel="006E3971">
          <w:rPr>
            <w:rFonts w:eastAsia="宋体" w:cs="宋体" w:hint="eastAsia"/>
            <w:spacing w:val="0"/>
            <w:sz w:val="21"/>
            <w:szCs w:val="21"/>
            <w:lang w:eastAsia="zh-CN"/>
          </w:rPr>
          <w:delText xml:space="preserve"> advantage</w:delText>
        </w:r>
      </w:del>
      <w:r w:rsidR="00847CA4">
        <w:rPr>
          <w:rFonts w:eastAsia="宋体" w:cs="宋体" w:hint="eastAsia"/>
          <w:spacing w:val="0"/>
          <w:sz w:val="21"/>
          <w:szCs w:val="21"/>
          <w:lang w:eastAsia="zh-CN"/>
        </w:rPr>
        <w:t>. The multiplex</w:t>
      </w:r>
      <w:ins w:id="97" w:author="yj zeng" w:date="2026-03-27T20:18:00Z" w16du:dateUtc="2026-03-27T12:18:00Z">
        <w:r w:rsidR="00141A2F">
          <w:rPr>
            <w:rFonts w:eastAsia="宋体" w:cs="宋体" w:hint="eastAsia"/>
            <w:spacing w:val="0"/>
            <w:sz w:val="21"/>
            <w:szCs w:val="21"/>
            <w:lang w:eastAsia="zh-CN"/>
          </w:rPr>
          <w:t>ing</w:t>
        </w:r>
      </w:ins>
      <w:r w:rsidR="00847CA4">
        <w:rPr>
          <w:rFonts w:eastAsia="宋体" w:cs="宋体" w:hint="eastAsia"/>
          <w:spacing w:val="0"/>
          <w:sz w:val="21"/>
          <w:szCs w:val="21"/>
          <w:lang w:eastAsia="zh-CN"/>
        </w:rPr>
        <w:t xml:space="preserve"> advantage </w:t>
      </w:r>
      <w:r w:rsidR="00A65B63" w:rsidRPr="00A65B63">
        <w:rPr>
          <w:rFonts w:eastAsia="宋体" w:cs="宋体"/>
          <w:spacing w:val="0"/>
          <w:sz w:val="21"/>
          <w:szCs w:val="21"/>
          <w:lang w:eastAsia="zh-CN"/>
        </w:rPr>
        <w:t xml:space="preserve">stems from its </w:t>
      </w:r>
      <w:r w:rsidR="00847CA4">
        <w:rPr>
          <w:rFonts w:eastAsia="宋体" w:cs="宋体" w:hint="eastAsia"/>
          <w:spacing w:val="0"/>
          <w:sz w:val="21"/>
          <w:szCs w:val="21"/>
          <w:lang w:eastAsia="zh-CN"/>
        </w:rPr>
        <w:t xml:space="preserve">parallel collection over </w:t>
      </w:r>
      <m:oMath>
        <m:r>
          <w:rPr>
            <w:rFonts w:ascii="Cambria Math" w:eastAsia="宋体" w:hAnsi="Cambria Math" w:cs="宋体" w:hint="eastAsia"/>
            <w:spacing w:val="0"/>
            <w:sz w:val="21"/>
            <w:szCs w:val="21"/>
            <w:lang w:eastAsia="zh-CN"/>
          </w:rPr>
          <m:t>K</m:t>
        </m:r>
      </m:oMath>
      <w:r w:rsidR="00847CA4">
        <w:rPr>
          <w:rFonts w:eastAsia="宋体" w:cs="宋体" w:hint="eastAsia"/>
          <w:spacing w:val="0"/>
          <w:sz w:val="21"/>
          <w:szCs w:val="21"/>
          <w:lang w:eastAsia="zh-CN"/>
        </w:rPr>
        <w:t xml:space="preserve"> channels</w:t>
      </w:r>
      <w:r w:rsidR="00A65B63" w:rsidRPr="00A65B63">
        <w:rPr>
          <w:rFonts w:eastAsia="宋体" w:cs="宋体"/>
          <w:spacing w:val="0"/>
          <w:sz w:val="21"/>
          <w:szCs w:val="21"/>
          <w:lang w:eastAsia="zh-CN"/>
        </w:rPr>
        <w:t xml:space="preserve">. Coherent frequency-domain demodulation acts as a matched filter, bounding the </w:t>
      </w:r>
      <w:r w:rsidR="00A65B63" w:rsidRPr="00A65B63">
        <w:rPr>
          <w:rFonts w:eastAsia="宋体" w:cs="宋体"/>
          <w:spacing w:val="0"/>
          <w:sz w:val="21"/>
          <w:szCs w:val="21"/>
          <w:lang w:eastAsia="zh-CN"/>
        </w:rPr>
        <w:lastRenderedPageBreak/>
        <w:t xml:space="preserve">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00A65B63" w:rsidRPr="00A65B63">
        <w:rPr>
          <w:rFonts w:eastAsia="宋体" w:cs="宋体"/>
          <w:spacing w:val="0"/>
          <w:sz w:val="21"/>
          <w:szCs w:val="21"/>
          <w:lang w:eastAsia="zh-CN"/>
        </w:rPr>
        <w:t xml:space="preserve">. </w:t>
      </w:r>
      <w:ins w:id="98" w:author="yj zeng" w:date="2026-03-27T14:53:00Z" w16du:dateUtc="2026-03-27T06:53:00Z">
        <w:r w:rsidR="00FF31DB" w:rsidRPr="00FF31DB">
          <w:rPr>
            <w:rFonts w:eastAsia="宋体" w:cs="宋体"/>
            <w:spacing w:val="0"/>
            <w:sz w:val="21"/>
            <w:szCs w:val="21"/>
            <w:lang w:eastAsia="zh-CN"/>
          </w:rPr>
          <w:t xml:space="preserve">This inherent variance ratio of </w:t>
        </w:r>
      </w:ins>
      <m:oMath>
        <m:r>
          <w:ins w:id="99" w:author="yj zeng" w:date="2026-03-27T14:53:00Z" w16du:dateUtc="2026-03-27T06:53:00Z">
            <w:rPr>
              <w:rFonts w:ascii="Cambria Math" w:eastAsia="宋体" w:hAnsi="Cambria Math" w:cs="宋体"/>
              <w:spacing w:val="0"/>
              <w:sz w:val="21"/>
              <w:szCs w:val="21"/>
              <w:lang w:eastAsia="zh-CN"/>
            </w:rPr>
            <m:t>K</m:t>
          </w:ins>
        </m:r>
      </m:oMath>
      <w:ins w:id="100" w:author="yj zeng" w:date="2026-03-27T14:53:00Z" w16du:dateUtc="2026-03-27T06:53:00Z">
        <w:r w:rsidR="00FF31DB" w:rsidRPr="00FF31DB">
          <w:rPr>
            <w:rFonts w:eastAsia="宋体" w:cs="宋体"/>
            <w:spacing w:val="0"/>
            <w:sz w:val="21"/>
            <w:szCs w:val="21"/>
            <w:lang w:eastAsia="zh-CN"/>
          </w:rPr>
          <w:t xml:space="preserve"> dictates an enhancement in the signal-to-noise ratio (SNR) by a factor of </w:t>
        </w:r>
      </w:ins>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ins w:id="101" w:author="yj zeng" w:date="2026-03-27T14:53:00Z" w16du:dateUtc="2026-03-27T06:53:00Z">
                <w:rPr>
                  <w:rFonts w:ascii="Cambria Math" w:eastAsia="宋体" w:hAnsi="Cambria Math" w:cs="宋体"/>
                  <w:spacing w:val="0"/>
                  <w:sz w:val="21"/>
                  <w:szCs w:val="21"/>
                  <w:lang w:eastAsia="zh-CN"/>
                </w:rPr>
                <m:t>K</m:t>
              </w:ins>
            </m:r>
          </m:e>
        </m:rad>
      </m:oMath>
      <w:ins w:id="102" w:author="yj zeng" w:date="2026-03-27T14:53:00Z" w16du:dateUtc="2026-03-27T06:53:00Z">
        <w:r w:rsidR="00FF31DB" w:rsidRPr="00FF31DB">
          <w:rPr>
            <w:rFonts w:eastAsia="宋体" w:cs="宋体"/>
            <w:spacing w:val="0"/>
            <w:sz w:val="21"/>
            <w:szCs w:val="21"/>
            <w:lang w:eastAsia="zh-CN"/>
          </w:rPr>
          <w:t xml:space="preserve"> under identical acquisition time.</w:t>
        </w:r>
      </w:ins>
      <w:del w:id="103" w:author="yj zeng" w:date="2026-03-27T14:53:00Z" w16du:dateUtc="2026-03-27T06:53:00Z">
        <w:r w:rsidR="00B201E1" w:rsidRPr="00B201E1" w:rsidDel="00FF31DB">
          <w:rPr>
            <w:rFonts w:eastAsia="宋体" w:cs="宋体"/>
            <w:spacing w:val="0"/>
            <w:sz w:val="21"/>
            <w:szCs w:val="21"/>
            <w:lang w:eastAsia="zh-CN"/>
          </w:rPr>
          <w:delText xml:space="preserve">This inherent variance ratio of </w:delText>
        </w:r>
      </w:del>
      <m:oMath>
        <m:r>
          <w:del w:id="104" w:author="yj zeng" w:date="2026-03-27T14:53:00Z" w16du:dateUtc="2026-03-27T06:53:00Z">
            <w:rPr>
              <w:rFonts w:ascii="Cambria Math" w:eastAsia="宋体" w:hAnsi="Cambria Math" w:cs="宋体"/>
              <w:spacing w:val="0"/>
              <w:sz w:val="21"/>
              <w:szCs w:val="21"/>
              <w:lang w:eastAsia="zh-CN"/>
            </w:rPr>
            <m:t>K</m:t>
          </w:del>
        </m:r>
      </m:oMath>
      <w:del w:id="105" w:author="yj zeng" w:date="2026-03-27T14:53:00Z" w16du:dateUtc="2026-03-27T06:53:00Z">
        <w:r w:rsidR="00B201E1" w:rsidRPr="00B201E1" w:rsidDel="00FF31DB">
          <w:rPr>
            <w:rFonts w:eastAsia="宋体" w:cs="宋体"/>
            <w:spacing w:val="0"/>
            <w:sz w:val="21"/>
            <w:szCs w:val="21"/>
            <w:lang w:eastAsia="zh-CN"/>
          </w:rPr>
          <w:delText xml:space="preserve"> </w:delText>
        </w:r>
      </w:del>
      <w:del w:id="106" w:author="yj zeng" w:date="2026-03-27T14:20:00Z" w16du:dateUtc="2026-03-27T06:20:00Z">
        <w:r w:rsidR="00B201E1" w:rsidRPr="00B201E1" w:rsidDel="00451ACE">
          <w:rPr>
            <w:rFonts w:eastAsia="宋体" w:cs="宋体"/>
            <w:spacing w:val="0"/>
            <w:sz w:val="21"/>
            <w:szCs w:val="21"/>
            <w:lang w:eastAsia="zh-CN"/>
          </w:rPr>
          <w:delText xml:space="preserve">mathematically </w:delText>
        </w:r>
      </w:del>
      <w:del w:id="107" w:author="yj zeng" w:date="2026-03-27T14:53:00Z" w16du:dateUtc="2026-03-27T06:53:00Z">
        <w:r w:rsidR="00B201E1" w:rsidRPr="00B201E1" w:rsidDel="00FF31DB">
          <w:rPr>
            <w:rFonts w:eastAsia="宋体" w:cs="宋体"/>
            <w:spacing w:val="0"/>
            <w:sz w:val="21"/>
            <w:szCs w:val="21"/>
            <w:lang w:eastAsia="zh-CN"/>
          </w:rPr>
          <w:delText xml:space="preserve">dictates a reduction in demodulation error by a factor of </w:delText>
        </w:r>
      </w:del>
      <m:oMath>
        <m:rad>
          <m:radPr>
            <m:degHide m:val="1"/>
            <m:ctrlPr>
              <w:del w:id="108" w:author="yj zeng" w:date="2026-03-27T14:53:00Z" w16du:dateUtc="2026-03-27T06:53:00Z">
                <w:rPr>
                  <w:rFonts w:ascii="Cambria Math" w:eastAsia="宋体" w:hAnsi="Cambria Math" w:cs="宋体"/>
                  <w:spacing w:val="0"/>
                  <w:sz w:val="21"/>
                  <w:szCs w:val="21"/>
                  <w:lang w:eastAsia="zh-CN"/>
                </w:rPr>
              </w:del>
            </m:ctrlPr>
          </m:radPr>
          <m:deg>
            <m:ctrlPr>
              <w:del w:id="109" w:author="yj zeng" w:date="2026-03-27T14:53:00Z" w16du:dateUtc="2026-03-27T06:53:00Z">
                <w:rPr>
                  <w:rFonts w:ascii="Cambria Math" w:eastAsia="宋体" w:hAnsi="Cambria Math" w:cs="宋体"/>
                  <w:i/>
                  <w:spacing w:val="0"/>
                  <w:sz w:val="21"/>
                  <w:szCs w:val="21"/>
                  <w:lang w:eastAsia="zh-CN"/>
                </w:rPr>
              </w:del>
            </m:ctrlPr>
          </m:deg>
          <m:e>
            <m:r>
              <w:del w:id="110" w:author="yj zeng" w:date="2026-03-27T14:53:00Z" w16du:dateUtc="2026-03-27T06:53:00Z">
                <w:rPr>
                  <w:rFonts w:ascii="Cambria Math" w:eastAsia="宋体" w:hAnsi="Cambria Math" w:cs="宋体"/>
                  <w:spacing w:val="0"/>
                  <w:sz w:val="21"/>
                  <w:szCs w:val="21"/>
                  <w:lang w:eastAsia="zh-CN"/>
                </w:rPr>
                <m:t>K</m:t>
              </w:del>
            </m:r>
          </m:e>
        </m:rad>
      </m:oMath>
      <w:del w:id="111" w:author="yj zeng" w:date="2026-03-27T14:53:00Z" w16du:dateUtc="2026-03-27T06:53:00Z">
        <w:r w:rsidR="00B201E1" w:rsidRPr="00B201E1" w:rsidDel="00FF31DB">
          <w:rPr>
            <w:rFonts w:eastAsia="宋体" w:cs="宋体"/>
            <w:spacing w:val="0"/>
            <w:sz w:val="21"/>
            <w:szCs w:val="21"/>
            <w:lang w:eastAsia="zh-CN"/>
          </w:rPr>
          <w:delText xml:space="preserve"> under identical acquisition time.</w:delText>
        </w:r>
      </w:del>
      <w:r w:rsidR="00A65B63" w:rsidRPr="00A65B63">
        <w:rPr>
          <w:rFonts w:eastAsia="宋体" w:cs="宋体"/>
          <w:spacing w:val="0"/>
          <w:sz w:val="21"/>
          <w:szCs w:val="21"/>
          <w:lang w:eastAsia="zh-CN"/>
        </w:rPr>
        <w:t xml:space="preserve"> </w:t>
      </w:r>
      <w:r w:rsidR="00A0190E" w:rsidRPr="00A0190E">
        <w:rPr>
          <w:rFonts w:eastAsia="宋体" w:cs="宋体"/>
          <w:spacing w:val="0"/>
          <w:sz w:val="21"/>
          <w:szCs w:val="21"/>
          <w:lang w:eastAsia="zh-CN"/>
        </w:rPr>
        <w:t>This theoretical multiplexing gain</w:t>
      </w:r>
      <w:r w:rsidR="00847CA4">
        <w:rPr>
          <w:rFonts w:eastAsia="宋体" w:cs="宋体" w:hint="eastAsia"/>
          <w:spacing w:val="0"/>
          <w:sz w:val="21"/>
          <w:szCs w:val="21"/>
          <w:lang w:eastAsia="zh-CN"/>
        </w:rPr>
        <w:t xml:space="preserve">, </w:t>
      </w:r>
      <w:r w:rsidR="00A0190E" w:rsidRPr="00A0190E">
        <w:rPr>
          <w:rFonts w:eastAsia="宋体" w:cs="宋体"/>
          <w:spacing w:val="0"/>
          <w:sz w:val="21"/>
          <w:szCs w:val="21"/>
          <w:lang w:eastAsia="zh-CN"/>
        </w:rPr>
        <w:t xml:space="preserve">conceptually analogous to </w:t>
      </w:r>
      <w:proofErr w:type="spellStart"/>
      <w:r w:rsidR="00A0190E" w:rsidRPr="00A0190E">
        <w:rPr>
          <w:rFonts w:eastAsia="宋体" w:cs="宋体"/>
          <w:spacing w:val="0"/>
          <w:sz w:val="21"/>
          <w:szCs w:val="21"/>
          <w:lang w:eastAsia="zh-CN"/>
        </w:rPr>
        <w:t>Fellgett</w:t>
      </w:r>
      <w:r w:rsidR="00530D27">
        <w:rPr>
          <w:rFonts w:eastAsia="宋体" w:cs="宋体"/>
          <w:spacing w:val="0"/>
          <w:sz w:val="21"/>
          <w:szCs w:val="21"/>
          <w:lang w:eastAsia="zh-CN"/>
        </w:rPr>
        <w:t>’</w:t>
      </w:r>
      <w:r w:rsidR="00A0190E" w:rsidRPr="00A0190E">
        <w:rPr>
          <w:rFonts w:eastAsia="宋体" w:cs="宋体"/>
          <w:spacing w:val="0"/>
          <w:sz w:val="21"/>
          <w:szCs w:val="21"/>
          <w:lang w:eastAsia="zh-CN"/>
        </w:rPr>
        <w:t>s</w:t>
      </w:r>
      <w:proofErr w:type="spellEnd"/>
      <w:r w:rsidR="00A0190E" w:rsidRPr="00A0190E">
        <w:rPr>
          <w:rFonts w:eastAsia="宋体" w:cs="宋体"/>
          <w:spacing w:val="0"/>
          <w:sz w:val="21"/>
          <w:szCs w:val="21"/>
          <w:lang w:eastAsia="zh-CN"/>
        </w:rPr>
        <w:t xml:space="preserve"> advantage, </w:t>
      </w:r>
      <w:r w:rsidR="00847CA4" w:rsidRPr="00A0190E">
        <w:rPr>
          <w:rFonts w:eastAsia="宋体" w:cs="宋体"/>
          <w:spacing w:val="0"/>
          <w:sz w:val="21"/>
          <w:szCs w:val="21"/>
          <w:lang w:eastAsia="zh-CN"/>
        </w:rPr>
        <w:t>preserv</w:t>
      </w:r>
      <w:r w:rsidR="00847CA4">
        <w:rPr>
          <w:rFonts w:eastAsia="宋体" w:cs="宋体"/>
          <w:spacing w:val="0"/>
          <w:sz w:val="21"/>
          <w:szCs w:val="21"/>
          <w:lang w:eastAsia="zh-CN"/>
        </w:rPr>
        <w:t>es</w:t>
      </w:r>
      <w:r w:rsidR="00847CA4" w:rsidRPr="00A0190E">
        <w:rPr>
          <w:rFonts w:eastAsia="宋体" w:cs="宋体"/>
          <w:spacing w:val="0"/>
          <w:sz w:val="21"/>
          <w:szCs w:val="21"/>
          <w:lang w:eastAsia="zh-CN"/>
        </w:rPr>
        <w:t xml:space="preserve"> </w:t>
      </w:r>
      <w:r w:rsidR="00A0190E" w:rsidRPr="00A0190E">
        <w:rPr>
          <w:rFonts w:eastAsia="宋体" w:cs="宋体"/>
          <w:spacing w:val="0"/>
          <w:sz w:val="21"/>
          <w:szCs w:val="21"/>
          <w:lang w:eastAsia="zh-CN"/>
        </w:rPr>
        <w:t xml:space="preserve">high-fidelity reconstruction in </w:t>
      </w:r>
      <w:r w:rsidR="00847CA4">
        <w:rPr>
          <w:rFonts w:eastAsia="宋体" w:cs="宋体" w:hint="eastAsia"/>
          <w:spacing w:val="0"/>
          <w:sz w:val="21"/>
          <w:szCs w:val="21"/>
          <w:lang w:eastAsia="zh-CN"/>
        </w:rPr>
        <w:t>additive white Gaussian noise (AWGN)</w:t>
      </w:r>
      <w:r w:rsidR="00A0190E" w:rsidRPr="00A0190E">
        <w:rPr>
          <w:rFonts w:eastAsia="宋体" w:cs="宋体"/>
          <w:spacing w:val="0"/>
          <w:sz w:val="21"/>
          <w:szCs w:val="21"/>
          <w:lang w:eastAsia="zh-CN"/>
        </w:rPr>
        <w:t xml:space="preserve"> environments.</w:t>
      </w:r>
      <w:r w:rsidR="00FC6906">
        <w:rPr>
          <w:rFonts w:eastAsia="宋体" w:cs="宋体" w:hint="eastAsia"/>
          <w:spacing w:val="0"/>
          <w:sz w:val="21"/>
          <w:szCs w:val="21"/>
          <w:lang w:eastAsia="zh-CN"/>
        </w:rPr>
        <w:t xml:space="preserve"> </w:t>
      </w:r>
    </w:p>
    <w:p w14:paraId="3365D246" w14:textId="4C668BA7" w:rsidR="00A0190E" w:rsidRDefault="00AC18EF" w:rsidP="006E3971">
      <w:pPr>
        <w:ind w:firstLine="420"/>
        <w:jc w:val="both"/>
        <w:rPr>
          <w:rFonts w:eastAsia="宋体" w:cs="宋体"/>
          <w:spacing w:val="0"/>
          <w:sz w:val="21"/>
          <w:szCs w:val="21"/>
          <w:lang w:eastAsia="zh-CN"/>
        </w:rPr>
      </w:pPr>
      <w:ins w:id="112" w:author="yj zeng" w:date="2026-03-27T15:34:00Z" w16du:dateUtc="2026-03-27T07:34:00Z">
        <w:r w:rsidRPr="00AC18EF">
          <w:rPr>
            <w:rFonts w:eastAsia="宋体" w:cs="宋体"/>
            <w:spacing w:val="0"/>
            <w:sz w:val="21"/>
            <w:szCs w:val="21"/>
            <w:lang w:eastAsia="zh-CN"/>
          </w:rPr>
          <w:t>Beyond AWGN, the orthogonal interference immunity addresses TDM's vulnerability to unselective noise integration.</w:t>
        </w:r>
      </w:ins>
      <w:ins w:id="113" w:author="yj zeng" w:date="2026-03-27T13:13:00Z">
        <w:r w:rsidR="006E3971" w:rsidRPr="006E3971">
          <w:rPr>
            <w:rFonts w:eastAsia="宋体" w:cs="宋体"/>
            <w:spacing w:val="0"/>
            <w:sz w:val="21"/>
            <w:szCs w:val="21"/>
            <w:lang w:eastAsia="zh-CN"/>
          </w:rPr>
          <w:t xml:space="preserve"> </w:t>
        </w:r>
      </w:ins>
      <w:ins w:id="114" w:author="yj zeng" w:date="2026-03-27T14:32:00Z">
        <w:r w:rsidR="00F56476" w:rsidRPr="00F56476">
          <w:rPr>
            <w:rFonts w:eastAsia="宋体" w:cs="宋体"/>
            <w:spacing w:val="0"/>
            <w:sz w:val="21"/>
            <w:szCs w:val="21"/>
            <w:lang w:eastAsia="zh-CN"/>
          </w:rPr>
          <w:t>Traditional time-domain amplitude measurements accumulate all additive noise components spanning the detector's</w:t>
        </w:r>
      </w:ins>
      <w:ins w:id="115" w:author="yj zeng" w:date="2026-03-27T14:32:00Z" w16du:dateUtc="2026-03-27T06:32:00Z">
        <w:r w:rsidR="00B6731D">
          <w:rPr>
            <w:rFonts w:eastAsia="宋体" w:cs="宋体" w:hint="eastAsia"/>
            <w:spacing w:val="0"/>
            <w:sz w:val="21"/>
            <w:szCs w:val="21"/>
            <w:lang w:eastAsia="zh-CN"/>
          </w:rPr>
          <w:t xml:space="preserve"> </w:t>
        </w:r>
      </w:ins>
      <w:ins w:id="116" w:author="yj zeng" w:date="2026-03-27T14:32:00Z">
        <w:r w:rsidR="00F56476" w:rsidRPr="00F56476">
          <w:rPr>
            <w:rFonts w:eastAsia="宋体" w:cs="宋体"/>
            <w:spacing w:val="0"/>
            <w:sz w:val="21"/>
            <w:szCs w:val="21"/>
            <w:lang w:eastAsia="zh-CN"/>
          </w:rPr>
          <w:t>bandwidth. Conversely,</w:t>
        </w:r>
      </w:ins>
      <w:ins w:id="117" w:author="yj zeng" w:date="2026-03-27T14:32:00Z" w16du:dateUtc="2026-03-27T06:32:00Z">
        <w:r w:rsidR="00F56476">
          <w:rPr>
            <w:rFonts w:eastAsia="宋体" w:cs="宋体" w:hint="eastAsia"/>
            <w:spacing w:val="0"/>
            <w:sz w:val="21"/>
            <w:szCs w:val="21"/>
            <w:lang w:eastAsia="zh-CN"/>
          </w:rPr>
          <w:t xml:space="preserve"> </w:t>
        </w:r>
      </w:ins>
      <w:ins w:id="118" w:author="yj zeng" w:date="2026-03-27T13:13:00Z">
        <w:r w:rsidR="006E3971" w:rsidRPr="006E3971">
          <w:rPr>
            <w:rFonts w:eastAsia="宋体" w:cs="宋体"/>
            <w:spacing w:val="0"/>
            <w:sz w:val="21"/>
            <w:szCs w:val="21"/>
            <w:lang w:eastAsia="zh-CN"/>
          </w:rPr>
          <w:t xml:space="preserve">OFE encodes spectral information into specific discrete orthogonal subcarriers. </w:t>
        </w:r>
      </w:ins>
      <w:ins w:id="119" w:author="yj zeng" w:date="2026-03-27T14:34:00Z">
        <w:r w:rsidR="004F4FF7" w:rsidRPr="004F4FF7">
          <w:rPr>
            <w:rFonts w:eastAsia="宋体" w:cs="宋体"/>
            <w:spacing w:val="0"/>
            <w:sz w:val="21"/>
            <w:szCs w:val="21"/>
            <w:lang w:eastAsia="zh-CN"/>
          </w:rPr>
          <w:t xml:space="preserve">During coherent demodulation, any external interference is rejected provided its </w:t>
        </w:r>
        <w:r w:rsidR="004F4FF7" w:rsidRPr="004F4FF7">
          <w:rPr>
            <w:rFonts w:eastAsia="宋体" w:cs="宋体"/>
            <w:spacing w:val="0"/>
            <w:sz w:val="21"/>
            <w:szCs w:val="21"/>
            <w:lang w:eastAsia="zh-CN"/>
            <w:rPrChange w:id="120" w:author="yj zeng" w:date="2026-03-27T14:34:00Z" w16du:dateUtc="2026-03-27T06:34:00Z">
              <w:rPr>
                <w:rFonts w:eastAsia="宋体" w:cs="宋体"/>
                <w:b/>
                <w:bCs/>
                <w:spacing w:val="0"/>
                <w:sz w:val="21"/>
                <w:szCs w:val="21"/>
                <w:lang w:eastAsia="zh-CN"/>
              </w:rPr>
            </w:rPrChange>
          </w:rPr>
          <w:t>frequency offset</w:t>
        </w:r>
        <w:r w:rsidR="004F4FF7" w:rsidRPr="004F4FF7">
          <w:rPr>
            <w:rFonts w:eastAsia="宋体" w:cs="宋体"/>
            <w:spacing w:val="0"/>
            <w:sz w:val="21"/>
            <w:szCs w:val="21"/>
            <w:lang w:eastAsia="zh-CN"/>
          </w:rPr>
          <w:t xml:space="preserve"> from the assigned carriers exceeds the system's spectral resolution limit</w:t>
        </w:r>
      </w:ins>
      <w:ins w:id="121" w:author="yj zeng" w:date="2026-03-27T13:13:00Z">
        <w:r w:rsidR="006E3971" w:rsidRPr="006E3971">
          <w:rPr>
            <w:rFonts w:eastAsia="宋体" w:cs="宋体"/>
            <w:spacing w:val="0"/>
            <w:sz w:val="21"/>
            <w:szCs w:val="21"/>
            <w:lang w:eastAsia="zh-CN"/>
          </w:rPr>
          <w:t xml:space="preserve"> (</w:t>
        </w:r>
      </w:ins>
      <m:oMath>
        <m:r>
          <m:rPr>
            <m:sty m:val="p"/>
          </m:rPr>
          <w:rPr>
            <w:rFonts w:ascii="Cambria Math" w:eastAsia="宋体" w:hAnsi="Cambria Math" w:cs="宋体" w:hint="eastAsia"/>
            <w:spacing w:val="0"/>
            <w:sz w:val="21"/>
            <w:szCs w:val="21"/>
            <w:lang w:eastAsia="zh-CN"/>
          </w:rPr>
          <m:t>Δ</m:t>
        </m:r>
        <m:r>
          <w:ins w:id="122" w:author="yj zeng" w:date="2026-03-27T13:13:00Z">
            <w:rPr>
              <w:rFonts w:ascii="Cambria Math" w:eastAsia="宋体" w:hAnsi="Cambria Math" w:cs="宋体"/>
              <w:spacing w:val="0"/>
              <w:sz w:val="21"/>
              <w:szCs w:val="21"/>
              <w:lang w:eastAsia="zh-CN"/>
            </w:rPr>
            <m:t>f=1</m:t>
          </w:ins>
        </m:r>
        <m:r>
          <w:ins w:id="123" w:author="yj zeng" w:date="2026-03-27T13:13:00Z">
            <m:rPr>
              <m:lit/>
            </m:rPr>
            <w:rPr>
              <w:rFonts w:ascii="Cambria Math" w:eastAsia="宋体" w:hAnsi="Cambria Math" w:cs="宋体"/>
              <w:spacing w:val="0"/>
              <w:sz w:val="21"/>
              <w:szCs w:val="21"/>
              <w:lang w:eastAsia="zh-CN"/>
            </w:rPr>
            <m:t>/</m:t>
          </w:ins>
        </m:r>
        <m:sSub>
          <m:sSubPr>
            <m:ctrlPr>
              <w:ins w:id="124" w:author="yj zeng" w:date="2026-03-27T13:13:00Z">
                <w:rPr>
                  <w:rFonts w:ascii="Cambria Math" w:eastAsia="宋体" w:hAnsi="Cambria Math" w:cs="宋体"/>
                  <w:i/>
                  <w:spacing w:val="0"/>
                  <w:sz w:val="21"/>
                  <w:szCs w:val="21"/>
                  <w:lang w:eastAsia="zh-CN"/>
                </w:rPr>
              </w:ins>
            </m:ctrlPr>
          </m:sSubPr>
          <m:e>
            <m:r>
              <w:ins w:id="125" w:author="yj zeng" w:date="2026-03-27T13:13:00Z">
                <w:rPr>
                  <w:rFonts w:ascii="Cambria Math" w:eastAsia="宋体" w:hAnsi="Cambria Math" w:cs="宋体"/>
                  <w:spacing w:val="0"/>
                  <w:sz w:val="21"/>
                  <w:szCs w:val="21"/>
                  <w:lang w:eastAsia="zh-CN"/>
                </w:rPr>
                <m:t>T</m:t>
              </w:ins>
            </m:r>
          </m:e>
          <m:sub>
            <m:r>
              <w:ins w:id="126" w:author="yj zeng" w:date="2026-03-27T13:13:00Z">
                <w:rPr>
                  <w:rFonts w:ascii="Cambria Math" w:eastAsia="宋体" w:hAnsi="Cambria Math" w:cs="宋体"/>
                  <w:spacing w:val="0"/>
                  <w:sz w:val="21"/>
                  <w:szCs w:val="21"/>
                  <w:lang w:eastAsia="zh-CN"/>
                </w:rPr>
                <m:t>s</m:t>
              </w:ins>
            </m:r>
          </m:sub>
        </m:sSub>
      </m:oMath>
      <w:ins w:id="127" w:author="yj zeng" w:date="2026-03-27T13:13:00Z">
        <w:r w:rsidR="006E3971" w:rsidRPr="006E3971">
          <w:rPr>
            <w:rFonts w:eastAsia="宋体" w:cs="宋体"/>
            <w:spacing w:val="0"/>
            <w:sz w:val="21"/>
            <w:szCs w:val="21"/>
            <w:lang w:eastAsia="zh-CN"/>
          </w:rPr>
          <w:t>). This frequency-domain encoding enables the excision of all out-of-band noise, providing the system with immunity against complex time-domain distortions.</w:t>
        </w:r>
      </w:ins>
      <w:del w:id="128" w:author="yj zeng" w:date="2026-03-27T13:13:00Z" w16du:dateUtc="2026-03-27T05:13:00Z">
        <w:r w:rsidR="00FC6906" w:rsidDel="006E3971">
          <w:rPr>
            <w:rFonts w:eastAsia="宋体" w:cs="宋体" w:hint="eastAsia"/>
            <w:spacing w:val="0"/>
            <w:sz w:val="21"/>
            <w:szCs w:val="21"/>
            <w:lang w:eastAsia="zh-CN"/>
          </w:rPr>
          <w:delText>A</w:delText>
        </w:r>
        <w:r w:rsidR="00FC6906" w:rsidRPr="00FC6906" w:rsidDel="006E3971">
          <w:rPr>
            <w:rFonts w:eastAsia="宋体" w:cs="宋体"/>
            <w:spacing w:val="0"/>
            <w:sz w:val="21"/>
            <w:szCs w:val="21"/>
            <w:lang w:eastAsia="zh-CN"/>
          </w:rPr>
          <w:delText xml:space="preserve">mplitude </w:delText>
        </w:r>
        <w:r w:rsidR="00FC6906" w:rsidDel="006E3971">
          <w:rPr>
            <w:rFonts w:eastAsia="宋体" w:cs="宋体" w:hint="eastAsia"/>
            <w:spacing w:val="0"/>
            <w:sz w:val="21"/>
            <w:szCs w:val="21"/>
            <w:lang w:eastAsia="zh-CN"/>
          </w:rPr>
          <w:delText>i</w:delText>
        </w:r>
        <w:r w:rsidR="00FC6906" w:rsidRPr="00FC6906" w:rsidDel="006E3971">
          <w:rPr>
            <w:rFonts w:eastAsia="宋体" w:cs="宋体"/>
            <w:spacing w:val="0"/>
            <w:sz w:val="21"/>
            <w:szCs w:val="21"/>
            <w:lang w:eastAsia="zh-CN"/>
          </w:rPr>
          <w:delText>mmunity</w:delText>
        </w:r>
        <w:r w:rsidR="00FC6906" w:rsidDel="006E3971">
          <w:rPr>
            <w:rFonts w:eastAsia="宋体" w:cs="宋体" w:hint="eastAsia"/>
            <w:spacing w:val="0"/>
            <w:sz w:val="21"/>
            <w:szCs w:val="21"/>
            <w:lang w:eastAsia="zh-CN"/>
          </w:rPr>
          <w:delText xml:space="preserve"> advantage </w:delText>
        </w:r>
        <w:r w:rsidR="00FC6906" w:rsidRPr="00FC6906" w:rsidDel="006E3971">
          <w:rPr>
            <w:rFonts w:eastAsia="宋体" w:cs="宋体"/>
            <w:spacing w:val="0"/>
            <w:sz w:val="21"/>
            <w:szCs w:val="21"/>
            <w:lang w:eastAsia="zh-CN"/>
          </w:rPr>
          <w:delText xml:space="preserve">lies in encoding information in </w:delText>
        </w:r>
        <w:r w:rsidR="00534C46" w:rsidDel="006E3971">
          <w:rPr>
            <w:rFonts w:eastAsia="宋体" w:cs="宋体"/>
            <w:spacing w:val="0"/>
            <w:sz w:val="21"/>
            <w:szCs w:val="21"/>
            <w:lang w:eastAsia="zh-CN"/>
          </w:rPr>
          <w:delText xml:space="preserve">the </w:delText>
        </w:r>
        <w:r w:rsidR="00FC6906" w:rsidRPr="00FC6906" w:rsidDel="006E3971">
          <w:rPr>
            <w:rFonts w:eastAsia="宋体" w:cs="宋体"/>
            <w:spacing w:val="0"/>
            <w:sz w:val="21"/>
            <w:szCs w:val="21"/>
            <w:lang w:eastAsia="zh-CN"/>
          </w:rPr>
          <w:delText>frequency rather than amplitude</w:delText>
        </w:r>
        <w:r w:rsidR="00534C46" w:rsidDel="006E3971">
          <w:rPr>
            <w:rFonts w:eastAsia="宋体" w:cs="宋体" w:hint="eastAsia"/>
            <w:spacing w:val="0"/>
            <w:sz w:val="21"/>
            <w:szCs w:val="21"/>
            <w:lang w:eastAsia="zh-CN"/>
          </w:rPr>
          <w:delText xml:space="preserve"> domain</w:delText>
        </w:r>
        <w:r w:rsidR="00FC6906" w:rsidDel="006E3971">
          <w:rPr>
            <w:rFonts w:eastAsia="宋体" w:cs="宋体"/>
            <w:spacing w:val="0"/>
            <w:sz w:val="21"/>
            <w:szCs w:val="21"/>
            <w:lang w:eastAsia="zh-CN"/>
          </w:rPr>
          <w:delText>,</w:delText>
        </w:r>
        <w:r w:rsidR="00FC6906" w:rsidDel="006E3971">
          <w:rPr>
            <w:rFonts w:eastAsia="宋体" w:cs="宋体" w:hint="eastAsia"/>
            <w:spacing w:val="0"/>
            <w:sz w:val="21"/>
            <w:szCs w:val="21"/>
            <w:lang w:eastAsia="zh-CN"/>
          </w:rPr>
          <w:delText xml:space="preserve"> </w:delText>
        </w:r>
        <w:r w:rsidR="00FC6906" w:rsidRPr="00FC6906" w:rsidDel="006E3971">
          <w:rPr>
            <w:rFonts w:eastAsia="宋体" w:cs="宋体"/>
            <w:spacing w:val="0"/>
            <w:sz w:val="21"/>
            <w:szCs w:val="21"/>
            <w:lang w:eastAsia="zh-CN"/>
          </w:rPr>
          <w:delText>facilitating the physical excision of amplitude-based noise components.</w:delText>
        </w:r>
      </w:del>
    </w:p>
    <w:p w14:paraId="675342C4" w14:textId="6815BE2D"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460620F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7D94B26D" w:rsidR="008C6BA7" w:rsidRPr="008C6BA7" w:rsidRDefault="0012450A" w:rsidP="008C6BA7">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FC6906">
        <w:rPr>
          <w:rFonts w:eastAsia="宋体" w:cs="宋体"/>
          <w:spacing w:val="0"/>
          <w:sz w:val="21"/>
          <w:szCs w:val="21"/>
          <w:lang w:eastAsia="zh-CN"/>
        </w:rPr>
        <w:t xml:space="preserve">the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8C6BA7" w:rsidRPr="008C6BA7">
        <w:rPr>
          <w:rFonts w:eastAsia="宋体" w:cs="宋体"/>
          <w:spacing w:val="0"/>
          <w:sz w:val="21"/>
          <w:szCs w:val="21"/>
          <w:lang w:eastAsia="zh-CN"/>
        </w:rPr>
        <w:t xml:space="preserve">Consequently, spectral reconstruction is </w:t>
      </w:r>
      <w:del w:id="129" w:author="yj zeng" w:date="2026-03-27T14:36:00Z" w16du:dateUtc="2026-03-27T06:36:00Z">
        <w:r w:rsidR="008C6BA7" w:rsidRPr="008C6BA7" w:rsidDel="003A38FB">
          <w:rPr>
            <w:rFonts w:eastAsia="宋体" w:cs="宋体"/>
            <w:spacing w:val="0"/>
            <w:sz w:val="21"/>
            <w:szCs w:val="21"/>
            <w:lang w:eastAsia="zh-CN"/>
          </w:rPr>
          <w:delText xml:space="preserve">inherently </w:delText>
        </w:r>
      </w:del>
      <w:r w:rsidR="008C6BA7" w:rsidRPr="008C6BA7">
        <w:rPr>
          <w:rFonts w:eastAsia="宋体" w:cs="宋体"/>
          <w:spacing w:val="0"/>
          <w:sz w:val="21"/>
          <w:szCs w:val="21"/>
          <w:lang w:eastAsia="zh-CN"/>
        </w:rPr>
        <w:t xml:space="preserve">an ill-posed inverse problem. </w:t>
      </w:r>
      <w:del w:id="130" w:author="yj zeng" w:date="2026-03-27T14:36:00Z" w16du:dateUtc="2026-03-27T06:36:00Z">
        <w:r w:rsidR="008C6BA7" w:rsidRPr="008C6BA7" w:rsidDel="003A38FB">
          <w:rPr>
            <w:rFonts w:eastAsia="宋体" w:cs="宋体"/>
            <w:spacing w:val="0"/>
            <w:sz w:val="21"/>
            <w:szCs w:val="21"/>
            <w:lang w:eastAsia="zh-CN"/>
          </w:rPr>
          <w:delText>To ensure physical fidelity and numerical stability, w</w:delText>
        </w:r>
      </w:del>
      <w:ins w:id="131" w:author="yj zeng" w:date="2026-03-27T14:36:00Z" w16du:dateUtc="2026-03-27T06:36:00Z">
        <w:r w:rsidR="003A38FB">
          <w:rPr>
            <w:rFonts w:eastAsia="宋体" w:cs="宋体" w:hint="eastAsia"/>
            <w:spacing w:val="0"/>
            <w:sz w:val="21"/>
            <w:szCs w:val="21"/>
            <w:lang w:eastAsia="zh-CN"/>
          </w:rPr>
          <w:t>W</w:t>
        </w:r>
      </w:ins>
      <w:r w:rsidR="008C6BA7" w:rsidRPr="008C6BA7">
        <w:rPr>
          <w:rFonts w:eastAsia="宋体" w:cs="宋体"/>
          <w:spacing w:val="0"/>
          <w:sz w:val="21"/>
          <w:szCs w:val="21"/>
          <w:lang w:eastAsia="zh-CN"/>
        </w:rPr>
        <w:t xml:space="preserve">e </w:t>
      </w:r>
      <w:del w:id="132" w:author="yj zeng" w:date="2026-03-27T14:36:00Z" w16du:dateUtc="2026-03-27T06:36:00Z">
        <w:r w:rsidR="008C6BA7" w:rsidRPr="008C6BA7" w:rsidDel="0011306A">
          <w:rPr>
            <w:rFonts w:eastAsia="宋体" w:cs="宋体"/>
            <w:spacing w:val="0"/>
            <w:sz w:val="21"/>
            <w:szCs w:val="21"/>
            <w:lang w:eastAsia="zh-CN"/>
          </w:rPr>
          <w:delText xml:space="preserve">recast </w:delText>
        </w:r>
      </w:del>
      <w:ins w:id="133" w:author="yj zeng" w:date="2026-03-27T14:36:00Z" w16du:dateUtc="2026-03-27T06:36:00Z">
        <w:r w:rsidR="0011306A">
          <w:rPr>
            <w:rFonts w:eastAsia="宋体" w:cs="宋体" w:hint="eastAsia"/>
            <w:spacing w:val="0"/>
            <w:sz w:val="21"/>
            <w:szCs w:val="21"/>
            <w:lang w:eastAsia="zh-CN"/>
          </w:rPr>
          <w:t>describe</w:t>
        </w:r>
        <w:r w:rsidR="0011306A" w:rsidRPr="008C6BA7">
          <w:rPr>
            <w:rFonts w:eastAsia="宋体" w:cs="宋体"/>
            <w:spacing w:val="0"/>
            <w:sz w:val="21"/>
            <w:szCs w:val="21"/>
            <w:lang w:eastAsia="zh-CN"/>
          </w:rPr>
          <w:t xml:space="preserve"> </w:t>
        </w:r>
      </w:ins>
      <w:r w:rsidR="008C6BA7" w:rsidRPr="008C6BA7">
        <w:rPr>
          <w:rFonts w:eastAsia="宋体" w:cs="宋体"/>
          <w:spacing w:val="0"/>
          <w:sz w:val="21"/>
          <w:szCs w:val="21"/>
          <w:lang w:eastAsia="zh-CN"/>
        </w:rPr>
        <w:t xml:space="preserve">the reconstruction as a constrained convex optimization problem. We employ a projected gradient descent (PGD) </w:t>
      </w:r>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22382999"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38690FC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286B0FE6" w:rsidR="000D3309" w:rsidRDefault="006F016B" w:rsidP="00512A7C">
      <w:pPr>
        <w:jc w:val="both"/>
        <w:rPr>
          <w:rFonts w:eastAsia="宋体" w:cs="宋体"/>
          <w:spacing w:val="0"/>
          <w:sz w:val="21"/>
          <w:szCs w:val="21"/>
          <w:lang w:eastAsia="zh-CN"/>
        </w:rPr>
      </w:pPr>
      <w:r w:rsidRPr="006F016B">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feature</w:t>
      </w:r>
      <w:r w:rsidR="00534C46">
        <w:rPr>
          <w:rFonts w:eastAsia="宋体" w:cs="宋体"/>
          <w:spacing w:val="0"/>
          <w:sz w:val="21"/>
          <w:szCs w:val="21"/>
          <w:lang w:eastAsia="zh-CN"/>
        </w:rPr>
        <w:t>s</w:t>
      </w:r>
      <w:r w:rsidR="00427BBF">
        <w:rPr>
          <w:rFonts w:eastAsia="宋体" w:cs="宋体" w:hint="eastAsia"/>
          <w:spacing w:val="0"/>
          <w:sz w:val="21"/>
          <w:szCs w:val="21"/>
          <w:lang w:eastAsia="zh-CN"/>
        </w:rPr>
        <w:t>,</w:t>
      </w:r>
      <w:r w:rsidRPr="006F016B">
        <w:rPr>
          <w:rFonts w:eastAsia="宋体" w:cs="宋体"/>
          <w:spacing w:val="0"/>
          <w:sz w:val="21"/>
          <w:szCs w:val="21"/>
          <w:lang w:eastAsia="zh-CN"/>
        </w:rPr>
        <w:t xml:space="preserve"> we apply a sparsity prior to resolve fine 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sidR="003C562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Pr="006F016B">
        <w:rPr>
          <w:rFonts w:eastAsia="宋体" w:cs="宋体"/>
          <w:spacing w:val="0"/>
          <w:sz w:val="21"/>
          <w:szCs w:val="21"/>
          <w:lang w:eastAsia="zh-CN"/>
        </w:rPr>
        <w:t>For targets characterized by continuous, broadband spectra</w:t>
      </w:r>
      <w:del w:id="134" w:author="yj zeng" w:date="2026-03-27T14:37:00Z" w16du:dateUtc="2026-03-27T06:37:00Z">
        <w:r w:rsidRPr="006F016B" w:rsidDel="003A068C">
          <w:rPr>
            <w:rFonts w:eastAsia="宋体" w:cs="宋体"/>
            <w:spacing w:val="0"/>
            <w:sz w:val="21"/>
            <w:szCs w:val="21"/>
            <w:lang w:eastAsia="zh-CN"/>
          </w:rPr>
          <w:delText>l envelopes</w:delText>
        </w:r>
      </w:del>
      <w:r w:rsidRPr="006F016B">
        <w:rPr>
          <w:rFonts w:eastAsia="宋体" w:cs="宋体"/>
          <w:spacing w:val="0"/>
          <w:sz w:val="21"/>
          <w:szCs w:val="21"/>
          <w:lang w:eastAsia="zh-CN"/>
        </w:rPr>
        <w:t>, we enforce smoothness and structural continuity by defining</w:t>
      </w:r>
      <w:r w:rsidRPr="006F016B">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sidRPr="006F016B">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6F016B">
        <w:rPr>
          <w:rFonts w:eastAsia="宋体" w:cs="宋体"/>
          <w:spacing w:val="0"/>
          <w:sz w:val="21"/>
          <w:szCs w:val="21"/>
          <w:lang w:eastAsia="zh-CN"/>
        </w:rPr>
        <w:t xml:space="preserve"> is the first-order difference operator.</w:t>
      </w:r>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p>
    <w:p w14:paraId="19B94116" w14:textId="77777777" w:rsidR="00534C46" w:rsidRPr="00544283" w:rsidRDefault="00534C46" w:rsidP="00512A7C">
      <w:pPr>
        <w:jc w:val="both"/>
        <w:rPr>
          <w:rFonts w:eastAsia="宋体" w:cs="宋体"/>
          <w:spacing w:val="0"/>
          <w:sz w:val="21"/>
          <w:szCs w:val="21"/>
          <w:lang w:eastAsia="zh-CN"/>
        </w:rPr>
      </w:pPr>
    </w:p>
    <w:p w14:paraId="18320505" w14:textId="15A0987B" w:rsid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135" w:name="_Hlk203490557"/>
    </w:p>
    <w:p w14:paraId="6438D676" w14:textId="415AEFBD" w:rsidR="006179CA" w:rsidRDefault="00A64B37" w:rsidP="00E5009C">
      <w:pPr>
        <w:ind w:firstLine="420"/>
        <w:jc w:val="both"/>
        <w:rPr>
          <w:rFonts w:eastAsia="宋体" w:cs="宋体"/>
          <w:spacing w:val="0"/>
          <w:sz w:val="21"/>
          <w:szCs w:val="21"/>
          <w:lang w:eastAsia="zh-CN"/>
        </w:rPr>
      </w:pPr>
      <w:r w:rsidRPr="00A64B37">
        <w:rPr>
          <w:rFonts w:eastAsia="宋体" w:cs="宋体"/>
          <w:spacing w:val="0"/>
          <w:sz w:val="21"/>
          <w:szCs w:val="21"/>
          <w:lang w:eastAsia="zh-CN"/>
        </w:rPr>
        <w:t xml:space="preserve">To isolate and quantify the </w:t>
      </w:r>
      <w:del w:id="136" w:author="yj zeng" w:date="2026-03-27T14:38:00Z" w16du:dateUtc="2026-03-27T06:38:00Z">
        <w:r w:rsidRPr="00A64B37" w:rsidDel="00A95502">
          <w:rPr>
            <w:rFonts w:eastAsia="宋体" w:cs="宋体"/>
            <w:spacing w:val="0"/>
            <w:sz w:val="21"/>
            <w:szCs w:val="21"/>
            <w:lang w:eastAsia="zh-CN"/>
          </w:rPr>
          <w:delText xml:space="preserve">fundamental </w:delText>
        </w:r>
      </w:del>
      <w:r w:rsidRPr="00A64B37">
        <w:rPr>
          <w:rFonts w:eastAsia="宋体" w:cs="宋体"/>
          <w:spacing w:val="0"/>
          <w:sz w:val="21"/>
          <w:szCs w:val="21"/>
          <w:lang w:eastAsia="zh-CN"/>
        </w:rPr>
        <w:t xml:space="preserve">multiplexing advantage of the OFE framework against AWGN, we establish a </w:t>
      </w:r>
      <w:r w:rsidR="00374212">
        <w:rPr>
          <w:rFonts w:eastAsia="宋体" w:cs="宋体" w:hint="eastAsia"/>
          <w:spacing w:val="0"/>
          <w:sz w:val="21"/>
          <w:szCs w:val="21"/>
          <w:lang w:eastAsia="zh-CN"/>
        </w:rPr>
        <w:t>simulation</w:t>
      </w:r>
      <w:r w:rsidR="00374212" w:rsidRPr="00A64B37">
        <w:rPr>
          <w:rFonts w:eastAsia="宋体" w:cs="宋体"/>
          <w:spacing w:val="0"/>
          <w:sz w:val="21"/>
          <w:szCs w:val="21"/>
          <w:lang w:eastAsia="zh-CN"/>
        </w:rPr>
        <w:t xml:space="preserve"> </w:t>
      </w:r>
      <w:r w:rsidRPr="00A64B37">
        <w:rPr>
          <w:rFonts w:eastAsia="宋体" w:cs="宋体"/>
          <w:spacing w:val="0"/>
          <w:sz w:val="21"/>
          <w:szCs w:val="21"/>
          <w:lang w:eastAsia="zh-CN"/>
        </w:rPr>
        <w:t>benchmark.</w:t>
      </w:r>
      <w:r w:rsidR="00830CB3">
        <w:rPr>
          <w:rFonts w:eastAsia="宋体" w:cs="宋体" w:hint="eastAsia"/>
          <w:spacing w:val="0"/>
          <w:sz w:val="21"/>
          <w:szCs w:val="21"/>
          <w:lang w:eastAsia="zh-CN"/>
        </w:rPr>
        <w:t xml:space="preserve"> </w:t>
      </w:r>
      <w:r w:rsidR="001B43AC" w:rsidRPr="001B43AC">
        <w:rPr>
          <w:rFonts w:eastAsia="宋体" w:cs="宋体"/>
          <w:spacing w:val="0"/>
          <w:sz w:val="21"/>
          <w:szCs w:val="21"/>
          <w:lang w:eastAsia="zh-CN"/>
        </w:rPr>
        <w:t xml:space="preserve">Operating across the visible spectrum (400–700 nm), the architecture deploys </w:t>
      </w:r>
      <m:oMath>
        <m:r>
          <w:rPr>
            <w:rFonts w:ascii="Cambria Math" w:eastAsia="宋体" w:hAnsi="Cambria Math" w:cs="宋体"/>
            <w:spacing w:val="0"/>
            <w:sz w:val="21"/>
            <w:szCs w:val="21"/>
            <w:lang w:eastAsia="zh-CN"/>
          </w:rPr>
          <m:t>K=12</m:t>
        </m:r>
      </m:oMath>
      <w:r w:rsidR="001B43AC" w:rsidRPr="001B43AC">
        <w:rPr>
          <w:rFonts w:eastAsia="宋体" w:cs="宋体"/>
          <w:spacing w:val="0"/>
          <w:sz w:val="21"/>
          <w:szCs w:val="21"/>
          <w:lang w:eastAsia="zh-CN"/>
        </w:rPr>
        <w:t xml:space="preserve"> discrete spectral channels. </w:t>
      </w:r>
      <w:r w:rsidR="00FA2345">
        <w:rPr>
          <w:rFonts w:eastAsia="宋体" w:cs="宋体" w:hint="eastAsia"/>
          <w:spacing w:val="0"/>
          <w:sz w:val="21"/>
          <w:szCs w:val="21"/>
          <w:lang w:eastAsia="zh-CN"/>
        </w:rPr>
        <w:t>R</w:t>
      </w:r>
      <w:r w:rsidR="001B43AC" w:rsidRPr="001B43AC">
        <w:rPr>
          <w:rFonts w:eastAsia="宋体" w:cs="宋体"/>
          <w:spacing w:val="0"/>
          <w:sz w:val="21"/>
          <w:szCs w:val="21"/>
          <w:lang w:eastAsia="zh-CN"/>
        </w:rPr>
        <w:t xml:space="preserve">ather than employing idealized Gaussian approximations, the spectral basis functions are </w:t>
      </w:r>
      <w:del w:id="137" w:author="yj zeng" w:date="2026-03-27T14:38:00Z" w16du:dateUtc="2026-03-27T06:38:00Z">
        <w:r w:rsidR="001B43AC" w:rsidRPr="001B43AC" w:rsidDel="00A95502">
          <w:rPr>
            <w:rFonts w:eastAsia="宋体" w:cs="宋体"/>
            <w:spacing w:val="0"/>
            <w:sz w:val="21"/>
            <w:szCs w:val="21"/>
            <w:lang w:eastAsia="zh-CN"/>
          </w:rPr>
          <w:delText xml:space="preserve">directly </w:delText>
        </w:r>
      </w:del>
      <w:r w:rsidR="001B43AC" w:rsidRPr="001B43AC">
        <w:rPr>
          <w:rFonts w:eastAsia="宋体" w:cs="宋体"/>
          <w:spacing w:val="0"/>
          <w:sz w:val="21"/>
          <w:szCs w:val="21"/>
          <w:lang w:eastAsia="zh-CN"/>
        </w:rPr>
        <w:t xml:space="preserve">instantiated from the empirically calibrated radiometric profiles of our physical LED array (detailed in Supplement Section 6, Fig. S2). This ensures that the system matrix </w:t>
      </w:r>
      <m:oMath>
        <m:r>
          <m:rPr>
            <m:sty m:val="bi"/>
          </m:rPr>
          <w:rPr>
            <w:rFonts w:ascii="Cambria Math" w:hAnsi="Cambria Math"/>
            <w:sz w:val="21"/>
            <w:szCs w:val="21"/>
          </w:rPr>
          <m:t>W</m:t>
        </m:r>
      </m:oMath>
      <w:r w:rsidR="001B43AC" w:rsidRPr="001B43AC">
        <w:rPr>
          <w:rFonts w:eastAsia="宋体" w:cs="宋体"/>
          <w:spacing w:val="0"/>
          <w:sz w:val="21"/>
          <w:szCs w:val="21"/>
          <w:lang w:eastAsia="zh-CN"/>
        </w:rPr>
        <w:t xml:space="preserve"> </w:t>
      </w:r>
      <w:r w:rsidR="00907935" w:rsidRPr="00907935">
        <w:rPr>
          <w:rFonts w:eastAsia="宋体" w:cs="宋体"/>
          <w:spacing w:val="0"/>
          <w:sz w:val="21"/>
          <w:szCs w:val="21"/>
          <w:lang w:eastAsia="zh-CN"/>
        </w:rPr>
        <w:t>encapsulates the non-ideal spectral irregularities and native radiometric variations inherent to the physical hardware</w:t>
      </w:r>
      <w:r w:rsidR="001B43AC" w:rsidRPr="001B43AC">
        <w:rPr>
          <w:rFonts w:eastAsia="宋体" w:cs="宋体"/>
          <w:spacing w:val="0"/>
          <w:sz w:val="21"/>
          <w:szCs w:val="21"/>
          <w:lang w:eastAsia="zh-CN"/>
        </w:rPr>
        <w:t xml:space="preserve">. In the time domain, these channels are modulated by the orthogonal composite sinusoidal carriers. </w:t>
      </w:r>
      <w:r w:rsidR="00903A16">
        <w:rPr>
          <w:rFonts w:eastAsia="宋体" w:cs="宋体" w:hint="eastAsia"/>
          <w:spacing w:val="0"/>
          <w:sz w:val="21"/>
          <w:szCs w:val="21"/>
          <w:lang w:eastAsia="zh-CN"/>
        </w:rPr>
        <w:t>T</w:t>
      </w:r>
      <w:r w:rsidR="00903A16" w:rsidRPr="00AA627C">
        <w:rPr>
          <w:rFonts w:eastAsia="宋体" w:cs="宋体"/>
          <w:spacing w:val="0"/>
          <w:sz w:val="21"/>
          <w:szCs w:val="21"/>
          <w:lang w:eastAsia="zh-CN"/>
        </w:rPr>
        <w:t xml:space="preserve">he numerical simulations </w:t>
      </w:r>
      <w:r w:rsidR="00903A16">
        <w:rPr>
          <w:rFonts w:eastAsia="宋体" w:cs="宋体" w:hint="eastAsia"/>
          <w:spacing w:val="0"/>
          <w:sz w:val="21"/>
          <w:szCs w:val="21"/>
          <w:lang w:eastAsia="zh-CN"/>
        </w:rPr>
        <w:t>are</w:t>
      </w:r>
      <w:r w:rsidR="00903A16" w:rsidRPr="00AA627C">
        <w:rPr>
          <w:rFonts w:eastAsia="宋体" w:cs="宋体"/>
          <w:spacing w:val="0"/>
          <w:sz w:val="21"/>
          <w:szCs w:val="21"/>
          <w:lang w:eastAsia="zh-CN"/>
        </w:rPr>
        <w:t xml:space="preserve"> conducted utilizing the CAVE multispectral database</w:t>
      </w:r>
      <w:r w:rsidR="001E526E">
        <w:rPr>
          <w:rFonts w:eastAsia="宋体" w:cs="宋体"/>
          <w:spacing w:val="0"/>
          <w:sz w:val="21"/>
          <w:szCs w:val="21"/>
          <w:lang w:eastAsia="zh-CN"/>
        </w:rPr>
        <w:fldChar w:fldCharType="begin"/>
      </w:r>
      <w:r w:rsidR="001E526E">
        <w:rPr>
          <w:rFonts w:eastAsia="宋体" w:cs="宋体"/>
          <w:spacing w:val="0"/>
          <w:sz w:val="21"/>
          <w:szCs w:val="21"/>
          <w:lang w:eastAsia="zh-CN"/>
        </w:rPr>
        <w:instrText xml:space="preserve"> REF _Ref225433401 \r \h </w:instrText>
      </w:r>
      <w:r w:rsidR="001E526E">
        <w:rPr>
          <w:rFonts w:eastAsia="宋体" w:cs="宋体"/>
          <w:spacing w:val="0"/>
          <w:sz w:val="21"/>
          <w:szCs w:val="21"/>
          <w:lang w:eastAsia="zh-CN"/>
        </w:rPr>
      </w:r>
      <w:r w:rsidR="001E526E">
        <w:rPr>
          <w:rFonts w:eastAsia="宋体" w:cs="宋体"/>
          <w:spacing w:val="0"/>
          <w:sz w:val="21"/>
          <w:szCs w:val="21"/>
          <w:lang w:eastAsia="zh-CN"/>
        </w:rPr>
        <w:fldChar w:fldCharType="separate"/>
      </w:r>
      <w:r w:rsidR="0049799A">
        <w:rPr>
          <w:rFonts w:eastAsia="宋体" w:cs="宋体"/>
          <w:spacing w:val="0"/>
          <w:sz w:val="21"/>
          <w:szCs w:val="21"/>
          <w:lang w:eastAsia="zh-CN"/>
        </w:rPr>
        <w:t>[15]</w:t>
      </w:r>
      <w:r w:rsidR="001E526E">
        <w:rPr>
          <w:rFonts w:eastAsia="宋体" w:cs="宋体"/>
          <w:spacing w:val="0"/>
          <w:sz w:val="21"/>
          <w:szCs w:val="21"/>
          <w:lang w:eastAsia="zh-CN"/>
        </w:rPr>
        <w:fldChar w:fldCharType="end"/>
      </w:r>
      <w:r w:rsidR="00903A16" w:rsidRPr="00AA627C">
        <w:rPr>
          <w:rFonts w:eastAsia="宋体" w:cs="宋体"/>
          <w:spacing w:val="0"/>
          <w:sz w:val="21"/>
          <w:szCs w:val="21"/>
          <w:lang w:eastAsia="zh-CN"/>
        </w:rPr>
        <w:t>.</w:t>
      </w:r>
      <w:r>
        <w:rPr>
          <w:rFonts w:eastAsia="宋体" w:cs="宋体" w:hint="eastAsia"/>
          <w:spacing w:val="0"/>
          <w:sz w:val="21"/>
          <w:szCs w:val="21"/>
          <w:lang w:eastAsia="zh-CN"/>
        </w:rPr>
        <w:t xml:space="preserve"> </w:t>
      </w:r>
    </w:p>
    <w:p w14:paraId="35ABB960" w14:textId="63EBB210" w:rsidR="00AA627C" w:rsidRDefault="00AA627C" w:rsidP="00E16FEA">
      <w:pPr>
        <w:ind w:firstLine="420"/>
        <w:jc w:val="both"/>
        <w:rPr>
          <w:rFonts w:eastAsia="宋体" w:cs="宋体"/>
          <w:spacing w:val="0"/>
          <w:sz w:val="21"/>
          <w:szCs w:val="21"/>
          <w:lang w:eastAsia="zh-CN"/>
        </w:rPr>
      </w:pPr>
      <w:r w:rsidRPr="00AA627C">
        <w:rPr>
          <w:rFonts w:eastAsia="宋体" w:cs="宋体"/>
          <w:spacing w:val="0"/>
          <w:sz w:val="21"/>
          <w:szCs w:val="21"/>
          <w:lang w:eastAsia="zh-CN"/>
        </w:rPr>
        <w:lastRenderedPageBreak/>
        <w:t xml:space="preserve">In a pure AWGN regime with a flat noise power spectral density, the specific spectral placement of orthogonal carriers </w:t>
      </w:r>
      <w:del w:id="138" w:author="yj zeng" w:date="2026-03-27T14:39:00Z" w16du:dateUtc="2026-03-27T06:39:00Z">
        <w:r w:rsidRPr="00AA627C" w:rsidDel="00A95502">
          <w:rPr>
            <w:rFonts w:eastAsia="宋体" w:cs="宋体"/>
            <w:spacing w:val="0"/>
            <w:sz w:val="21"/>
            <w:szCs w:val="21"/>
            <w:lang w:eastAsia="zh-CN"/>
          </w:rPr>
          <w:delText xml:space="preserve">mathematically </w:delText>
        </w:r>
      </w:del>
      <w:r w:rsidRPr="00AA627C">
        <w:rPr>
          <w:rFonts w:eastAsia="宋体" w:cs="宋体"/>
          <w:spacing w:val="0"/>
          <w:sz w:val="21"/>
          <w:szCs w:val="21"/>
          <w:lang w:eastAsia="zh-CN"/>
        </w:rPr>
        <w:t xml:space="preserve">yields identical variance reduction. </w:t>
      </w:r>
      <w:r w:rsidR="00BF2784" w:rsidRPr="00BF2784">
        <w:rPr>
          <w:rFonts w:eastAsia="宋体" w:cs="宋体"/>
          <w:spacing w:val="0"/>
          <w:sz w:val="21"/>
          <w:szCs w:val="21"/>
          <w:lang w:eastAsia="zh-CN"/>
        </w:rPr>
        <w:t xml:space="preserve">Therefore, to ensure baseline orthogonality without introducing </w:t>
      </w:r>
      <w:del w:id="139" w:author="yj zeng" w:date="2026-03-27T14:39:00Z" w16du:dateUtc="2026-03-27T06:39:00Z">
        <w:r w:rsidR="00BF2784" w:rsidRPr="00BF2784" w:rsidDel="00A95502">
          <w:rPr>
            <w:rFonts w:eastAsia="宋体" w:cs="宋体"/>
            <w:spacing w:val="0"/>
            <w:sz w:val="21"/>
            <w:szCs w:val="21"/>
            <w:lang w:eastAsia="zh-CN"/>
          </w:rPr>
          <w:delText xml:space="preserve">redundant </w:delText>
        </w:r>
      </w:del>
      <w:r w:rsidR="00BF2784" w:rsidRPr="00BF2784">
        <w:rPr>
          <w:rFonts w:eastAsia="宋体" w:cs="宋体"/>
          <w:spacing w:val="0"/>
          <w:sz w:val="21"/>
          <w:szCs w:val="21"/>
          <w:lang w:eastAsia="zh-CN"/>
        </w:rPr>
        <w:t xml:space="preserve">hardware-specific combinatorial complexities, we employ a straightforward sub-octave linearly spaced carrier set for all numerical TDM-vs-OFE comparative simulations. Specifically, this frequency set </w:t>
      </w:r>
      <w:del w:id="140" w:author="yj zeng" w:date="2026-03-27T14:40:00Z" w16du:dateUtc="2026-03-27T06:40:00Z">
        <w:r w:rsidR="00BF2784" w:rsidRPr="00BF2784" w:rsidDel="00C32FDD">
          <w:rPr>
            <w:rFonts w:eastAsia="宋体" w:cs="宋体"/>
            <w:spacing w:val="0"/>
            <w:sz w:val="21"/>
            <w:szCs w:val="21"/>
            <w:lang w:eastAsia="zh-CN"/>
          </w:rPr>
          <w:delText xml:space="preserve">(Strategy 1) </w:delText>
        </w:r>
      </w:del>
      <w:r w:rsidR="00BF2784" w:rsidRPr="00BF2784">
        <w:rPr>
          <w:rFonts w:eastAsia="宋体" w:cs="宋体"/>
          <w:spacing w:val="0"/>
          <w:sz w:val="21"/>
          <w:szCs w:val="21"/>
          <w:lang w:eastAsia="zh-CN"/>
        </w:rPr>
        <w:t xml:space="preserve">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sidR="00BF2784" w:rsidRPr="00BF2784">
        <w:rPr>
          <w:rFonts w:eastAsia="宋体" w:cs="宋体"/>
          <w:spacing w:val="0"/>
          <w:sz w:val="21"/>
          <w:szCs w:val="21"/>
          <w:lang w:eastAsia="zh-CN"/>
        </w:rPr>
        <w:t xml:space="preserve"> 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sidR="00BF2784" w:rsidRPr="00BF2784">
        <w:rPr>
          <w:rFonts w:eastAsia="宋体" w:cs="宋体"/>
          <w:spacing w:val="0"/>
          <w:sz w:val="21"/>
          <w:szCs w:val="21"/>
          <w:lang w:eastAsia="zh-CN"/>
        </w:rPr>
        <w:t xml:space="preserve"> kHz with a uniform frequency </w:t>
      </w:r>
      <w:r w:rsidR="00903A16">
        <w:rPr>
          <w:rFonts w:eastAsia="宋体" w:cs="宋体" w:hint="eastAsia"/>
          <w:spacing w:val="0"/>
          <w:sz w:val="21"/>
          <w:szCs w:val="21"/>
          <w:lang w:eastAsia="zh-CN"/>
        </w:rPr>
        <w:t>internal</w:t>
      </w:r>
      <w:r w:rsidR="00903A16" w:rsidRPr="00BF2784">
        <w:rPr>
          <w:rFonts w:eastAsia="宋体" w:cs="宋体"/>
          <w:spacing w:val="0"/>
          <w:sz w:val="21"/>
          <w:szCs w:val="21"/>
          <w:lang w:eastAsia="zh-CN"/>
        </w:rPr>
        <w:t xml:space="preserve"> </w:t>
      </w:r>
      <w:r w:rsidR="00BF2784" w:rsidRPr="00BF2784">
        <w:rPr>
          <w:rFonts w:eastAsia="宋体" w:cs="宋体"/>
          <w:spacing w:val="0"/>
          <w:sz w:val="21"/>
          <w:szCs w:val="21"/>
          <w:lang w:eastAsia="zh-CN"/>
        </w:rPr>
        <w:t xml:space="preserve">of </w:t>
      </w:r>
      <m:oMath>
        <m:r>
          <w:rPr>
            <w:rFonts w:ascii="Cambria Math" w:eastAsia="宋体" w:hAnsi="Cambria Math"/>
            <w:spacing w:val="0"/>
            <w:sz w:val="21"/>
            <w:szCs w:val="21"/>
            <w:lang w:eastAsia="zh-CN"/>
          </w:rPr>
          <m:t xml:space="preserve">10 </m:t>
        </m:r>
      </m:oMath>
      <w:r w:rsidR="00BF2784" w:rsidRPr="00BF2784">
        <w:rPr>
          <w:rFonts w:eastAsia="宋体" w:cs="宋体"/>
          <w:spacing w:val="0"/>
          <w:sz w:val="21"/>
          <w:szCs w:val="21"/>
          <w:lang w:eastAsia="zh-CN"/>
        </w:rPr>
        <w:t>kHz</w:t>
      </w:r>
      <w:r w:rsidR="004525D2">
        <w:rPr>
          <w:rFonts w:eastAsia="宋体" w:cs="宋体" w:hint="eastAsia"/>
          <w:spacing w:val="0"/>
          <w:sz w:val="21"/>
          <w:szCs w:val="21"/>
          <w:lang w:eastAsia="zh-CN"/>
        </w:rPr>
        <w:t xml:space="preserve"> </w:t>
      </w:r>
      <w:r w:rsidR="00BF2784" w:rsidRPr="00BF2784">
        <w:rPr>
          <w:rFonts w:eastAsia="宋体" w:cs="宋体"/>
          <w:spacing w:val="0"/>
          <w:sz w:val="21"/>
          <w:szCs w:val="21"/>
          <w:lang w:eastAsia="zh-CN"/>
        </w:rPr>
        <w:t>(</w:t>
      </w:r>
      <w:r w:rsidR="004525D2">
        <w:rPr>
          <w:rFonts w:eastAsia="宋体" w:cs="宋体" w:hint="eastAsia"/>
          <w:spacing w:val="0"/>
          <w:sz w:val="21"/>
          <w:szCs w:val="21"/>
          <w:lang w:eastAsia="zh-CN"/>
        </w:rPr>
        <w:t xml:space="preserve">we term this frequency selection as strategy 1, and </w:t>
      </w:r>
      <w:r w:rsidR="00BF2784" w:rsidRPr="00BF2784">
        <w:rPr>
          <w:rFonts w:eastAsia="宋体" w:cs="宋体"/>
          <w:spacing w:val="0"/>
          <w:sz w:val="21"/>
          <w:szCs w:val="21"/>
          <w:lang w:eastAsia="zh-CN"/>
        </w:rPr>
        <w:t>detailed algorithmic implementation is provided in Supplement Section 3).</w:t>
      </w:r>
      <w:r w:rsidR="0006694C">
        <w:rPr>
          <w:rFonts w:eastAsia="宋体" w:cs="宋体" w:hint="eastAsia"/>
          <w:spacing w:val="0"/>
          <w:sz w:val="21"/>
          <w:szCs w:val="21"/>
          <w:lang w:eastAsia="zh-CN"/>
        </w:rPr>
        <w:t xml:space="preserve"> </w:t>
      </w:r>
      <w:r w:rsidR="00E07034" w:rsidRPr="00E07034">
        <w:rPr>
          <w:rFonts w:eastAsia="宋体" w:cs="宋体"/>
          <w:spacing w:val="0"/>
          <w:sz w:val="21"/>
          <w:szCs w:val="21"/>
          <w:lang w:eastAsia="zh-CN"/>
        </w:rPr>
        <w:t xml:space="preserve">By the condition of orthogonal integration </w:t>
      </w:r>
      <w:r w:rsidR="00E07034" w:rsidRPr="001B6480">
        <w:rPr>
          <w:rFonts w:ascii="Cambria Math" w:eastAsia="宋体" w:hAnsi="Cambria Math" w:cs="宋体"/>
          <w:spacing w:val="0"/>
          <w:sz w:val="21"/>
          <w:szCs w:val="21"/>
          <w:lang w:eastAsia="zh-CN"/>
          <w:rPrChange w:id="141" w:author="yj zeng" w:date="2026-03-27T14:40:00Z" w16du:dateUtc="2026-03-27T06:40:00Z">
            <w:rPr>
              <w:rFonts w:eastAsia="宋体" w:cs="宋体"/>
              <w:spacing w:val="0"/>
              <w:sz w:val="21"/>
              <w:szCs w:val="21"/>
              <w:lang w:eastAsia="zh-CN"/>
            </w:rPr>
          </w:rPrChange>
        </w:rPr>
        <w:t>(</w:t>
      </w:r>
      <m:oMath>
        <m:r>
          <w:rPr>
            <w:rFonts w:ascii="Cambria Math" w:eastAsia="宋体" w:hAnsi="Cambria Math" w:cs="宋体"/>
            <w:spacing w:val="0"/>
            <w:sz w:val="21"/>
            <w:szCs w:val="21"/>
            <w:lang w:eastAsia="zh-CN"/>
          </w:rPr>
          <m:t>T = 1</m:t>
        </m:r>
        <m:r>
          <m:rPr>
            <m:lit/>
          </m:rP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Δ</m:t>
        </m:r>
        <m:r>
          <w:rPr>
            <w:rFonts w:ascii="Cambria Math" w:eastAsia="宋体" w:hAnsi="Cambria Math" w:cs="宋体"/>
            <w:spacing w:val="0"/>
            <w:sz w:val="21"/>
            <w:szCs w:val="21"/>
            <w:lang w:eastAsia="zh-CN"/>
          </w:rPr>
          <m:t>f</m:t>
        </m:r>
      </m:oMath>
      <w:r w:rsidR="00E07034" w:rsidRPr="00E07034">
        <w:rPr>
          <w:rFonts w:eastAsia="宋体" w:cs="宋体"/>
          <w:spacing w:val="0"/>
          <w:sz w:val="21"/>
          <w:szCs w:val="21"/>
          <w:lang w:eastAsia="zh-CN"/>
        </w:rPr>
        <w:t xml:space="preserve">), this 10 kHz spectral resolution dictates a </w:t>
      </w:r>
      <w:r w:rsidR="00E07034" w:rsidRPr="0033323C">
        <w:rPr>
          <w:rFonts w:eastAsia="宋体" w:cs="宋体"/>
          <w:spacing w:val="0"/>
          <w:sz w:val="21"/>
          <w:szCs w:val="21"/>
          <w:lang w:eastAsia="zh-CN"/>
        </w:rPr>
        <w:t xml:space="preserve">100 </w:t>
      </w:r>
      <w:proofErr w:type="spellStart"/>
      <m:oMath>
        <m:r>
          <m:rPr>
            <m:nor/>
          </m:rPr>
          <w:rPr>
            <w:rFonts w:ascii="Cambria Math" w:eastAsia="宋体" w:hAnsi="Cambria Math" w:cs="宋体"/>
            <w:spacing w:val="0"/>
            <w:sz w:val="21"/>
            <w:szCs w:val="21"/>
            <w:lang w:eastAsia="zh-CN"/>
          </w:rPr>
          <m:t>μ</m:t>
        </m:r>
      </m:oMath>
      <w:r w:rsidR="00E07034">
        <w:rPr>
          <w:rFonts w:eastAsia="宋体" w:cs="宋体" w:hint="eastAsia"/>
          <w:spacing w:val="0"/>
          <w:sz w:val="21"/>
          <w:szCs w:val="21"/>
          <w:lang w:eastAsia="zh-CN"/>
        </w:rPr>
        <w:t>s</w:t>
      </w:r>
      <w:proofErr w:type="spellEnd"/>
      <w:r w:rsidR="00E07034" w:rsidRPr="00E07034">
        <w:rPr>
          <w:rFonts w:eastAsia="宋体" w:cs="宋体"/>
          <w:spacing w:val="0"/>
          <w:sz w:val="21"/>
          <w:szCs w:val="21"/>
          <w:lang w:eastAsia="zh-CN"/>
        </w:rPr>
        <w:t xml:space="preserve"> acquisition window.</w:t>
      </w:r>
      <w:r w:rsidR="00E16FEA">
        <w:rPr>
          <w:rFonts w:eastAsia="宋体" w:cs="宋体" w:hint="eastAsia"/>
          <w:spacing w:val="0"/>
          <w:sz w:val="21"/>
          <w:szCs w:val="21"/>
          <w:lang w:eastAsia="zh-CN"/>
        </w:rPr>
        <w:t xml:space="preserve"> T</w:t>
      </w:r>
      <w:r w:rsidR="0033323C" w:rsidRPr="0033323C">
        <w:rPr>
          <w:rFonts w:eastAsia="宋体" w:cs="宋体"/>
          <w:spacing w:val="0"/>
          <w:sz w:val="21"/>
          <w:szCs w:val="21"/>
          <w:lang w:eastAsia="zh-CN"/>
        </w:rPr>
        <w:t>o ensure a</w:t>
      </w:r>
      <w:r w:rsidR="0089232E">
        <w:rPr>
          <w:rFonts w:eastAsia="宋体" w:cs="宋体" w:hint="eastAsia"/>
          <w:spacing w:val="0"/>
          <w:sz w:val="21"/>
          <w:szCs w:val="21"/>
          <w:lang w:eastAsia="zh-CN"/>
        </w:rPr>
        <w:t>n</w:t>
      </w:r>
      <w:r w:rsidR="0033323C" w:rsidRPr="0033323C">
        <w:rPr>
          <w:rFonts w:eastAsia="宋体" w:cs="宋体"/>
          <w:spacing w:val="0"/>
          <w:sz w:val="21"/>
          <w:szCs w:val="21"/>
          <w:lang w:eastAsia="zh-CN"/>
        </w:rPr>
        <w:t xml:space="preserve"> equivalent temporal and energy budget for comparison, the TDM benchmark uniformly partitions the identical 100 </w:t>
      </w:r>
      <w:proofErr w:type="spellStart"/>
      <m:oMath>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w:t>
      </w:r>
      <w:proofErr w:type="spellEnd"/>
      <w:r w:rsidR="0033323C" w:rsidRPr="0033323C">
        <w:rPr>
          <w:rFonts w:eastAsia="宋体" w:cs="宋体"/>
          <w:spacing w:val="0"/>
          <w:sz w:val="21"/>
          <w:szCs w:val="21"/>
          <w:lang w:eastAsia="zh-CN"/>
        </w:rPr>
        <w:t xml:space="preserve"> acquisition window into </w:t>
      </w:r>
      <m:oMath>
        <m:r>
          <w:rPr>
            <w:rFonts w:ascii="Cambria Math" w:eastAsia="宋体" w:hAnsi="Cambria Math" w:cs="宋体"/>
            <w:spacing w:val="0"/>
            <w:sz w:val="21"/>
            <w:szCs w:val="21"/>
            <w:lang w:eastAsia="zh-CN"/>
          </w:rPr>
          <m:t>K=12</m:t>
        </m:r>
      </m:oMath>
      <w:r w:rsidR="0033323C" w:rsidRPr="0033323C">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 per channel), with each channel operating at a constant direct current (DC) baseline.</w:t>
      </w:r>
      <w:r w:rsidR="00352748" w:rsidRPr="00352748">
        <w:t xml:space="preserve"> </w:t>
      </w:r>
      <w:r w:rsidR="00352748" w:rsidRPr="00352748">
        <w:rPr>
          <w:rFonts w:eastAsia="宋体" w:cs="宋体"/>
          <w:spacing w:val="0"/>
          <w:sz w:val="21"/>
          <w:szCs w:val="21"/>
          <w:lang w:eastAsia="zh-CN"/>
        </w:rPr>
        <w:t xml:space="preserve">To mitigate computational redundancy while preserving statistical robustness, the errors reported in Fig. 2 are evaluated over </w:t>
      </w:r>
      <w:proofErr w:type="gramStart"/>
      <w:r w:rsidR="00352748" w:rsidRPr="00352748">
        <w:rPr>
          <w:rFonts w:eastAsia="宋体" w:cs="宋体"/>
          <w:spacing w:val="0"/>
          <w:sz w:val="21"/>
          <w:szCs w:val="21"/>
          <w:lang w:eastAsia="zh-CN"/>
        </w:rPr>
        <w:t>a 10</w:t>
      </w:r>
      <w:proofErr w:type="gramEnd"/>
      <w:r w:rsidR="00352748" w:rsidRPr="00352748">
        <w:rPr>
          <w:rFonts w:eastAsia="宋体" w:cs="宋体"/>
          <w:spacing w:val="0"/>
          <w:sz w:val="21"/>
          <w:szCs w:val="21"/>
          <w:lang w:eastAsia="zh-CN"/>
        </w:rPr>
        <w:t xml:space="preserve">% </w:t>
      </w:r>
      <w:proofErr w:type="gramStart"/>
      <w:r w:rsidR="00352748" w:rsidRPr="00352748">
        <w:rPr>
          <w:rFonts w:eastAsia="宋体" w:cs="宋体"/>
          <w:spacing w:val="0"/>
          <w:sz w:val="21"/>
          <w:szCs w:val="21"/>
          <w:lang w:eastAsia="zh-CN"/>
        </w:rPr>
        <w:t>globally</w:t>
      </w:r>
      <w:proofErr w:type="gramEnd"/>
      <w:r w:rsidR="00352748" w:rsidRPr="00352748">
        <w:rPr>
          <w:rFonts w:eastAsia="宋体" w:cs="宋体"/>
          <w:spacing w:val="0"/>
          <w:sz w:val="21"/>
          <w:szCs w:val="21"/>
          <w:lang w:eastAsia="zh-CN"/>
        </w:rPr>
        <w:t xml:space="preserve"> random subset of pixels from all 29 images in the CAVE dataset.</w:t>
      </w:r>
    </w:p>
    <w:p w14:paraId="547547E5" w14:textId="10F01F21" w:rsidR="00B11445" w:rsidRDefault="00CA20D3" w:rsidP="00B43CD1">
      <w:pPr>
        <w:jc w:val="center"/>
        <w:rPr>
          <w:rFonts w:eastAsia="宋体" w:cs="宋体"/>
          <w:spacing w:val="0"/>
          <w:sz w:val="21"/>
          <w:szCs w:val="21"/>
          <w:lang w:eastAsia="zh-CN"/>
        </w:rPr>
      </w:pPr>
      <w:ins w:id="142" w:author="yj zeng" w:date="2026-03-27T20:21:00Z" w16du:dateUtc="2026-03-27T12:21:00Z">
        <w:r>
          <w:rPr>
            <w:rFonts w:eastAsia="宋体" w:cs="宋体"/>
            <w:noProof/>
            <w:spacing w:val="0"/>
            <w:sz w:val="21"/>
            <w:szCs w:val="21"/>
            <w:lang w:eastAsia="zh-CN"/>
          </w:rPr>
          <w:drawing>
            <wp:inline distT="0" distB="0" distL="0" distR="0" wp14:anchorId="66E6F6C6" wp14:editId="3BBBBB48">
              <wp:extent cx="5040000" cy="4256634"/>
              <wp:effectExtent l="0" t="0" r="8255" b="0"/>
              <wp:docPr id="92548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0405" name="图片 925480405"/>
                      <pic:cNvPicPr/>
                    </pic:nvPicPr>
                    <pic:blipFill>
                      <a:blip r:embed="rId9"/>
                      <a:stretch>
                        <a:fillRect/>
                      </a:stretch>
                    </pic:blipFill>
                    <pic:spPr>
                      <a:xfrm>
                        <a:off x="0" y="0"/>
                        <a:ext cx="5040000" cy="4256634"/>
                      </a:xfrm>
                      <a:prstGeom prst="rect">
                        <a:avLst/>
                      </a:prstGeom>
                    </pic:spPr>
                  </pic:pic>
                </a:graphicData>
              </a:graphic>
            </wp:inline>
          </w:drawing>
        </w:r>
      </w:ins>
      <w:del w:id="143" w:author="yj zeng" w:date="2026-03-26T19:46:00Z" w16du:dateUtc="2026-03-26T11:46:00Z">
        <w:r w:rsidR="006759D4" w:rsidDel="002D304B">
          <w:rPr>
            <w:rFonts w:eastAsia="宋体" w:cs="宋体"/>
            <w:noProof/>
            <w:spacing w:val="0"/>
            <w:sz w:val="21"/>
            <w:szCs w:val="21"/>
            <w:lang w:eastAsia="zh-CN"/>
          </w:rPr>
          <w:drawing>
            <wp:inline distT="0" distB="0" distL="0" distR="0" wp14:anchorId="5B35E357" wp14:editId="2300093B">
              <wp:extent cx="5040000" cy="4263308"/>
              <wp:effectExtent l="0" t="0" r="8255" b="4445"/>
              <wp:docPr id="5710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072" name="图片 57100072"/>
                      <pic:cNvPicPr/>
                    </pic:nvPicPr>
                    <pic:blipFill>
                      <a:blip r:embed="rId10"/>
                      <a:stretch>
                        <a:fillRect/>
                      </a:stretch>
                    </pic:blipFill>
                    <pic:spPr>
                      <a:xfrm>
                        <a:off x="0" y="0"/>
                        <a:ext cx="5040000" cy="4263308"/>
                      </a:xfrm>
                      <a:prstGeom prst="rect">
                        <a:avLst/>
                      </a:prstGeom>
                    </pic:spPr>
                  </pic:pic>
                </a:graphicData>
              </a:graphic>
            </wp:inline>
          </w:drawing>
        </w:r>
      </w:del>
    </w:p>
    <w:p w14:paraId="5AE0339B" w14:textId="32E16281" w:rsidR="00787ECE" w:rsidRPr="00047DFA" w:rsidRDefault="00047DFA" w:rsidP="00544283">
      <w:pPr>
        <w:jc w:val="both"/>
        <w:rPr>
          <w:rFonts w:eastAsia="宋体" w:cs="宋体"/>
          <w:spacing w:val="0"/>
          <w:sz w:val="21"/>
          <w:szCs w:val="21"/>
          <w:lang w:eastAsia="zh-CN"/>
        </w:rPr>
      </w:pPr>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r w:rsidR="0049799A">
        <w:rPr>
          <w:b/>
          <w:bCs/>
          <w:noProof/>
          <w:sz w:val="21"/>
          <w:szCs w:val="21"/>
        </w:rPr>
        <w:t>2</w:t>
      </w:r>
      <w:r w:rsidRPr="00BA6712">
        <w:rPr>
          <w:b/>
          <w:bCs/>
          <w:sz w:val="21"/>
          <w:szCs w:val="21"/>
        </w:rPr>
        <w:fldChar w:fldCharType="end"/>
      </w:r>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006CDA">
        <w:rPr>
          <w:rFonts w:eastAsia="宋体" w:cs="宋体"/>
          <w:spacing w:val="0"/>
          <w:sz w:val="21"/>
          <w:szCs w:val="21"/>
          <w:lang w:eastAsia="zh-CN"/>
          <w:rPrChange w:id="144" w:author="yj zeng" w:date="2026-03-27T14:41:00Z" w16du:dateUtc="2026-03-27T06:41:00Z">
            <w:rPr>
              <w:rFonts w:eastAsia="宋体" w:cs="宋体"/>
              <w:b/>
              <w:bCs/>
              <w:spacing w:val="0"/>
              <w:sz w:val="21"/>
              <w:szCs w:val="21"/>
              <w:lang w:eastAsia="zh-CN"/>
            </w:rPr>
          </w:rPrChange>
        </w:rPr>
        <w:t>(a)</w:t>
      </w:r>
      <w:r w:rsidRPr="00006CDA">
        <w:rPr>
          <w:rFonts w:eastAsia="宋体" w:cs="宋体"/>
          <w:spacing w:val="0"/>
          <w:sz w:val="21"/>
          <w:szCs w:val="21"/>
          <w:lang w:eastAsia="zh-CN"/>
        </w:rPr>
        <w:t xml:space="preserve"> Time-domain waveforms </w:t>
      </w:r>
      <w:r w:rsidR="00374212" w:rsidRPr="00006CDA">
        <w:rPr>
          <w:rFonts w:eastAsia="宋体" w:cs="宋体" w:hint="eastAsia"/>
          <w:spacing w:val="0"/>
          <w:sz w:val="21"/>
          <w:szCs w:val="21"/>
          <w:lang w:eastAsia="zh-CN"/>
        </w:rPr>
        <w:t>with</w:t>
      </w:r>
      <w:r w:rsidR="00374212" w:rsidRPr="00006CDA">
        <w:rPr>
          <w:rFonts w:eastAsia="宋体" w:cs="宋体"/>
          <w:spacing w:val="0"/>
          <w:sz w:val="21"/>
          <w:szCs w:val="21"/>
          <w:lang w:eastAsia="zh-CN"/>
        </w:rPr>
        <w:t xml:space="preserve"> </w:t>
      </w:r>
      <w:r w:rsidRPr="00006CDA">
        <w:rPr>
          <w:rFonts w:eastAsia="宋体" w:cs="宋体"/>
          <w:spacing w:val="0"/>
          <w:sz w:val="21"/>
          <w:szCs w:val="21"/>
          <w:lang w:eastAsia="zh-CN"/>
        </w:rPr>
        <w:t xml:space="preserve">AWGN (SNR = 25 dB). </w:t>
      </w:r>
      <w:r w:rsidRPr="00006CDA">
        <w:rPr>
          <w:rFonts w:eastAsia="宋体" w:cs="宋体"/>
          <w:spacing w:val="0"/>
          <w:sz w:val="21"/>
          <w:szCs w:val="21"/>
          <w:lang w:eastAsia="zh-CN"/>
          <w:rPrChange w:id="145" w:author="yj zeng" w:date="2026-03-27T14:41:00Z" w16du:dateUtc="2026-03-27T06:41:00Z">
            <w:rPr>
              <w:rFonts w:eastAsia="宋体" w:cs="宋体"/>
              <w:b/>
              <w:bCs/>
              <w:spacing w:val="0"/>
              <w:sz w:val="21"/>
              <w:szCs w:val="21"/>
              <w:lang w:eastAsia="zh-CN"/>
            </w:rPr>
          </w:rPrChange>
        </w:rPr>
        <w:t>(b)</w:t>
      </w:r>
      <w:r w:rsidRPr="00006CDA">
        <w:rPr>
          <w:rFonts w:eastAsia="宋体" w:cs="宋体"/>
          <w:spacing w:val="0"/>
          <w:sz w:val="21"/>
          <w:szCs w:val="21"/>
          <w:lang w:eastAsia="zh-CN"/>
        </w:rPr>
        <w:t xml:space="preserve"> Spectral reconstruction </w:t>
      </w:r>
      <w:r w:rsidR="00374212" w:rsidRPr="00006CDA">
        <w:rPr>
          <w:rFonts w:eastAsia="宋体" w:cs="宋体" w:hint="eastAsia"/>
          <w:spacing w:val="0"/>
          <w:sz w:val="21"/>
          <w:szCs w:val="21"/>
          <w:lang w:eastAsia="zh-CN"/>
        </w:rPr>
        <w:t xml:space="preserve">performance: </w:t>
      </w:r>
      <w:r w:rsidRPr="00006CDA">
        <w:rPr>
          <w:rFonts w:eastAsia="宋体" w:cs="宋体"/>
          <w:spacing w:val="0"/>
          <w:sz w:val="21"/>
          <w:szCs w:val="21"/>
          <w:lang w:eastAsia="zh-CN"/>
        </w:rPr>
        <w:t xml:space="preserve">RMSE (top) and demodulation error (bottom) versus SNR. Data points represent statistical averages across the CAVE database. </w:t>
      </w:r>
      <w:r w:rsidRPr="00006CDA">
        <w:rPr>
          <w:rFonts w:eastAsia="宋体" w:cs="宋体"/>
          <w:spacing w:val="0"/>
          <w:sz w:val="21"/>
          <w:szCs w:val="21"/>
          <w:lang w:eastAsia="zh-CN"/>
          <w:rPrChange w:id="146" w:author="yj zeng" w:date="2026-03-27T14:41:00Z" w16du:dateUtc="2026-03-27T06:41:00Z">
            <w:rPr>
              <w:rFonts w:eastAsia="宋体" w:cs="宋体"/>
              <w:b/>
              <w:bCs/>
              <w:spacing w:val="0"/>
              <w:sz w:val="21"/>
              <w:szCs w:val="21"/>
              <w:lang w:eastAsia="zh-CN"/>
            </w:rPr>
          </w:rPrChange>
        </w:rPr>
        <w:t>(c)</w:t>
      </w:r>
      <w:r w:rsidRPr="00006CDA">
        <w:rPr>
          <w:rFonts w:eastAsia="宋体" w:cs="宋体"/>
          <w:spacing w:val="0"/>
          <w:sz w:val="21"/>
          <w:szCs w:val="21"/>
          <w:lang w:eastAsia="zh-CN"/>
        </w:rPr>
        <w:t xml:space="preserve">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006CDA">
        <w:rPr>
          <w:rFonts w:eastAsia="宋体" w:cs="宋体"/>
          <w:spacing w:val="0"/>
          <w:sz w:val="21"/>
          <w:szCs w:val="21"/>
          <w:lang w:eastAsia="zh-CN"/>
        </w:rPr>
        <w:t xml:space="preserve"> kHz,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006CDA">
        <w:rPr>
          <w:rFonts w:eastAsia="宋体" w:cs="宋体"/>
          <w:spacing w:val="0"/>
          <w:sz w:val="21"/>
          <w:szCs w:val="21"/>
          <w:lang w:eastAsia="zh-CN"/>
        </w:rPr>
        <w:t xml:space="preserve"> frequency resolution limit of the </w:t>
      </w:r>
      <w:r w:rsidR="00787ECE" w:rsidRPr="00006CDA">
        <w:rPr>
          <w:rFonts w:eastAsia="宋体" w:cs="宋体" w:hint="eastAsia"/>
          <w:spacing w:val="0"/>
          <w:sz w:val="21"/>
          <w:szCs w:val="21"/>
          <w:lang w:eastAsia="zh-CN"/>
        </w:rPr>
        <w:t>sampling</w:t>
      </w:r>
      <w:r w:rsidR="00787ECE" w:rsidRPr="00006CDA">
        <w:rPr>
          <w:rFonts w:eastAsia="宋体" w:cs="宋体"/>
          <w:spacing w:val="0"/>
          <w:sz w:val="21"/>
          <w:szCs w:val="21"/>
          <w:lang w:eastAsia="zh-CN"/>
        </w:rPr>
        <w:t xml:space="preserve"> </w:t>
      </w:r>
      <w:r w:rsidRPr="00006CDA">
        <w:rPr>
          <w:rFonts w:eastAsia="宋体" w:cs="宋体"/>
          <w:spacing w:val="0"/>
          <w:sz w:val="21"/>
          <w:szCs w:val="21"/>
          <w:lang w:eastAsia="zh-CN"/>
        </w:rPr>
        <w:t xml:space="preserve">window. </w:t>
      </w:r>
      <w:r w:rsidRPr="00006CDA">
        <w:rPr>
          <w:rFonts w:eastAsia="宋体" w:cs="宋体"/>
          <w:spacing w:val="0"/>
          <w:sz w:val="21"/>
          <w:szCs w:val="21"/>
          <w:lang w:eastAsia="zh-CN"/>
          <w:rPrChange w:id="147" w:author="yj zeng" w:date="2026-03-27T14:41:00Z" w16du:dateUtc="2026-03-27T06:41:00Z">
            <w:rPr>
              <w:rFonts w:eastAsia="宋体" w:cs="宋体"/>
              <w:b/>
              <w:bCs/>
              <w:spacing w:val="0"/>
              <w:sz w:val="21"/>
              <w:szCs w:val="21"/>
              <w:lang w:eastAsia="zh-CN"/>
            </w:rPr>
          </w:rPrChange>
        </w:rPr>
        <w:t>(d)</w:t>
      </w:r>
      <w:r w:rsidRPr="00006CD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sidRPr="00006CDA">
        <w:rPr>
          <w:rFonts w:eastAsia="宋体" w:cs="宋体" w:hint="eastAsia"/>
          <w:spacing w:val="0"/>
          <w:sz w:val="21"/>
          <w:szCs w:val="21"/>
          <w:lang w:eastAsia="zh-CN"/>
        </w:rPr>
        <w:t xml:space="preserve"> </w:t>
      </w:r>
      <w:r w:rsidRPr="00006CDA">
        <w:rPr>
          <w:rFonts w:eastAsia="宋体" w:cs="宋体"/>
          <w:spacing w:val="0"/>
          <w:sz w:val="21"/>
          <w:szCs w:val="21"/>
          <w:lang w:eastAsia="zh-CN"/>
        </w:rPr>
        <w:t>meets the 10 kHz integer-cycle threshold.</w:t>
      </w:r>
    </w:p>
    <w:p w14:paraId="0D602E08" w14:textId="75A79842" w:rsidR="0028386E" w:rsidRDefault="00903A16" w:rsidP="009850FE">
      <w:pPr>
        <w:ind w:firstLine="420"/>
        <w:jc w:val="both"/>
        <w:rPr>
          <w:rFonts w:eastAsia="宋体" w:cs="宋体"/>
          <w:spacing w:val="0"/>
          <w:sz w:val="21"/>
          <w:szCs w:val="21"/>
          <w:lang w:eastAsia="zh-CN"/>
        </w:rPr>
      </w:pPr>
      <w:r w:rsidRPr="0028386E">
        <w:rPr>
          <w:rFonts w:eastAsia="宋体" w:cs="宋体"/>
          <w:spacing w:val="0"/>
          <w:sz w:val="21"/>
          <w:szCs w:val="21"/>
          <w:lang w:eastAsia="zh-CN"/>
        </w:rPr>
        <w:lastRenderedPageBreak/>
        <w:t>Figure 2(a) illustrates the time-domain waveforms of both schemes under AWGN (SNR = 25 dB)</w:t>
      </w:r>
      <w:r w:rsidR="00475AC3">
        <w:rPr>
          <w:rFonts w:eastAsia="宋体" w:cs="宋体" w:hint="eastAsia"/>
          <w:spacing w:val="0"/>
          <w:sz w:val="21"/>
          <w:szCs w:val="21"/>
          <w:lang w:eastAsia="zh-CN"/>
        </w:rPr>
        <w:t xml:space="preserve"> </w:t>
      </w:r>
      <w:r w:rsidR="004E2164" w:rsidRPr="004E2164">
        <w:rPr>
          <w:rFonts w:eastAsia="宋体" w:cs="宋体"/>
          <w:spacing w:val="0"/>
          <w:sz w:val="21"/>
          <w:szCs w:val="21"/>
          <w:lang w:eastAsia="zh-CN"/>
        </w:rPr>
        <w:t xml:space="preserve">within a 20 </w:t>
      </w:r>
      <w:proofErr w:type="spellStart"/>
      <m:oMath>
        <m:r>
          <m:rPr>
            <m:nor/>
          </m:rPr>
          <w:rPr>
            <w:rFonts w:ascii="Cambria Math" w:eastAsia="宋体" w:hAnsi="Cambria Math" w:cs="宋体"/>
            <w:spacing w:val="0"/>
            <w:sz w:val="21"/>
            <w:szCs w:val="21"/>
            <w:lang w:eastAsia="zh-CN"/>
          </w:rPr>
          <m:t>μ</m:t>
        </m:r>
      </m:oMath>
      <w:r w:rsidR="004E2164" w:rsidRPr="0033323C">
        <w:rPr>
          <w:rFonts w:eastAsia="宋体" w:cs="宋体"/>
          <w:spacing w:val="0"/>
          <w:sz w:val="21"/>
          <w:szCs w:val="21"/>
          <w:lang w:eastAsia="zh-CN"/>
        </w:rPr>
        <w:t>s</w:t>
      </w:r>
      <w:proofErr w:type="spellEnd"/>
      <w:r w:rsidR="004E2164" w:rsidRPr="004E2164">
        <w:rPr>
          <w:rFonts w:eastAsia="宋体" w:cs="宋体"/>
          <w:spacing w:val="0"/>
          <w:sz w:val="21"/>
          <w:szCs w:val="21"/>
          <w:lang w:eastAsia="zh-CN"/>
        </w:rPr>
        <w:t xml:space="preserve"> window</w:t>
      </w:r>
      <w:r w:rsidR="004E216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009850FE" w:rsidRPr="009850FE">
        <w:rPr>
          <w:rFonts w:eastAsia="宋体" w:cs="宋体"/>
          <w:spacing w:val="0"/>
          <w:sz w:val="21"/>
          <w:szCs w:val="21"/>
          <w:lang w:eastAsia="zh-CN"/>
        </w:rPr>
        <w:t xml:space="preserve">Note that </w:t>
      </w:r>
      <w:r>
        <w:rPr>
          <w:rFonts w:eastAsia="宋体" w:cs="宋体" w:hint="eastAsia"/>
          <w:spacing w:val="0"/>
          <w:sz w:val="21"/>
          <w:szCs w:val="21"/>
          <w:lang w:eastAsia="zh-CN"/>
        </w:rPr>
        <w:t xml:space="preserve">a </w:t>
      </w:r>
      <w:r w:rsidR="009850FE" w:rsidRPr="009850FE">
        <w:rPr>
          <w:rFonts w:eastAsia="宋体" w:cs="宋体"/>
          <w:spacing w:val="0"/>
          <w:sz w:val="21"/>
          <w:szCs w:val="21"/>
          <w:lang w:eastAsia="zh-CN"/>
        </w:rPr>
        <w:t>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9850FE" w:rsidRPr="009850FE">
        <w:rPr>
          <w:rFonts w:eastAsia="宋体" w:cs="宋体"/>
          <w:spacing w:val="0"/>
          <w:sz w:val="21"/>
          <w:szCs w:val="21"/>
          <w:lang w:eastAsia="zh-CN"/>
        </w:rPr>
        <w:t xml:space="preserve">) </w:t>
      </w:r>
      <w:r>
        <w:rPr>
          <w:rFonts w:eastAsia="宋体" w:cs="宋体" w:hint="eastAsia"/>
          <w:spacing w:val="0"/>
          <w:sz w:val="21"/>
          <w:szCs w:val="21"/>
          <w:lang w:eastAsia="zh-CN"/>
        </w:rPr>
        <w:t>is added to the OFE waveform</w:t>
      </w:r>
      <w:r w:rsidR="009850FE" w:rsidRPr="009850FE">
        <w:rPr>
          <w:rFonts w:eastAsia="宋体" w:cs="宋体"/>
          <w:spacing w:val="0"/>
          <w:sz w:val="21"/>
          <w:szCs w:val="21"/>
          <w:lang w:eastAsia="zh-CN"/>
        </w:rPr>
        <w:t>, presenting the zero-mean information-bearing composite signal.</w:t>
      </w:r>
      <w:r w:rsidR="009850FE">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The OFE signal exhibits a continuous, dense composite waveform characteristic of parallel frequency multiplexing, whereas TDM presents discrete, sequential step-like features. Figure 2(b) quantifies the reconstruction accuracy across a broad SNR spectrum. To </w:t>
      </w:r>
      <w:del w:id="148" w:author="yj zeng" w:date="2026-03-27T14:42:00Z" w16du:dateUtc="2026-03-27T06:42:00Z">
        <w:r w:rsidR="0028386E" w:rsidRPr="0028386E" w:rsidDel="008C7165">
          <w:rPr>
            <w:rFonts w:eastAsia="宋体" w:cs="宋体"/>
            <w:spacing w:val="0"/>
            <w:sz w:val="21"/>
            <w:szCs w:val="21"/>
            <w:lang w:eastAsia="zh-CN"/>
          </w:rPr>
          <w:delText xml:space="preserve">directly </w:delText>
        </w:r>
      </w:del>
      <w:r w:rsidR="0028386E" w:rsidRPr="0028386E">
        <w:rPr>
          <w:rFonts w:eastAsia="宋体" w:cs="宋体"/>
          <w:spacing w:val="0"/>
          <w:sz w:val="21"/>
          <w:szCs w:val="21"/>
          <w:lang w:eastAsia="zh-CN"/>
        </w:rPr>
        <w:t>link the hardware acquisition quality to the algorithmic reconstruction, we track both the spectral reconstruction RMSE</w:t>
      </w:r>
      <w:r w:rsidR="00164ABB">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and the demodulation error defined as the relative Euclidean distance </w:t>
      </w:r>
      <m:oMath>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acc>
                      <m:accPr>
                        <m:ctrlPr>
                          <w:rPr>
                            <w:rFonts w:ascii="Cambria Math" w:eastAsia="宋体" w:hAnsi="Cambria Math" w:cs="宋体"/>
                            <w:b/>
                            <w:bCs/>
                            <w:spacing w:val="0"/>
                            <w:sz w:val="21"/>
                            <w:szCs w:val="21"/>
                            <w:lang w:eastAsia="zh-CN"/>
                          </w:rPr>
                        </m:ctrlPr>
                      </m:accPr>
                      <m:e>
                        <m:r>
                          <m:rPr>
                            <m:sty m:val="bi"/>
                          </m:rPr>
                          <w:rPr>
                            <w:rFonts w:ascii="Cambria Math" w:eastAsia="宋体" w:hAnsi="Cambria Math" w:cs="宋体"/>
                            <w:spacing w:val="0"/>
                            <w:sz w:val="21"/>
                            <w:szCs w:val="21"/>
                            <w:lang w:eastAsia="zh-CN"/>
                          </w:rPr>
                          <m:t>z</m:t>
                        </m:r>
                      </m:e>
                    </m:acc>
                  </m:e>
                </m:d>
              </m:e>
            </m:d>
          </m:e>
          <m:sub>
            <m:r>
              <w:rPr>
                <w:rFonts w:ascii="Cambria Math" w:eastAsia="宋体" w:hAnsi="Cambria Math" w:cs="宋体"/>
                <w:spacing w:val="0"/>
                <w:sz w:val="21"/>
                <w:szCs w:val="21"/>
                <w:lang w:eastAsia="zh-CN"/>
              </w:rPr>
              <m:t>2</m:t>
            </m:r>
          </m:sub>
        </m:sSub>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e>
                </m:d>
              </m:e>
            </m:d>
          </m:e>
          <m:sub>
            <m:r>
              <w:rPr>
                <w:rFonts w:ascii="Cambria Math" w:eastAsia="宋体" w:hAnsi="Cambria Math" w:cs="宋体"/>
                <w:spacing w:val="0"/>
                <w:sz w:val="21"/>
                <w:szCs w:val="21"/>
                <w:lang w:eastAsia="zh-CN"/>
              </w:rPr>
              <m:t>2</m:t>
            </m:r>
          </m:sub>
        </m:sSub>
      </m:oMath>
      <w:r w:rsidR="0028386E" w:rsidRPr="0028386E">
        <w:rPr>
          <w:rFonts w:eastAsia="宋体" w:cs="宋体"/>
          <w:spacing w:val="0"/>
          <w:sz w:val="21"/>
          <w:szCs w:val="21"/>
          <w:lang w:eastAsia="zh-CN"/>
        </w:rPr>
        <w:t xml:space="preserve"> between the extracted and ground</w:t>
      </w:r>
      <w:ins w:id="149" w:author="yj zeng" w:date="2026-03-27T14:44:00Z" w16du:dateUtc="2026-03-27T06:44:00Z">
        <w:r w:rsidR="00CC7D4C">
          <w:rPr>
            <w:rFonts w:eastAsia="宋体" w:cs="宋体" w:hint="eastAsia"/>
            <w:spacing w:val="0"/>
            <w:sz w:val="21"/>
            <w:szCs w:val="21"/>
            <w:lang w:eastAsia="zh-CN"/>
          </w:rPr>
          <w:t xml:space="preserve"> </w:t>
        </w:r>
      </w:ins>
      <w:del w:id="150" w:author="yj zeng" w:date="2026-03-27T14:44:00Z" w16du:dateUtc="2026-03-27T06:44:00Z">
        <w:r w:rsidR="0028386E" w:rsidRPr="0028386E" w:rsidDel="00CC7D4C">
          <w:rPr>
            <w:rFonts w:eastAsia="宋体" w:cs="宋体"/>
            <w:spacing w:val="0"/>
            <w:sz w:val="21"/>
            <w:szCs w:val="21"/>
            <w:lang w:eastAsia="zh-CN"/>
          </w:rPr>
          <w:delText>-</w:delText>
        </w:r>
      </w:del>
      <w:r w:rsidR="0028386E" w:rsidRPr="0028386E">
        <w:rPr>
          <w:rFonts w:eastAsia="宋体" w:cs="宋体"/>
          <w:spacing w:val="0"/>
          <w:sz w:val="21"/>
          <w:szCs w:val="21"/>
          <w:lang w:eastAsia="zh-CN"/>
        </w:rPr>
        <w:t>truth</w:t>
      </w:r>
      <w:del w:id="151" w:author="yj zeng" w:date="2026-03-27T14:43:00Z" w16du:dateUtc="2026-03-27T06:43:00Z">
        <w:r w:rsidR="00306591" w:rsidDel="008C7165">
          <w:rPr>
            <w:rFonts w:eastAsia="宋体" w:cs="宋体" w:hint="eastAsia"/>
            <w:spacing w:val="0"/>
            <w:sz w:val="21"/>
            <w:szCs w:val="21"/>
            <w:lang w:eastAsia="zh-CN"/>
          </w:rPr>
          <w:delText xml:space="preserve"> (GT)</w:delText>
        </w:r>
      </w:del>
      <w:r w:rsidR="0028386E" w:rsidRPr="0028386E">
        <w:rPr>
          <w:rFonts w:eastAsia="宋体" w:cs="宋体"/>
          <w:spacing w:val="0"/>
          <w:sz w:val="21"/>
          <w:szCs w:val="21"/>
          <w:lang w:eastAsia="zh-CN"/>
        </w:rPr>
        <w:t xml:space="preserve"> spectral projections). Across all evaluated</w:t>
      </w:r>
      <w:r w:rsidR="008D2415">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noise levels, OFE achieves lower errors than TDM. The observed separation between the curves aligns with the theoretical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28386E" w:rsidRPr="0028386E">
        <w:rPr>
          <w:rFonts w:eastAsia="宋体" w:cs="宋体"/>
          <w:spacing w:val="0"/>
          <w:sz w:val="21"/>
          <w:szCs w:val="21"/>
          <w:lang w:eastAsia="zh-CN"/>
        </w:rPr>
        <w:t xml:space="preserve"> (approximately 3.46-fold for </w:t>
      </w:r>
      <m:oMath>
        <m:r>
          <w:rPr>
            <w:rFonts w:ascii="Cambria Math" w:eastAsia="宋体" w:hAnsi="Cambria Math" w:cs="宋体"/>
            <w:spacing w:val="0"/>
            <w:sz w:val="21"/>
            <w:szCs w:val="21"/>
            <w:lang w:eastAsia="zh-CN"/>
          </w:rPr>
          <m:t>K=12</m:t>
        </m:r>
      </m:oMath>
      <w:r w:rsidR="0028386E" w:rsidRPr="0028386E">
        <w:rPr>
          <w:rFonts w:eastAsia="宋体" w:cs="宋体"/>
          <w:spacing w:val="0"/>
          <w:sz w:val="21"/>
          <w:szCs w:val="21"/>
          <w:lang w:eastAsia="zh-CN"/>
        </w:rPr>
        <w:t xml:space="preserve">) multiplexing advantage derived in our </w:t>
      </w:r>
      <w:proofErr w:type="gramStart"/>
      <w:r w:rsidR="00A703BD">
        <w:rPr>
          <w:rFonts w:eastAsia="宋体" w:cs="宋体" w:hint="eastAsia"/>
          <w:spacing w:val="0"/>
          <w:sz w:val="21"/>
          <w:szCs w:val="21"/>
          <w:lang w:eastAsia="zh-CN"/>
        </w:rPr>
        <w:t>p</w:t>
      </w:r>
      <w:r w:rsidR="0028386E" w:rsidRPr="0028386E">
        <w:rPr>
          <w:rFonts w:eastAsia="宋体" w:cs="宋体"/>
          <w:spacing w:val="0"/>
          <w:sz w:val="21"/>
          <w:szCs w:val="21"/>
          <w:lang w:eastAsia="zh-CN"/>
        </w:rPr>
        <w:t>rinciple</w:t>
      </w:r>
      <w:proofErr w:type="gramEnd"/>
      <w:r w:rsidR="0028386E" w:rsidRPr="0028386E">
        <w:rPr>
          <w:rFonts w:eastAsia="宋体" w:cs="宋体"/>
          <w:spacing w:val="0"/>
          <w:sz w:val="21"/>
          <w:szCs w:val="21"/>
          <w:lang w:eastAsia="zh-CN"/>
        </w:rPr>
        <w:t xml:space="preserve"> section.</w:t>
      </w:r>
    </w:p>
    <w:p w14:paraId="6EA03346" w14:textId="3617D357" w:rsidR="00DB61B9" w:rsidRDefault="00DB61B9" w:rsidP="00DB61B9">
      <w:pPr>
        <w:ind w:firstLine="420"/>
        <w:jc w:val="both"/>
        <w:rPr>
          <w:rFonts w:eastAsia="宋体" w:cs="宋体"/>
          <w:spacing w:val="0"/>
          <w:sz w:val="21"/>
          <w:szCs w:val="21"/>
          <w:lang w:eastAsia="zh-CN"/>
        </w:rPr>
      </w:pPr>
      <w:r w:rsidRPr="00DB61B9">
        <w:rPr>
          <w:rFonts w:eastAsia="宋体" w:cs="宋体"/>
          <w:spacing w:val="0"/>
          <w:sz w:val="21"/>
          <w:szCs w:val="21"/>
          <w:lang w:eastAsia="zh-CN"/>
        </w:rPr>
        <w:t xml:space="preserve">Beyond broadband AWGN, practical systems frequently encounter structured interference. </w:t>
      </w:r>
      <w:r w:rsidR="0074390D" w:rsidRPr="0074390D">
        <w:rPr>
          <w:rFonts w:eastAsia="宋体" w:cs="宋体"/>
          <w:spacing w:val="0"/>
          <w:sz w:val="21"/>
          <w:szCs w:val="21"/>
          <w:lang w:eastAsia="zh-CN"/>
        </w:rPr>
        <w:t>To isolate the system</w:t>
      </w:r>
      <w:r w:rsidR="00294BCD">
        <w:rPr>
          <w:rFonts w:eastAsia="宋体" w:cs="宋体"/>
          <w:spacing w:val="0"/>
          <w:sz w:val="21"/>
          <w:szCs w:val="21"/>
          <w:lang w:eastAsia="zh-CN"/>
        </w:rPr>
        <w:t>’</w:t>
      </w:r>
      <w:r w:rsidR="0074390D" w:rsidRPr="0074390D">
        <w:rPr>
          <w:rFonts w:eastAsia="宋体" w:cs="宋体"/>
          <w:spacing w:val="0"/>
          <w:sz w:val="21"/>
          <w:szCs w:val="21"/>
          <w:lang w:eastAsia="zh-CN"/>
        </w:rPr>
        <w:t xml:space="preserve">s dynamic response to such artifacts, we maintain the identical TDM and OFE configurations used in the AWGN </w:t>
      </w:r>
      <w:proofErr w:type="gramStart"/>
      <w:r w:rsidR="0074390D" w:rsidRPr="0074390D">
        <w:rPr>
          <w:rFonts w:eastAsia="宋体" w:cs="宋体"/>
          <w:spacing w:val="0"/>
          <w:sz w:val="21"/>
          <w:szCs w:val="21"/>
          <w:lang w:eastAsia="zh-CN"/>
        </w:rPr>
        <w:t>benchmark, but</w:t>
      </w:r>
      <w:proofErr w:type="gramEnd"/>
      <w:r w:rsidR="0074390D" w:rsidRPr="0074390D">
        <w:rPr>
          <w:rFonts w:eastAsia="宋体" w:cs="宋体"/>
          <w:spacing w:val="0"/>
          <w:sz w:val="21"/>
          <w:szCs w:val="21"/>
          <w:lang w:eastAsia="zh-CN"/>
        </w:rPr>
        <w:t xml:space="preserve"> substitute the broadband noise model with </w:t>
      </w:r>
      <w:del w:id="152" w:author="yj zeng" w:date="2026-03-27T14:44:00Z" w16du:dateUtc="2026-03-27T06:44:00Z">
        <w:r w:rsidR="0074390D" w:rsidRPr="0074390D" w:rsidDel="009E1117">
          <w:rPr>
            <w:rFonts w:eastAsia="宋体" w:cs="宋体"/>
            <w:spacing w:val="0"/>
            <w:sz w:val="21"/>
            <w:szCs w:val="21"/>
            <w:lang w:eastAsia="zh-CN"/>
          </w:rPr>
          <w:delText xml:space="preserve">severe </w:delText>
        </w:r>
      </w:del>
      <w:r w:rsidR="0074390D" w:rsidRPr="0074390D">
        <w:rPr>
          <w:rFonts w:eastAsia="宋体" w:cs="宋体"/>
          <w:spacing w:val="0"/>
          <w:sz w:val="21"/>
          <w:szCs w:val="21"/>
          <w:lang w:eastAsia="zh-CN"/>
        </w:rPr>
        <w:t xml:space="preserve">multitone interference operating at an </w:t>
      </w:r>
      <w:del w:id="153" w:author="yj zeng" w:date="2026-03-27T14:45:00Z" w16du:dateUtc="2026-03-27T06:45:00Z">
        <w:r w:rsidR="0074390D" w:rsidRPr="0074390D" w:rsidDel="00C96D84">
          <w:rPr>
            <w:rFonts w:eastAsia="宋体" w:cs="宋体"/>
            <w:spacing w:val="0"/>
            <w:sz w:val="21"/>
            <w:szCs w:val="21"/>
            <w:lang w:eastAsia="zh-CN"/>
          </w:rPr>
          <w:delText xml:space="preserve">aggressive </w:delText>
        </w:r>
      </w:del>
      <w:r w:rsidR="0074390D" w:rsidRPr="0074390D">
        <w:rPr>
          <w:rFonts w:eastAsia="宋体" w:cs="宋体"/>
          <w:spacing w:val="0"/>
          <w:sz w:val="21"/>
          <w:szCs w:val="21"/>
          <w:lang w:eastAsia="zh-CN"/>
        </w:rPr>
        <w:t xml:space="preserve">SNR of -10 </w:t>
      </w:r>
      <w:proofErr w:type="spellStart"/>
      <w:r w:rsidR="0074390D" w:rsidRPr="0074390D">
        <w:rPr>
          <w:rFonts w:eastAsia="宋体" w:cs="宋体"/>
          <w:spacing w:val="0"/>
          <w:sz w:val="21"/>
          <w:szCs w:val="21"/>
          <w:lang w:eastAsia="zh-CN"/>
        </w:rPr>
        <w:t>dB.</w:t>
      </w:r>
      <w:proofErr w:type="spellEnd"/>
      <w:r w:rsidRPr="00DB61B9">
        <w:rPr>
          <w:rFonts w:eastAsia="宋体" w:cs="宋体"/>
          <w:spacing w:val="0"/>
          <w:sz w:val="21"/>
          <w:szCs w:val="21"/>
          <w:lang w:eastAsia="zh-CN"/>
        </w:rPr>
        <w:t xml:space="preserve"> We parameterize the frequency offset between each interfering tone and its adjacent OFE carrier as the guard band, </w:t>
      </w:r>
      <m:oMath>
        <m:r>
          <m:rPr>
            <m:nor/>
          </m:rPr>
          <w:rPr>
            <w:rFonts w:ascii="Cambria Math" w:eastAsia="宋体" w:hAnsi="Cambria Math"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sidRPr="00DB61B9">
        <w:rPr>
          <w:rFonts w:eastAsia="宋体" w:cs="宋体"/>
          <w:spacing w:val="0"/>
          <w:sz w:val="21"/>
          <w:szCs w:val="21"/>
          <w:lang w:eastAsia="zh-CN"/>
        </w:rPr>
        <w:t>.</w:t>
      </w:r>
    </w:p>
    <w:p w14:paraId="5BD827CA" w14:textId="2E2B14B5" w:rsidR="00887994" w:rsidRDefault="004F17BD" w:rsidP="00887994">
      <w:pPr>
        <w:ind w:firstLine="420"/>
        <w:jc w:val="both"/>
        <w:rPr>
          <w:rFonts w:eastAsia="宋体" w:cs="宋体"/>
          <w:spacing w:val="0"/>
          <w:sz w:val="21"/>
          <w:szCs w:val="21"/>
          <w:lang w:eastAsia="zh-CN"/>
        </w:rPr>
      </w:pPr>
      <w:r w:rsidRPr="004F17BD">
        <w:rPr>
          <w:rFonts w:eastAsia="宋体" w:cs="宋体"/>
          <w:spacing w:val="0"/>
          <w:sz w:val="21"/>
          <w:szCs w:val="21"/>
          <w:lang w:eastAsia="zh-CN"/>
        </w:rPr>
        <w:t xml:space="preserve">Figures 2(c) and 2(d) elucidate the interference rejection mechanism. In the time-domain visualization (Fig. 2c), multitone interference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4F17BD">
        <w:rPr>
          <w:rFonts w:eastAsia="宋体" w:cs="宋体"/>
          <w:spacing w:val="0"/>
          <w:sz w:val="21"/>
          <w:szCs w:val="21"/>
          <w:lang w:eastAsia="zh-CN"/>
        </w:rPr>
        <w:t xml:space="preserve"> kHz induces high-frequency ripples. Because this offset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4F17BD">
        <w:rPr>
          <w:rFonts w:eastAsia="宋体" w:cs="宋体"/>
          <w:spacing w:val="0"/>
          <w:sz w:val="21"/>
          <w:szCs w:val="21"/>
          <w:lang w:eastAsia="zh-CN"/>
        </w:rPr>
        <w:t xml:space="preserve">) of the acquisition window, the noise harmonic completes integer cycles within the integration period. This satisfies the orthogonality condition, enabling its </w:t>
      </w:r>
      <w:del w:id="154" w:author="yj zeng" w:date="2026-03-27T14:46:00Z" w16du:dateUtc="2026-03-27T06:46:00Z">
        <w:r w:rsidRPr="004F17BD" w:rsidDel="00BF2877">
          <w:rPr>
            <w:rFonts w:eastAsia="宋体" w:cs="宋体"/>
            <w:spacing w:val="0"/>
            <w:sz w:val="21"/>
            <w:szCs w:val="21"/>
            <w:lang w:eastAsia="zh-CN"/>
          </w:rPr>
          <w:delText xml:space="preserve">complete </w:delText>
        </w:r>
      </w:del>
      <w:r w:rsidRPr="004F17BD">
        <w:rPr>
          <w:rFonts w:eastAsia="宋体" w:cs="宋体"/>
          <w:spacing w:val="0"/>
          <w:sz w:val="21"/>
          <w:szCs w:val="21"/>
          <w:lang w:eastAsia="zh-CN"/>
        </w:rPr>
        <w:t>elimination during frequency-domain demodulation.</w:t>
      </w:r>
      <w:r w:rsidR="00887994">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 xml:space="preserve">Figure 2(d) quantifies this threshold behavior. </w:t>
      </w:r>
      <w:ins w:id="155" w:author="yj zeng" w:date="2026-03-27T15:02:00Z" w16du:dateUtc="2026-03-27T07:02:00Z">
        <w:r w:rsidR="0010555A" w:rsidRPr="0010555A">
          <w:rPr>
            <w:rFonts w:eastAsia="宋体" w:cs="宋体"/>
            <w:spacing w:val="0"/>
            <w:sz w:val="21"/>
            <w:szCs w:val="21"/>
            <w:lang w:eastAsia="zh-CN"/>
          </w:rPr>
          <w:t>TDM lacks frequency-domain selectivity, resulting in a uniform degradation of its time-domain integration across all evaluated offsets and a collapse into a single baseline.</w:t>
        </w:r>
      </w:ins>
      <w:del w:id="156" w:author="yj zeng" w:date="2026-03-27T15:02:00Z" w16du:dateUtc="2026-03-27T07:02:00Z">
        <w:r w:rsidR="00887994" w:rsidRPr="00887994" w:rsidDel="0010555A">
          <w:rPr>
            <w:rFonts w:eastAsia="宋体" w:cs="宋体"/>
            <w:spacing w:val="0"/>
            <w:sz w:val="21"/>
            <w:szCs w:val="21"/>
            <w:lang w:eastAsia="zh-CN"/>
          </w:rPr>
          <w:delText>TDM lacks frequency-domain selectivity; consequently, its time-domain integration degrades uniformly across all evaluated offsets, collapsing into a single baseline (grey dashed line).</w:delText>
        </w:r>
      </w:del>
      <w:r w:rsidR="00887994" w:rsidRPr="00887994">
        <w:rPr>
          <w:rFonts w:eastAsia="宋体" w:cs="宋体"/>
          <w:spacing w:val="0"/>
          <w:sz w:val="21"/>
          <w:szCs w:val="21"/>
          <w:lang w:eastAsia="zh-CN"/>
        </w:rPr>
        <w:t xml:space="preserv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00887994" w:rsidRPr="00887994">
        <w:rPr>
          <w:rFonts w:eastAsia="宋体" w:cs="宋体"/>
          <w:spacing w:val="0"/>
          <w:sz w:val="21"/>
          <w:szCs w:val="21"/>
          <w:lang w:eastAsia="zh-CN"/>
        </w:rPr>
        <w:t xml:space="preserve"> </w:t>
      </w:r>
      <w:r w:rsidR="00A85BE4">
        <w:rPr>
          <w:rFonts w:eastAsia="宋体" w:cs="宋体" w:hint="eastAsia"/>
          <w:spacing w:val="0"/>
          <w:sz w:val="21"/>
          <w:szCs w:val="21"/>
          <w:lang w:eastAsia="zh-CN"/>
        </w:rPr>
        <w:t>(</w:t>
      </w:r>
      <w:r w:rsidR="001A4F57">
        <w:rPr>
          <w:rFonts w:eastAsia="宋体" w:cs="宋体" w:hint="eastAsia"/>
          <w:spacing w:val="0"/>
          <w:sz w:val="21"/>
          <w:szCs w:val="21"/>
          <w:lang w:eastAsia="zh-CN"/>
        </w:rPr>
        <w:t>1/100</w:t>
      </w:r>
      <m:oMath>
        <m:r>
          <w:rPr>
            <w:rFonts w:ascii="Cambria Math" w:eastAsia="宋体" w:hAnsi="Cambria Math" w:cs="宋体"/>
            <w:spacing w:val="0"/>
            <w:sz w:val="21"/>
            <w:szCs w:val="21"/>
            <w:lang w:eastAsia="zh-CN"/>
          </w:rPr>
          <m:t xml:space="preserve"> </m:t>
        </m:r>
        <m:r>
          <m:rPr>
            <m:nor/>
          </m:rPr>
          <w:rPr>
            <w:rFonts w:ascii="Cambria Math" w:eastAsia="宋体" w:hAnsi="Cambria Math" w:cs="宋体"/>
            <w:spacing w:val="0"/>
            <w:sz w:val="21"/>
            <w:szCs w:val="21"/>
            <w:lang w:eastAsia="zh-CN"/>
          </w:rPr>
          <m:t>μ</m:t>
        </m:r>
      </m:oMath>
      <w:r w:rsidR="00A85BE4">
        <w:rPr>
          <w:rFonts w:eastAsia="宋体" w:cs="宋体" w:hint="eastAsia"/>
          <w:spacing w:val="0"/>
          <w:sz w:val="21"/>
          <w:szCs w:val="21"/>
          <w:lang w:eastAsia="zh-CN"/>
        </w:rPr>
        <w:t>s)</w:t>
      </w:r>
      <w:r w:rsidR="00081C77">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sidR="00887994" w:rsidRPr="00887994">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sidR="00887994" w:rsidRPr="00887994">
        <w:rPr>
          <w:rFonts w:eastAsia="宋体" w:cs="宋体"/>
          <w:spacing w:val="0"/>
          <w:sz w:val="21"/>
          <w:szCs w:val="21"/>
          <w:lang w:eastAsia="zh-CN"/>
        </w:rPr>
        <w:t xml:space="preserve"> kHz) </w:t>
      </w:r>
      <w:r w:rsidR="00007610" w:rsidRPr="00007610">
        <w:rPr>
          <w:rFonts w:eastAsia="宋体" w:cs="宋体"/>
          <w:spacing w:val="0"/>
          <w:sz w:val="21"/>
          <w:szCs w:val="21"/>
          <w:lang w:eastAsia="zh-CN"/>
        </w:rPr>
        <w:t xml:space="preserve">fail to satisfy the </w:t>
      </w:r>
      <w:r w:rsidR="00007610" w:rsidRPr="001B4563">
        <w:rPr>
          <w:rFonts w:eastAsia="宋体" w:cs="宋体"/>
          <w:spacing w:val="0"/>
          <w:sz w:val="21"/>
          <w:szCs w:val="21"/>
          <w:lang w:eastAsia="zh-CN"/>
        </w:rPr>
        <w:t>coherent integration constraint</w:t>
      </w:r>
      <w:r w:rsidR="00007610" w:rsidRPr="00007610">
        <w:rPr>
          <w:rFonts w:eastAsia="宋体" w:cs="宋体"/>
          <w:spacing w:val="0"/>
          <w:sz w:val="21"/>
          <w:szCs w:val="21"/>
          <w:lang w:eastAsia="zh-CN"/>
        </w:rPr>
        <w:t xml:space="preserve">, resulting in </w:t>
      </w:r>
      <w:r w:rsidR="00007610" w:rsidRPr="001B4563">
        <w:rPr>
          <w:rFonts w:eastAsia="宋体" w:cs="宋体"/>
          <w:spacing w:val="0"/>
          <w:sz w:val="21"/>
          <w:szCs w:val="21"/>
          <w:lang w:eastAsia="zh-CN"/>
        </w:rPr>
        <w:t>non-zero residual integrals</w:t>
      </w:r>
      <w:r w:rsidR="00007610" w:rsidRPr="00007610">
        <w:rPr>
          <w:rFonts w:eastAsia="宋体" w:cs="宋体"/>
          <w:spacing w:val="0"/>
          <w:sz w:val="21"/>
          <w:szCs w:val="21"/>
          <w:lang w:eastAsia="zh-CN"/>
        </w:rPr>
        <w:t xml:space="preserve"> that manifest as spectral leakage and elevated RMSE.</w:t>
      </w:r>
      <w:r w:rsidR="00887994" w:rsidRPr="00887994">
        <w:rPr>
          <w:rFonts w:eastAsia="宋体" w:cs="宋体"/>
          <w:spacing w:val="0"/>
          <w:sz w:val="21"/>
          <w:szCs w:val="21"/>
          <w:lang w:eastAsia="zh-CN"/>
        </w:rPr>
        <w:t xml:space="preserve"> Once the offset reaches the </w:t>
      </w:r>
      <m:oMath>
        <m:r>
          <w:rPr>
            <w:rFonts w:ascii="Cambria Math" w:eastAsia="宋体" w:hAnsi="Cambria Math" w:cs="宋体"/>
            <w:spacing w:val="0"/>
            <w:sz w:val="21"/>
            <w:szCs w:val="21"/>
            <w:lang w:eastAsia="zh-CN"/>
          </w:rPr>
          <m:t>10</m:t>
        </m:r>
      </m:oMath>
      <w:r w:rsidR="00887994" w:rsidRPr="00887994">
        <w:rPr>
          <w:rFonts w:eastAsia="宋体" w:cs="宋体"/>
          <w:spacing w:val="0"/>
          <w:sz w:val="21"/>
          <w:szCs w:val="21"/>
          <w:lang w:eastAsia="zh-CN"/>
        </w:rPr>
        <w:t xml:space="preserve"> kHz threshold, orthogonality is </w:t>
      </w:r>
      <w:del w:id="157" w:author="yj zeng" w:date="2026-03-27T14:47:00Z" w16du:dateUtc="2026-03-27T06:47:00Z">
        <w:r w:rsidR="00887994" w:rsidRPr="00887994" w:rsidDel="00412A6F">
          <w:rPr>
            <w:rFonts w:eastAsia="宋体" w:cs="宋体"/>
            <w:spacing w:val="0"/>
            <w:sz w:val="21"/>
            <w:szCs w:val="21"/>
            <w:lang w:eastAsia="zh-CN"/>
          </w:rPr>
          <w:delText>restored</w:delText>
        </w:r>
      </w:del>
      <w:ins w:id="158" w:author="yj zeng" w:date="2026-03-27T14:47:00Z" w16du:dateUtc="2026-03-27T06:47:00Z">
        <w:r w:rsidR="00412A6F">
          <w:rPr>
            <w:rFonts w:eastAsia="宋体" w:cs="宋体" w:hint="eastAsia"/>
            <w:spacing w:val="0"/>
            <w:sz w:val="21"/>
            <w:szCs w:val="21"/>
            <w:lang w:eastAsia="zh-CN"/>
          </w:rPr>
          <w:t>satisfied</w:t>
        </w:r>
      </w:ins>
      <w:r w:rsidR="00887994" w:rsidRPr="00887994">
        <w:rPr>
          <w:rFonts w:eastAsia="宋体" w:cs="宋体"/>
          <w:spacing w:val="0"/>
          <w:sz w:val="21"/>
          <w:szCs w:val="21"/>
          <w:lang w:eastAsia="zh-CN"/>
        </w:rPr>
        <w:t xml:space="preserve">, yielding a </w:t>
      </w:r>
      <w:del w:id="159" w:author="yj zeng" w:date="2026-03-27T14:48:00Z" w16du:dateUtc="2026-03-27T06:48:00Z">
        <w:r w:rsidR="00887994" w:rsidRPr="00887994" w:rsidDel="00033FB5">
          <w:rPr>
            <w:rFonts w:eastAsia="宋体" w:cs="宋体"/>
            <w:spacing w:val="0"/>
            <w:sz w:val="21"/>
            <w:szCs w:val="21"/>
            <w:lang w:eastAsia="zh-CN"/>
          </w:rPr>
          <w:delText xml:space="preserve">consistently </w:delText>
        </w:r>
      </w:del>
      <w:r w:rsidR="00887994" w:rsidRPr="00887994">
        <w:rPr>
          <w:rFonts w:eastAsia="宋体" w:cs="宋体"/>
          <w:spacing w:val="0"/>
          <w:sz w:val="21"/>
          <w:szCs w:val="21"/>
          <w:lang w:eastAsia="zh-CN"/>
        </w:rPr>
        <w:t>low reconstruction error independent of the interference intensity.</w:t>
      </w:r>
    </w:p>
    <w:p w14:paraId="5B5F014D" w14:textId="1850EEF6" w:rsidR="00241C6D" w:rsidRPr="00601426" w:rsidRDefault="00734223" w:rsidP="00951095">
      <w:pPr>
        <w:ind w:firstLine="420"/>
        <w:jc w:val="both"/>
        <w:rPr>
          <w:rFonts w:eastAsia="宋体" w:cs="宋体"/>
          <w:spacing w:val="0"/>
          <w:sz w:val="21"/>
          <w:szCs w:val="21"/>
          <w:lang w:eastAsia="zh-CN"/>
        </w:rPr>
      </w:pPr>
      <w:r w:rsidRPr="00734223">
        <w:rPr>
          <w:rFonts w:eastAsia="宋体" w:cs="宋体"/>
          <w:spacing w:val="0"/>
          <w:sz w:val="21"/>
          <w:szCs w:val="21"/>
          <w:lang w:eastAsia="zh-CN"/>
        </w:rPr>
        <w:t>Following the simulation-based verification of the</w:t>
      </w:r>
      <w:ins w:id="160" w:author="yj zeng" w:date="2026-03-27T14:48:00Z" w16du:dateUtc="2026-03-27T06:48:00Z">
        <w:r w:rsidR="005F7A86">
          <w:rPr>
            <w:rFonts w:eastAsia="宋体" w:cs="宋体" w:hint="eastAsia"/>
            <w:spacing w:val="0"/>
            <w:sz w:val="21"/>
            <w:szCs w:val="21"/>
            <w:lang w:eastAsia="zh-CN"/>
          </w:rPr>
          <w:t xml:space="preserve"> </w:t>
        </w:r>
      </w:ins>
      <w:del w:id="161" w:author="yj zeng" w:date="2026-03-27T14:48:00Z" w16du:dateUtc="2026-03-27T06:48:00Z">
        <w:r w:rsidRPr="00734223" w:rsidDel="005F7A86">
          <w:rPr>
            <w:rFonts w:eastAsia="宋体" w:cs="宋体"/>
            <w:spacing w:val="0"/>
            <w:sz w:val="21"/>
            <w:szCs w:val="21"/>
            <w:lang w:eastAsia="zh-CN"/>
          </w:rPr>
          <w:delText xml:space="preserve"> theoretical </w:delText>
        </w:r>
      </w:del>
      <w:r w:rsidRPr="00734223">
        <w:rPr>
          <w:rFonts w:eastAsia="宋体" w:cs="宋体"/>
          <w:spacing w:val="0"/>
          <w:sz w:val="21"/>
          <w:szCs w:val="21"/>
          <w:lang w:eastAsia="zh-CN"/>
        </w:rPr>
        <w:t>noise immunity, we develop a prototype to validate the OFE framework experimentally.</w:t>
      </w:r>
      <w:r>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To</w:t>
      </w:r>
      <w:r w:rsidR="00914081">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 xml:space="preserve">hardware-instantiate the </w:t>
      </w:r>
      <m:oMath>
        <m:r>
          <w:rPr>
            <w:rFonts w:ascii="Cambria Math" w:eastAsia="宋体" w:hAnsi="Cambria Math" w:cs="宋体"/>
            <w:spacing w:val="0"/>
            <w:sz w:val="21"/>
            <w:szCs w:val="21"/>
            <w:lang w:eastAsia="zh-CN"/>
          </w:rPr>
          <m:t>K=12</m:t>
        </m:r>
      </m:oMath>
      <w:r w:rsidR="00951095" w:rsidRPr="001B4563">
        <w:rPr>
          <w:rFonts w:eastAsia="宋体" w:cs="宋体"/>
          <w:spacing w:val="0"/>
          <w:sz w:val="21"/>
          <w:szCs w:val="21"/>
          <w:lang w:eastAsia="zh-CN"/>
        </w:rPr>
        <w:t xml:space="preserve"> spectral channels modeled in the numerical benchmark, we deploy the </w:t>
      </w:r>
      <w:proofErr w:type="gramStart"/>
      <w:r w:rsidR="00951095" w:rsidRPr="001B4563">
        <w:rPr>
          <w:rFonts w:eastAsia="宋体" w:cs="宋体"/>
          <w:spacing w:val="0"/>
          <w:sz w:val="21"/>
          <w:szCs w:val="21"/>
          <w:lang w:eastAsia="zh-CN"/>
        </w:rPr>
        <w:t>aforementioned programmable</w:t>
      </w:r>
      <w:proofErr w:type="gramEnd"/>
      <w:r w:rsidR="00951095" w:rsidRPr="001B4563">
        <w:rPr>
          <w:rFonts w:eastAsia="宋体" w:cs="宋体"/>
          <w:spacing w:val="0"/>
          <w:sz w:val="21"/>
          <w:szCs w:val="21"/>
          <w:lang w:eastAsia="zh-CN"/>
        </w:rPr>
        <w:t xml:space="preserve"> LED array as the physical spectral encoder.</w:t>
      </w:r>
      <w:r w:rsidR="00951095" w:rsidRPr="00951095">
        <w:rPr>
          <w:rFonts w:eastAsia="宋体" w:cs="宋体"/>
          <w:spacing w:val="0"/>
          <w:sz w:val="21"/>
          <w:szCs w:val="21"/>
          <w:lang w:eastAsia="zh-CN"/>
        </w:rPr>
        <w:t xml:space="preserve"> Spanning the visible band (400–700 nm), this illumination source provides the discrete radiometric profiles (detailed in Supplement Section 6, Fig. S2)</w:t>
      </w:r>
      <w:del w:id="162" w:author="yj zeng" w:date="2026-03-27T15:26:00Z" w16du:dateUtc="2026-03-27T07:26:00Z">
        <w:r w:rsidR="00951095" w:rsidRPr="00951095" w:rsidDel="00CC71FC">
          <w:rPr>
            <w:rFonts w:eastAsia="宋体" w:cs="宋体"/>
            <w:spacing w:val="0"/>
            <w:sz w:val="21"/>
            <w:szCs w:val="21"/>
            <w:lang w:eastAsia="zh-CN"/>
          </w:rPr>
          <w:delText xml:space="preserve"> necessary for orthogonal modulation</w:delText>
        </w:r>
      </w:del>
      <w:r w:rsidR="00951095" w:rsidRPr="00951095">
        <w:rPr>
          <w:rFonts w:eastAsia="宋体" w:cs="宋体"/>
          <w:spacing w:val="0"/>
          <w:sz w:val="21"/>
          <w:szCs w:val="21"/>
          <w:lang w:eastAsia="zh-CN"/>
        </w:rPr>
        <w:t>.</w:t>
      </w:r>
      <w:r w:rsidR="00FC611B" w:rsidRPr="00FC611B">
        <w:rPr>
          <w:rFonts w:eastAsia="宋体" w:cs="宋体"/>
          <w:spacing w:val="0"/>
          <w:sz w:val="21"/>
          <w:szCs w:val="21"/>
          <w:lang w:eastAsia="zh-CN"/>
        </w:rPr>
        <w:t xml:space="preserve"> Following spectral interaction with the target, a photodiode coupled to a high-speed oscilloscope captures the time-domain composite waveform. Digital demodulation is </w:t>
      </w:r>
      <w:del w:id="163" w:author="yj zeng" w:date="2026-03-27T15:27:00Z" w16du:dateUtc="2026-03-27T07:27:00Z">
        <w:r w:rsidR="00FC611B" w:rsidRPr="00FC611B" w:rsidDel="004573A6">
          <w:rPr>
            <w:rFonts w:eastAsia="宋体" w:cs="宋体"/>
            <w:spacing w:val="0"/>
            <w:sz w:val="21"/>
            <w:szCs w:val="21"/>
            <w:lang w:eastAsia="zh-CN"/>
          </w:rPr>
          <w:delText xml:space="preserve">subsequently </w:delText>
        </w:r>
      </w:del>
      <w:r w:rsidR="00FC611B" w:rsidRPr="00FC611B">
        <w:rPr>
          <w:rFonts w:eastAsia="宋体" w:cs="宋体"/>
          <w:spacing w:val="0"/>
          <w:sz w:val="21"/>
          <w:szCs w:val="21"/>
          <w:lang w:eastAsia="zh-CN"/>
        </w:rPr>
        <w:t xml:space="preserve">executed via the </w:t>
      </w:r>
      <w:r w:rsidR="0036715E">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ast </w:t>
      </w:r>
      <w:r w:rsidR="00E4230D">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ourier </w:t>
      </w:r>
      <w:r w:rsidR="00E4230D">
        <w:rPr>
          <w:rFonts w:eastAsia="宋体" w:cs="宋体" w:hint="eastAsia"/>
          <w:spacing w:val="0"/>
          <w:sz w:val="21"/>
          <w:szCs w:val="21"/>
          <w:lang w:eastAsia="zh-CN"/>
        </w:rPr>
        <w:t>t</w:t>
      </w:r>
      <w:r w:rsidR="00FC611B" w:rsidRPr="00FC611B">
        <w:rPr>
          <w:rFonts w:eastAsia="宋体" w:cs="宋体"/>
          <w:spacing w:val="0"/>
          <w:sz w:val="21"/>
          <w:szCs w:val="21"/>
          <w:lang w:eastAsia="zh-CN"/>
        </w:rPr>
        <w:t>ransform (FFT), mapping the temporal signal into the frequency domain to extract the orthogonal spectral projections.</w:t>
      </w:r>
      <w:r w:rsidR="00BB08E3" w:rsidRPr="00135684">
        <w:rPr>
          <w:rFonts w:eastAsia="宋体" w:cs="宋体" w:hint="eastAsia"/>
          <w:spacing w:val="0"/>
          <w:sz w:val="21"/>
          <w:szCs w:val="21"/>
          <w:lang w:eastAsia="zh-CN"/>
        </w:rPr>
        <w:t xml:space="preserve"> </w:t>
      </w:r>
      <w:r w:rsidR="00241C6D" w:rsidRPr="00601426">
        <w:rPr>
          <w:rFonts w:eastAsia="宋体" w:cs="宋体"/>
          <w:spacing w:val="0"/>
          <w:sz w:val="21"/>
          <w:szCs w:val="21"/>
          <w:lang w:eastAsia="zh-CN"/>
        </w:rPr>
        <w:t xml:space="preserve">This configuration ensures that the physical system matrix </w:t>
      </w:r>
      <m:oMath>
        <m:r>
          <m:rPr>
            <m:sty m:val="bi"/>
          </m:rPr>
          <w:rPr>
            <w:rFonts w:ascii="Cambria Math" w:eastAsia="宋体" w:hAnsi="Cambria Math" w:cs="宋体"/>
            <w:spacing w:val="0"/>
            <w:sz w:val="21"/>
            <w:szCs w:val="21"/>
            <w:lang w:eastAsia="zh-CN"/>
          </w:rPr>
          <m:t>W</m:t>
        </m:r>
      </m:oMath>
      <w:r w:rsidR="00241C6D" w:rsidRPr="00601426">
        <w:rPr>
          <w:rFonts w:eastAsia="宋体" w:cs="宋体"/>
          <w:spacing w:val="0"/>
          <w:sz w:val="21"/>
          <w:szCs w:val="21"/>
          <w:lang w:eastAsia="zh-CN"/>
        </w:rPr>
        <w:t xml:space="preserve"> maps to our </w:t>
      </w:r>
      <w:del w:id="164" w:author="yj zeng" w:date="2026-03-27T15:27:00Z" w16du:dateUtc="2026-03-27T07:27:00Z">
        <w:r w:rsidR="00241C6D" w:rsidRPr="00601426" w:rsidDel="004573A6">
          <w:rPr>
            <w:rFonts w:eastAsia="宋体" w:cs="宋体" w:hint="eastAsia"/>
            <w:spacing w:val="0"/>
            <w:sz w:val="21"/>
            <w:szCs w:val="21"/>
            <w:lang w:eastAsia="zh-CN"/>
          </w:rPr>
          <w:delText xml:space="preserve">theoretical </w:delText>
        </w:r>
      </w:del>
      <w:ins w:id="165" w:author="yj zeng" w:date="2026-03-27T15:27:00Z" w16du:dateUtc="2026-03-27T07:27:00Z">
        <w:r w:rsidR="004573A6">
          <w:rPr>
            <w:rFonts w:eastAsia="宋体" w:cs="宋体" w:hint="eastAsia"/>
            <w:spacing w:val="0"/>
            <w:sz w:val="21"/>
            <w:szCs w:val="21"/>
            <w:lang w:eastAsia="zh-CN"/>
          </w:rPr>
          <w:t xml:space="preserve">simulation </w:t>
        </w:r>
      </w:ins>
      <w:r w:rsidR="00241C6D" w:rsidRPr="00601426">
        <w:rPr>
          <w:rFonts w:eastAsia="宋体" w:cs="宋体"/>
          <w:spacing w:val="0"/>
          <w:sz w:val="21"/>
          <w:szCs w:val="21"/>
          <w:lang w:eastAsia="zh-CN"/>
        </w:rPr>
        <w:t>benchmark.</w:t>
      </w:r>
      <w:r w:rsidR="00331C6B" w:rsidRPr="00601426">
        <w:rPr>
          <w:rFonts w:eastAsia="宋体" w:cs="宋体" w:hint="eastAsia"/>
          <w:spacing w:val="0"/>
          <w:sz w:val="21"/>
          <w:szCs w:val="21"/>
          <w:lang w:eastAsia="zh-CN"/>
        </w:rPr>
        <w:t xml:space="preserve"> </w:t>
      </w:r>
      <w:r w:rsidR="00460160" w:rsidRPr="00460160">
        <w:rPr>
          <w:rFonts w:eastAsia="宋体" w:cs="宋体"/>
          <w:spacing w:val="0"/>
          <w:sz w:val="21"/>
          <w:szCs w:val="21"/>
          <w:lang w:eastAsia="zh-CN"/>
        </w:rPr>
        <w:t xml:space="preserve">Figure 3(a) schematizes the architectural configurations for both reflective and transmissive modalities. Comprehensive hardware specifications, including the physical bandwidth constraints, alongside the benchtop </w:t>
      </w:r>
      <w:proofErr w:type="gramStart"/>
      <w:r w:rsidR="00460160" w:rsidRPr="00460160">
        <w:rPr>
          <w:rFonts w:eastAsia="宋体" w:cs="宋体"/>
          <w:spacing w:val="0"/>
          <w:sz w:val="21"/>
          <w:szCs w:val="21"/>
          <w:lang w:eastAsia="zh-CN"/>
        </w:rPr>
        <w:t>photograph</w:t>
      </w:r>
      <w:proofErr w:type="gramEnd"/>
      <w:r w:rsidR="00460160" w:rsidRPr="00460160">
        <w:rPr>
          <w:rFonts w:eastAsia="宋体" w:cs="宋体"/>
          <w:spacing w:val="0"/>
          <w:sz w:val="21"/>
          <w:szCs w:val="21"/>
          <w:lang w:eastAsia="zh-CN"/>
        </w:rPr>
        <w:t xml:space="preserve"> are detailed in Supplement Section 7, Fig. S3.</w:t>
      </w:r>
    </w:p>
    <w:p w14:paraId="5C85B6F7" w14:textId="74738F08" w:rsidR="00331C6B" w:rsidRDefault="007C49AE" w:rsidP="00331C6B">
      <w:pPr>
        <w:ind w:firstLine="420"/>
        <w:jc w:val="both"/>
        <w:rPr>
          <w:ins w:id="166" w:author="yj zeng" w:date="2026-03-27T19:18:00Z" w16du:dateUtc="2026-03-27T11:18:00Z"/>
          <w:rFonts w:eastAsia="宋体" w:cs="宋体"/>
          <w:spacing w:val="0"/>
          <w:sz w:val="21"/>
          <w:szCs w:val="21"/>
          <w:lang w:eastAsia="zh-CN"/>
        </w:rPr>
      </w:pPr>
      <w:r w:rsidRPr="00601426">
        <w:rPr>
          <w:rFonts w:eastAsia="宋体" w:cs="宋体"/>
          <w:spacing w:val="0"/>
          <w:sz w:val="21"/>
          <w:szCs w:val="21"/>
          <w:lang w:eastAsia="zh-CN"/>
        </w:rPr>
        <w:lastRenderedPageBreak/>
        <w:t>To assess the baseline reconstruction capabilities without external electrical interference, we configure the hardware for a high-speed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sidRPr="00601426">
        <w:rPr>
          <w:rFonts w:eastAsia="宋体" w:cs="宋体"/>
          <w:spacing w:val="0"/>
          <w:sz w:val="21"/>
          <w:szCs w:val="21"/>
          <w:lang w:eastAsia="zh-CN"/>
        </w:rPr>
        <w:t xml:space="preserve"> μs). </w:t>
      </w:r>
      <w:r w:rsidR="00331C6B" w:rsidRPr="00601426">
        <w:rPr>
          <w:rFonts w:eastAsia="宋体" w:cs="宋体"/>
          <w:spacing w:val="0"/>
          <w:sz w:val="21"/>
          <w:szCs w:val="21"/>
          <w:lang w:eastAsia="zh-CN"/>
        </w:rPr>
        <w:t>As established by the empirical benchmark (F</w:t>
      </w:r>
      <w:r w:rsidR="00331C6B" w:rsidRPr="001B4563">
        <w:rPr>
          <w:rFonts w:eastAsia="宋体" w:cs="宋体"/>
          <w:spacing w:val="0"/>
          <w:sz w:val="21"/>
          <w:szCs w:val="21"/>
          <w:lang w:eastAsia="zh-CN"/>
        </w:rPr>
        <w:t xml:space="preserve">ig. </w:t>
      </w:r>
      <w:r w:rsidR="00DC3760" w:rsidRPr="001B4563">
        <w:rPr>
          <w:rFonts w:eastAsia="宋体" w:cs="宋体"/>
          <w:spacing w:val="0"/>
          <w:sz w:val="21"/>
          <w:szCs w:val="21"/>
          <w:lang w:eastAsia="zh-CN"/>
        </w:rPr>
        <w:t>S</w:t>
      </w:r>
      <w:r w:rsidR="00DC3760" w:rsidRPr="00601426">
        <w:rPr>
          <w:rFonts w:eastAsia="宋体" w:cs="宋体" w:hint="eastAsia"/>
          <w:spacing w:val="0"/>
          <w:sz w:val="21"/>
          <w:szCs w:val="21"/>
          <w:lang w:eastAsia="zh-CN"/>
        </w:rPr>
        <w:t>4</w:t>
      </w:r>
      <w:r w:rsidR="00DC3760" w:rsidRPr="00601426">
        <w:rPr>
          <w:rFonts w:eastAsia="宋体" w:cs="宋体"/>
          <w:spacing w:val="0"/>
          <w:sz w:val="21"/>
          <w:szCs w:val="21"/>
          <w:lang w:eastAsia="zh-CN"/>
        </w:rPr>
        <w:t xml:space="preserve"> </w:t>
      </w:r>
      <w:r w:rsidR="00331C6B" w:rsidRPr="00601426">
        <w:rPr>
          <w:rFonts w:eastAsia="宋体" w:cs="宋体"/>
          <w:spacing w:val="0"/>
          <w:sz w:val="21"/>
          <w:szCs w:val="21"/>
          <w:lang w:eastAsia="zh-CN"/>
        </w:rPr>
        <w:t>in Supplement</w:t>
      </w:r>
      <w:r w:rsidR="00DC3760" w:rsidRPr="00601426">
        <w:rPr>
          <w:rFonts w:eastAsia="宋体" w:cs="宋体" w:hint="eastAsia"/>
          <w:spacing w:val="0"/>
          <w:sz w:val="21"/>
          <w:szCs w:val="21"/>
          <w:lang w:eastAsia="zh-CN"/>
        </w:rPr>
        <w:t xml:space="preserve"> </w:t>
      </w:r>
      <w:r w:rsidR="00DC3760" w:rsidRPr="001B4563">
        <w:rPr>
          <w:rFonts w:eastAsia="宋体" w:cs="宋体"/>
          <w:spacing w:val="0"/>
          <w:sz w:val="21"/>
          <w:szCs w:val="21"/>
          <w:lang w:eastAsia="zh-CN"/>
        </w:rPr>
        <w:t xml:space="preserve">Section </w:t>
      </w:r>
      <w:r w:rsidR="00DC3760" w:rsidRPr="00601426">
        <w:rPr>
          <w:rFonts w:eastAsia="宋体" w:cs="宋体" w:hint="eastAsia"/>
          <w:spacing w:val="0"/>
          <w:sz w:val="21"/>
          <w:szCs w:val="21"/>
          <w:lang w:eastAsia="zh-CN"/>
        </w:rPr>
        <w:t>9</w:t>
      </w:r>
      <w:r w:rsidR="00331C6B" w:rsidRPr="00601426">
        <w:rPr>
          <w:rFonts w:eastAsia="宋体" w:cs="宋体"/>
          <w:spacing w:val="0"/>
          <w:sz w:val="21"/>
          <w:szCs w:val="21"/>
          <w:lang w:eastAsia="zh-CN"/>
        </w:rPr>
        <w:t xml:space="preserve">), this temporal boundary dictates a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sidR="00331C6B" w:rsidRPr="00601426">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sidR="00331C6B" w:rsidRPr="00331C6B">
        <w:rPr>
          <w:rFonts w:eastAsia="宋体" w:cs="宋体"/>
          <w:spacing w:val="0"/>
          <w:sz w:val="21"/>
          <w:szCs w:val="21"/>
          <w:lang w:eastAsia="zh-CN"/>
        </w:rPr>
        <w:t xml:space="preserve"> carriers within the available hardware bandwidth under this constraint, we deploy the broadband greedy search algorithm (Strategy 2)</w:t>
      </w:r>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 xml:space="preserve">Unlike the dense, linearly spaced configuration </w:t>
      </w:r>
      <w:ins w:id="167" w:author="yj zeng" w:date="2026-03-27T15:28:00Z" w16du:dateUtc="2026-03-27T07:28:00Z">
        <w:r w:rsidR="00D72937" w:rsidRPr="00331C6B">
          <w:rPr>
            <w:rFonts w:eastAsia="宋体" w:cs="宋体"/>
            <w:spacing w:val="0"/>
            <w:sz w:val="21"/>
            <w:szCs w:val="21"/>
            <w:lang w:eastAsia="zh-CN"/>
          </w:rPr>
          <w:t xml:space="preserve">(Strategy </w:t>
        </w:r>
        <w:r w:rsidR="00D72937">
          <w:rPr>
            <w:rFonts w:eastAsia="宋体" w:cs="宋体" w:hint="eastAsia"/>
            <w:spacing w:val="0"/>
            <w:sz w:val="21"/>
            <w:szCs w:val="21"/>
            <w:lang w:eastAsia="zh-CN"/>
          </w:rPr>
          <w:t>1</w:t>
        </w:r>
        <w:r w:rsidR="00D72937" w:rsidRPr="00331C6B">
          <w:rPr>
            <w:rFonts w:eastAsia="宋体" w:cs="宋体"/>
            <w:spacing w:val="0"/>
            <w:sz w:val="21"/>
            <w:szCs w:val="21"/>
            <w:lang w:eastAsia="zh-CN"/>
          </w:rPr>
          <w:t>)</w:t>
        </w:r>
        <w:r w:rsidR="00D72937">
          <w:rPr>
            <w:rFonts w:eastAsia="宋体" w:cs="宋体" w:hint="eastAsia"/>
            <w:spacing w:val="0"/>
            <w:sz w:val="21"/>
            <w:szCs w:val="21"/>
            <w:lang w:eastAsia="zh-CN"/>
          </w:rPr>
          <w:t xml:space="preserve"> </w:t>
        </w:r>
      </w:ins>
      <w:r w:rsidR="008A4DD6" w:rsidRPr="008A4DD6">
        <w:rPr>
          <w:rFonts w:eastAsia="宋体" w:cs="宋体"/>
          <w:spacing w:val="0"/>
          <w:sz w:val="21"/>
          <w:szCs w:val="21"/>
          <w:lang w:eastAsia="zh-CN"/>
        </w:rPr>
        <w:t>used in the pure AWGN benchmark,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8A4DD6" w:rsidRPr="008A4DD6">
        <w:rPr>
          <w:rFonts w:eastAsia="宋体" w:cs="宋体"/>
          <w:spacing w:val="0"/>
          <w:sz w:val="21"/>
          <w:szCs w:val="21"/>
          <w:lang w:eastAsia="zh-CN"/>
        </w:rPr>
        <w:t xml:space="preserve"> kHz) that </w:t>
      </w:r>
      <w:del w:id="168" w:author="yj zeng" w:date="2026-03-27T15:28:00Z" w16du:dateUtc="2026-03-27T07:28:00Z">
        <w:r w:rsidR="008A4DD6" w:rsidRPr="008A4DD6" w:rsidDel="00374AAE">
          <w:rPr>
            <w:rFonts w:eastAsia="宋体" w:cs="宋体"/>
            <w:spacing w:val="0"/>
            <w:sz w:val="21"/>
            <w:szCs w:val="21"/>
            <w:lang w:eastAsia="zh-CN"/>
          </w:rPr>
          <w:delText xml:space="preserve">structurally </w:delText>
        </w:r>
      </w:del>
      <w:r w:rsidR="008A4DD6" w:rsidRPr="008A4DD6">
        <w:rPr>
          <w:rFonts w:eastAsia="宋体" w:cs="宋体"/>
          <w:spacing w:val="0"/>
          <w:sz w:val="21"/>
          <w:szCs w:val="21"/>
          <w:lang w:eastAsia="zh-CN"/>
        </w:rPr>
        <w:t xml:space="preserve">navigates the complex intermodulation </w:t>
      </w:r>
      <w:del w:id="169" w:author="yj zeng" w:date="2026-03-27T15:28:00Z" w16du:dateUtc="2026-03-27T07:28:00Z">
        <w:r w:rsidR="008A4DD6" w:rsidRPr="008A4DD6" w:rsidDel="00374AAE">
          <w:rPr>
            <w:rFonts w:eastAsia="宋体" w:cs="宋体" w:hint="eastAsia"/>
            <w:spacing w:val="0"/>
            <w:sz w:val="21"/>
            <w:szCs w:val="21"/>
            <w:lang w:eastAsia="zh-CN"/>
          </w:rPr>
          <w:delText>landscape</w:delText>
        </w:r>
      </w:del>
      <w:ins w:id="170" w:author="yj zeng" w:date="2026-03-27T15:28:00Z" w16du:dateUtc="2026-03-27T07:28:00Z">
        <w:r w:rsidR="00374AAE">
          <w:rPr>
            <w:rFonts w:eastAsia="宋体" w:cs="宋体" w:hint="eastAsia"/>
            <w:spacing w:val="0"/>
            <w:sz w:val="21"/>
            <w:szCs w:val="21"/>
            <w:lang w:eastAsia="zh-CN"/>
          </w:rPr>
          <w:t>region</w:t>
        </w:r>
      </w:ins>
      <w:r w:rsidR="008A4DD6" w:rsidRPr="008A4DD6">
        <w:rPr>
          <w:rFonts w:eastAsia="宋体" w:cs="宋体"/>
          <w:spacing w:val="0"/>
          <w:sz w:val="21"/>
          <w:szCs w:val="21"/>
          <w:lang w:eastAsia="zh-CN"/>
        </w:rPr>
        <w:t>, maximizing spectrum utilization in a clean electromagnetic environment (the exact numerical a</w:t>
      </w:r>
      <w:r w:rsidR="008A4DD6" w:rsidRPr="00F7017A">
        <w:rPr>
          <w:rFonts w:eastAsia="宋体" w:cs="宋体"/>
          <w:spacing w:val="0"/>
          <w:sz w:val="21"/>
          <w:szCs w:val="21"/>
          <w:lang w:eastAsia="zh-CN"/>
        </w:rPr>
        <w:t>rray is detailed in Supple</w:t>
      </w:r>
      <w:r w:rsidR="008A4DD6" w:rsidRPr="001B4563">
        <w:rPr>
          <w:rFonts w:eastAsia="宋体" w:cs="宋体"/>
          <w:spacing w:val="0"/>
          <w:sz w:val="21"/>
          <w:szCs w:val="21"/>
          <w:lang w:eastAsia="zh-CN"/>
        </w:rPr>
        <w:t>ment Section 3)</w:t>
      </w:r>
      <w:r w:rsidR="008A4DD6" w:rsidRPr="00F7017A">
        <w:rPr>
          <w:rFonts w:eastAsia="宋体" w:cs="宋体"/>
          <w:spacing w:val="0"/>
          <w:sz w:val="21"/>
          <w:szCs w:val="21"/>
          <w:lang w:eastAsia="zh-CN"/>
        </w:rPr>
        <w:t>.</w:t>
      </w:r>
    </w:p>
    <w:p w14:paraId="73BEBBE5" w14:textId="77777777" w:rsidR="00082A66" w:rsidRDefault="00082A66" w:rsidP="00082A66">
      <w:pPr>
        <w:jc w:val="center"/>
        <w:rPr>
          <w:moveTo w:id="171" w:author="yj zeng" w:date="2026-03-27T19:18:00Z" w16du:dateUtc="2026-03-27T11:18:00Z"/>
          <w:rFonts w:eastAsia="宋体" w:cs="宋体"/>
          <w:spacing w:val="0"/>
          <w:sz w:val="21"/>
          <w:szCs w:val="21"/>
          <w:lang w:eastAsia="zh-CN"/>
        </w:rPr>
      </w:pPr>
      <w:moveToRangeStart w:id="172" w:author="yj zeng" w:date="2026-03-27T19:18:00Z" w:name="move225531509"/>
      <w:moveTo w:id="173" w:author="yj zeng" w:date="2026-03-27T19:18:00Z" w16du:dateUtc="2026-03-27T11:18:00Z">
        <w:r>
          <w:rPr>
            <w:rFonts w:eastAsia="宋体" w:cs="宋体" w:hint="eastAsia"/>
            <w:b/>
            <w:bCs/>
            <w:noProof/>
            <w:spacing w:val="0"/>
            <w:sz w:val="21"/>
            <w:szCs w:val="21"/>
            <w:lang w:eastAsia="zh-CN"/>
          </w:rPr>
          <w:drawing>
            <wp:inline distT="0" distB="0" distL="0" distR="0" wp14:anchorId="33E379E4" wp14:editId="38C7E297">
              <wp:extent cx="5040000" cy="5419244"/>
              <wp:effectExtent l="0" t="0" r="8255" b="0"/>
              <wp:docPr id="18541800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1"/>
                      <a:stretch>
                        <a:fillRect/>
                      </a:stretch>
                    </pic:blipFill>
                    <pic:spPr>
                      <a:xfrm>
                        <a:off x="0" y="0"/>
                        <a:ext cx="5040000" cy="5419244"/>
                      </a:xfrm>
                      <a:prstGeom prst="rect">
                        <a:avLst/>
                      </a:prstGeom>
                    </pic:spPr>
                  </pic:pic>
                </a:graphicData>
              </a:graphic>
            </wp:inline>
          </w:drawing>
        </w:r>
      </w:moveTo>
    </w:p>
    <w:p w14:paraId="773B2ABD" w14:textId="77777777" w:rsidR="00082A66" w:rsidDel="00082A66" w:rsidRDefault="00082A66" w:rsidP="00082A66">
      <w:pPr>
        <w:jc w:val="both"/>
        <w:rPr>
          <w:del w:id="174" w:author="yj zeng" w:date="2026-03-27T19:18:00Z" w16du:dateUtc="2026-03-27T11:18:00Z"/>
          <w:moveTo w:id="175" w:author="yj zeng" w:date="2026-03-27T19:18:00Z" w16du:dateUtc="2026-03-27T11:18:00Z"/>
          <w:rFonts w:eastAsiaTheme="minorEastAsia"/>
          <w:sz w:val="21"/>
          <w:szCs w:val="21"/>
          <w:lang w:eastAsia="zh-CN"/>
        </w:rPr>
      </w:pPr>
      <w:moveTo w:id="176" w:author="yj zeng" w:date="2026-03-27T19:18:00Z" w16du:dateUtc="2026-03-27T11:18:00Z">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r w:rsidRPr="00C448DF">
          <w:rPr>
            <w:rFonts w:eastAsiaTheme="minorEastAsia"/>
            <w:b/>
            <w:bCs/>
            <w:sz w:val="21"/>
            <w:szCs w:val="21"/>
            <w:lang w:eastAsia="zh-CN"/>
          </w:rPr>
          <w:t>Experimental validation of the OFE prototype in the high-speed regime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=250</m:t>
          </m:r>
        </m:oMath>
        <w:moveTo w:id="177" w:author="yj zeng" w:date="2026-03-27T19:18:00Z" w16du:dateUtc="2026-03-27T11:18:00Z">
          <w:r w:rsidRPr="00C448DF">
            <w:rPr>
              <w:rFonts w:eastAsiaTheme="minorEastAsia"/>
              <w:b/>
              <w:bCs/>
              <w:sz w:val="21"/>
              <w:szCs w:val="21"/>
              <w:lang w:eastAsia="zh-CN"/>
            </w:rPr>
            <w:t xml:space="preserve"> μs</w:t>
          </w:r>
          <w:r w:rsidRPr="00A4187A">
            <w:rPr>
              <w:rFonts w:eastAsia="宋体" w:cs="宋体"/>
              <w:b/>
              <w:bCs/>
              <w:spacing w:val="0"/>
              <w:sz w:val="21"/>
              <w:szCs w:val="21"/>
              <w:lang w:eastAsia="zh-CN"/>
            </w:rPr>
            <w:t xml:space="preserve">, Strategy </w:t>
          </w:r>
          <w:r>
            <w:rPr>
              <w:rFonts w:eastAsia="宋体" w:cs="宋体" w:hint="eastAsia"/>
              <w:b/>
              <w:bCs/>
              <w:spacing w:val="0"/>
              <w:sz w:val="21"/>
              <w:szCs w:val="21"/>
              <w:lang w:eastAsia="zh-CN"/>
            </w:rPr>
            <w:t>2</w:t>
          </w:r>
          <w:r w:rsidRPr="00C448DF">
            <w:rPr>
              <w:rFonts w:eastAsiaTheme="minorEastAsia"/>
              <w:b/>
              <w:bCs/>
              <w:sz w:val="21"/>
              <w:szCs w:val="21"/>
              <w:lang w:eastAsia="zh-CN"/>
            </w:rPr>
            <w:t xml:space="preserve">). </w:t>
          </w:r>
          <w:r w:rsidRPr="00544283">
            <w:rPr>
              <w:rFonts w:eastAsiaTheme="minorEastAsia"/>
              <w:sz w:val="21"/>
              <w:szCs w:val="21"/>
              <w:lang w:eastAsia="zh-CN"/>
            </w:rPr>
            <w:t xml:space="preserve">(a) </w:t>
          </w:r>
          <w:r w:rsidRPr="00277A2A">
            <w:rPr>
              <w:rFonts w:eastAsiaTheme="minorEastAsia"/>
              <w:sz w:val="21"/>
              <w:szCs w:val="21"/>
              <w:lang w:eastAsia="zh-CN"/>
            </w:rPr>
            <w:t xml:space="preserve">Schematics of the optical paths for </w:t>
          </w:r>
          <w:r w:rsidRPr="00B43CD1">
            <w:rPr>
              <w:rFonts w:eastAsiaTheme="minorEastAsia"/>
              <w:sz w:val="21"/>
              <w:szCs w:val="21"/>
              <w:lang w:eastAsia="zh-CN"/>
            </w:rPr>
            <w:t>(</w:t>
          </w:r>
          <w:proofErr w:type="spellStart"/>
          <w:r w:rsidRPr="00B43CD1">
            <w:rPr>
              <w:rFonts w:eastAsiaTheme="minorEastAsia"/>
              <w:sz w:val="21"/>
              <w:szCs w:val="21"/>
              <w:lang w:eastAsia="zh-CN"/>
            </w:rPr>
            <w:t>i</w:t>
          </w:r>
          <w:proofErr w:type="spellEnd"/>
          <w:r w:rsidRPr="00B43CD1">
            <w:rPr>
              <w:rFonts w:eastAsiaTheme="minorEastAsia"/>
              <w:sz w:val="21"/>
              <w:szCs w:val="21"/>
              <w:lang w:eastAsia="zh-CN"/>
            </w:rPr>
            <w:t>)</w:t>
          </w:r>
          <w:r w:rsidRPr="00277A2A">
            <w:rPr>
              <w:rFonts w:eastAsiaTheme="minorEastAsia"/>
              <w:sz w:val="21"/>
              <w:szCs w:val="21"/>
              <w:lang w:eastAsia="zh-CN"/>
            </w:rPr>
            <w:t xml:space="preserve"> reflective and </w:t>
          </w:r>
          <w:r w:rsidRPr="00B43CD1">
            <w:rPr>
              <w:rFonts w:eastAsiaTheme="minorEastAsia"/>
              <w:sz w:val="21"/>
              <w:szCs w:val="21"/>
              <w:lang w:eastAsia="zh-CN"/>
            </w:rPr>
            <w:t>(ii)</w:t>
          </w:r>
          <w:r w:rsidRPr="00277A2A">
            <w:rPr>
              <w:rFonts w:eastAsiaTheme="minorEastAsia"/>
              <w:sz w:val="21"/>
              <w:szCs w:val="21"/>
              <w:lang w:eastAsia="zh-CN"/>
            </w:rPr>
            <w:t xml:space="preserve"> transmissive modalities. </w:t>
          </w:r>
          <w:r w:rsidRPr="00544283">
            <w:rPr>
              <w:rFonts w:eastAsiaTheme="minorEastAsia"/>
              <w:sz w:val="21"/>
              <w:szCs w:val="21"/>
              <w:lang w:eastAsia="zh-CN"/>
            </w:rPr>
            <w:t xml:space="preserve">(b) Reconstructed surface reflectance of the 24-patch </w:t>
          </w:r>
          <w:r>
            <w:rPr>
              <w:rFonts w:eastAsiaTheme="minorEastAsia" w:hint="eastAsia"/>
              <w:sz w:val="21"/>
              <w:szCs w:val="21"/>
              <w:lang w:eastAsia="zh-CN"/>
            </w:rPr>
            <w:t xml:space="preserve">reflective </w:t>
          </w:r>
          <w:proofErr w:type="spellStart"/>
          <w:r>
            <w:rPr>
              <w:rFonts w:eastAsiaTheme="minorEastAsia"/>
              <w:sz w:val="21"/>
              <w:szCs w:val="21"/>
              <w:lang w:eastAsia="zh-CN"/>
            </w:rPr>
            <w:t>colorchecker</w:t>
          </w:r>
          <w:proofErr w:type="spellEnd"/>
          <w:r>
            <w:rPr>
              <w:rFonts w:eastAsiaTheme="minorEastAsia" w:hint="eastAsia"/>
              <w:sz w:val="21"/>
              <w:szCs w:val="21"/>
              <w:lang w:eastAsia="zh-CN"/>
            </w:rPr>
            <w:t xml:space="preserve"> </w:t>
          </w:r>
          <w:r w:rsidRPr="001B4563">
            <w:rPr>
              <w:rFonts w:eastAsiaTheme="minorEastAsia"/>
              <w:sz w:val="21"/>
              <w:szCs w:val="21"/>
              <w:lang w:eastAsia="zh-CN"/>
            </w:rPr>
            <w:t>(odd-numbered patches from #1 to #23, indexed sequentially left-to-right, top-to-bottom)</w:t>
          </w:r>
          <w:r w:rsidRPr="00010620">
            <w:rPr>
              <w:rFonts w:eastAsiaTheme="minorEastAsia"/>
              <w:sz w:val="21"/>
              <w:szCs w:val="21"/>
              <w:lang w:eastAsia="zh-CN"/>
            </w:rPr>
            <w:t>.</w:t>
          </w:r>
          <w:r w:rsidRPr="00544283">
            <w:rPr>
              <w:rFonts w:eastAsiaTheme="minorEastAsia"/>
              <w:sz w:val="21"/>
              <w:szCs w:val="21"/>
              <w:lang w:eastAsia="zh-CN"/>
            </w:rPr>
            <w:t xml:space="preserve"> Open circles denote the OFE prediction (Pred.) against the ground truth (GT, dashed lines), yielding an average RMSE of 0.0422. </w:t>
          </w:r>
          <w:proofErr w:type="gramStart"/>
          <w:r w:rsidRPr="00544283">
            <w:rPr>
              <w:rFonts w:eastAsiaTheme="minorEastAsia"/>
              <w:sz w:val="21"/>
              <w:szCs w:val="21"/>
              <w:lang w:eastAsia="zh-CN"/>
            </w:rPr>
            <w:t>Insets</w:t>
          </w:r>
          <w:proofErr w:type="gramEnd"/>
          <w:r w:rsidRPr="00544283">
            <w:rPr>
              <w:rFonts w:eastAsiaTheme="minorEastAsia"/>
              <w:sz w:val="21"/>
              <w:szCs w:val="21"/>
              <w:lang w:eastAsia="zh-CN"/>
            </w:rPr>
            <w:t xml:space="preserve"> display the corresponding sRGB color renderings. (c) Reconstruction profiles of isolated 10 nm FWHM narrowband spectral peaks</w:t>
          </w:r>
          <w:r>
            <w:rPr>
              <w:rFonts w:eastAsiaTheme="minorEastAsia" w:hint="eastAsia"/>
              <w:sz w:val="21"/>
              <w:szCs w:val="21"/>
              <w:lang w:eastAsia="zh-CN"/>
            </w:rPr>
            <w:t>.</w:t>
          </w:r>
          <w:r w:rsidRPr="00FA371A" w:rsidDel="00C448DF">
            <w:rPr>
              <w:rFonts w:eastAsiaTheme="minorEastAsia"/>
              <w:b/>
              <w:bCs/>
              <w:sz w:val="21"/>
              <w:szCs w:val="21"/>
              <w:lang w:eastAsia="zh-CN"/>
            </w:rPr>
            <w:t xml:space="preserve"> </w:t>
          </w:r>
        </w:moveTo>
      </w:moveTo>
    </w:p>
    <w:moveToRangeEnd w:id="172"/>
    <w:p w14:paraId="0D85BA02" w14:textId="77777777" w:rsidR="00082A66" w:rsidRPr="00082A66" w:rsidRDefault="00082A66">
      <w:pPr>
        <w:jc w:val="both"/>
        <w:rPr>
          <w:rFonts w:eastAsia="宋体" w:cs="宋体"/>
          <w:spacing w:val="0"/>
          <w:sz w:val="21"/>
          <w:szCs w:val="21"/>
          <w:lang w:eastAsia="zh-CN"/>
        </w:rPr>
        <w:pPrChange w:id="178" w:author="yj zeng" w:date="2026-03-27T19:18:00Z" w16du:dateUtc="2026-03-27T11:18:00Z">
          <w:pPr>
            <w:ind w:firstLine="420"/>
            <w:jc w:val="both"/>
          </w:pPr>
        </w:pPrChange>
      </w:pPr>
    </w:p>
    <w:p w14:paraId="145F1D7F" w14:textId="7E65F391" w:rsidR="00CD7FBE" w:rsidRPr="00331C6B" w:rsidRDefault="00CD7FBE" w:rsidP="00331C6B">
      <w:pPr>
        <w:ind w:firstLine="420"/>
        <w:jc w:val="both"/>
        <w:rPr>
          <w:rFonts w:eastAsia="宋体" w:cs="宋体"/>
          <w:spacing w:val="0"/>
          <w:sz w:val="21"/>
          <w:szCs w:val="21"/>
          <w:lang w:eastAsia="zh-CN"/>
        </w:rPr>
      </w:pPr>
      <w:r w:rsidRPr="00CD7FBE">
        <w:rPr>
          <w:rFonts w:eastAsia="宋体" w:cs="宋体"/>
          <w:spacing w:val="0"/>
          <w:sz w:val="21"/>
          <w:szCs w:val="21"/>
          <w:lang w:eastAsia="zh-CN"/>
        </w:rPr>
        <w:lastRenderedPageBreak/>
        <w:t xml:space="preserve">Figures 3(b) and 3(c) </w:t>
      </w:r>
      <w:r w:rsidR="00382B9A">
        <w:rPr>
          <w:rFonts w:eastAsia="宋体" w:cs="宋体" w:hint="eastAsia"/>
          <w:spacing w:val="0"/>
          <w:sz w:val="21"/>
          <w:szCs w:val="21"/>
          <w:lang w:eastAsia="zh-CN"/>
        </w:rPr>
        <w:t>show</w:t>
      </w:r>
      <w:r w:rsidRPr="00CD7FBE">
        <w:rPr>
          <w:rFonts w:eastAsia="宋体" w:cs="宋体"/>
          <w:spacing w:val="0"/>
          <w:sz w:val="21"/>
          <w:szCs w:val="21"/>
          <w:lang w:eastAsia="zh-CN"/>
        </w:rPr>
        <w:t xml:space="preserve"> the spectral reconstruction fidelity under </w:t>
      </w:r>
      <w:r w:rsidR="0053779F">
        <w:rPr>
          <w:rFonts w:eastAsia="宋体" w:cs="宋体" w:hint="eastAsia"/>
          <w:spacing w:val="0"/>
          <w:sz w:val="21"/>
          <w:szCs w:val="21"/>
          <w:lang w:eastAsia="zh-CN"/>
        </w:rPr>
        <w:t>reflective (Fig. 3b) and transmissive (Fig. 3c) modes</w:t>
      </w:r>
      <w:r w:rsidRPr="00CD7FBE">
        <w:rPr>
          <w:rFonts w:eastAsia="宋体" w:cs="宋体"/>
          <w:spacing w:val="0"/>
          <w:sz w:val="21"/>
          <w:szCs w:val="21"/>
          <w:lang w:eastAsia="zh-CN"/>
        </w:rPr>
        <w:t xml:space="preserve">. Figure 3(b) demonstrates the recovery of continuous broadband envelopes from a </w:t>
      </w:r>
      <w:del w:id="179" w:author="yj zeng" w:date="2026-03-27T15:29:00Z" w16du:dateUtc="2026-03-27T07:29:00Z">
        <w:r w:rsidRPr="00CD7FBE" w:rsidDel="00D5619B">
          <w:rPr>
            <w:rFonts w:eastAsia="宋体" w:cs="宋体"/>
            <w:spacing w:val="0"/>
            <w:sz w:val="21"/>
            <w:szCs w:val="21"/>
            <w:lang w:eastAsia="zh-CN"/>
          </w:rPr>
          <w:delText xml:space="preserve">standard </w:delText>
        </w:r>
      </w:del>
      <w:r w:rsidRPr="00CD7FBE">
        <w:rPr>
          <w:rFonts w:eastAsia="宋体" w:cs="宋体"/>
          <w:spacing w:val="0"/>
          <w:sz w:val="21"/>
          <w:szCs w:val="21"/>
          <w:lang w:eastAsia="zh-CN"/>
        </w:rPr>
        <w:t xml:space="preserve">24-patch </w:t>
      </w:r>
      <w:r w:rsidR="00AE784D">
        <w:rPr>
          <w:rFonts w:eastAsia="宋体" w:cs="宋体" w:hint="eastAsia"/>
          <w:spacing w:val="0"/>
          <w:sz w:val="21"/>
          <w:szCs w:val="21"/>
          <w:lang w:eastAsia="zh-CN"/>
        </w:rPr>
        <w:t xml:space="preserve">reflective </w:t>
      </w:r>
      <w:proofErr w:type="spellStart"/>
      <w:r w:rsidR="00396811">
        <w:rPr>
          <w:rFonts w:eastAsia="宋体" w:cs="宋体"/>
          <w:spacing w:val="0"/>
          <w:sz w:val="21"/>
          <w:szCs w:val="21"/>
          <w:lang w:eastAsia="zh-CN"/>
        </w:rPr>
        <w:t>colorchecker</w:t>
      </w:r>
      <w:proofErr w:type="spellEnd"/>
      <w:r w:rsidRPr="00CD7FBE">
        <w:rPr>
          <w:rFonts w:eastAsia="宋体" w:cs="宋体"/>
          <w:spacing w:val="0"/>
          <w:sz w:val="21"/>
          <w:szCs w:val="21"/>
          <w:lang w:eastAsia="zh-CN"/>
        </w:rPr>
        <w:t>. The system yields a mean RMSE of 0.0422, which translates into consistent sRGB colorimetric reproduction</w:t>
      </w:r>
      <w:r w:rsidR="0053779F">
        <w:rPr>
          <w:rFonts w:eastAsia="宋体" w:cs="宋体" w:hint="eastAsia"/>
          <w:spacing w:val="0"/>
          <w:sz w:val="21"/>
          <w:szCs w:val="21"/>
          <w:lang w:eastAsia="zh-CN"/>
        </w:rPr>
        <w:t xml:space="preserve"> (inset)</w:t>
      </w:r>
      <w:r w:rsidRPr="00CD7FBE">
        <w:rPr>
          <w:rFonts w:eastAsia="宋体" w:cs="宋体"/>
          <w:spacing w:val="0"/>
          <w:sz w:val="21"/>
          <w:szCs w:val="21"/>
          <w:lang w:eastAsia="zh-CN"/>
        </w:rPr>
        <w:t xml:space="preserve">. Figure 3(c) validates the recovery of isolated 10 nm </w:t>
      </w:r>
      <w:ins w:id="180" w:author="yj zeng" w:date="2026-03-27T19:21:00Z" w16du:dateUtc="2026-03-27T11:21:00Z">
        <w:r w:rsidR="00C043C1" w:rsidRPr="00C043C1">
          <w:rPr>
            <w:rFonts w:eastAsia="宋体" w:cs="宋体"/>
            <w:spacing w:val="0"/>
            <w:sz w:val="21"/>
            <w:szCs w:val="21"/>
            <w:lang w:eastAsia="zh-CN"/>
          </w:rPr>
          <w:t xml:space="preserve">full width at half maximum </w:t>
        </w:r>
        <w:r w:rsidR="00C043C1">
          <w:rPr>
            <w:rFonts w:eastAsia="宋体" w:cs="宋体" w:hint="eastAsia"/>
            <w:spacing w:val="0"/>
            <w:sz w:val="21"/>
            <w:szCs w:val="21"/>
            <w:lang w:eastAsia="zh-CN"/>
          </w:rPr>
          <w:t>(</w:t>
        </w:r>
      </w:ins>
      <w:r w:rsidRPr="00CD7FBE">
        <w:rPr>
          <w:rFonts w:eastAsia="宋体" w:cs="宋体"/>
          <w:spacing w:val="0"/>
          <w:sz w:val="21"/>
          <w:szCs w:val="21"/>
          <w:lang w:eastAsia="zh-CN"/>
        </w:rPr>
        <w:t>FWHM</w:t>
      </w:r>
      <w:ins w:id="181" w:author="yj zeng" w:date="2026-03-27T19:21:00Z" w16du:dateUtc="2026-03-27T11:21:00Z">
        <w:r w:rsidR="00C043C1">
          <w:rPr>
            <w:rFonts w:eastAsia="宋体" w:cs="宋体" w:hint="eastAsia"/>
            <w:spacing w:val="0"/>
            <w:sz w:val="21"/>
            <w:szCs w:val="21"/>
            <w:lang w:eastAsia="zh-CN"/>
          </w:rPr>
          <w:t>)</w:t>
        </w:r>
      </w:ins>
      <w:r w:rsidRPr="00CD7FBE">
        <w:rPr>
          <w:rFonts w:eastAsia="宋体" w:cs="宋体"/>
          <w:spacing w:val="0"/>
          <w:sz w:val="21"/>
          <w:szCs w:val="21"/>
          <w:lang w:eastAsia="zh-CN"/>
        </w:rPr>
        <w:t xml:space="preserve"> narrowband filters. The extracted spectral vectors </w:t>
      </w:r>
      <w:del w:id="182" w:author="yj zeng" w:date="2026-03-27T15:29:00Z" w16du:dateUtc="2026-03-27T07:29:00Z">
        <w:r w:rsidRPr="00CD7FBE" w:rsidDel="00941A2E">
          <w:rPr>
            <w:rFonts w:eastAsia="宋体" w:cs="宋体"/>
            <w:spacing w:val="0"/>
            <w:sz w:val="21"/>
            <w:szCs w:val="21"/>
            <w:lang w:eastAsia="zh-CN"/>
          </w:rPr>
          <w:delText xml:space="preserve">successfully </w:delText>
        </w:r>
      </w:del>
      <w:r w:rsidRPr="00CD7FBE">
        <w:rPr>
          <w:rFonts w:eastAsia="宋体" w:cs="宋体"/>
          <w:spacing w:val="0"/>
          <w:sz w:val="21"/>
          <w:szCs w:val="21"/>
          <w:lang w:eastAsia="zh-CN"/>
        </w:rPr>
        <w:t>resolve these sharp peaks, preserving the physically discontinuous features</w:t>
      </w:r>
      <w:r w:rsidR="00D43A71">
        <w:rPr>
          <w:rFonts w:eastAsia="宋体" w:cs="宋体" w:hint="eastAsia"/>
          <w:spacing w:val="0"/>
          <w:sz w:val="21"/>
          <w:szCs w:val="21"/>
          <w:lang w:eastAsia="zh-CN"/>
        </w:rPr>
        <w:t>.</w:t>
      </w:r>
      <w:r w:rsidR="0053779F">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While the large discrepancy at some peaks may be due to the limited number</w:t>
      </w:r>
      <w:r w:rsidR="001D0E93">
        <w:rPr>
          <w:rFonts w:eastAsia="宋体" w:cs="宋体" w:hint="eastAsia"/>
          <w:spacing w:val="0"/>
          <w:sz w:val="21"/>
          <w:szCs w:val="21"/>
          <w:lang w:eastAsia="zh-CN"/>
        </w:rPr>
        <w:t xml:space="preserve"> of spectra basis functions</w:t>
      </w:r>
      <w:r w:rsidR="00CF708E">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t>
      </w:r>
      <m:oMath>
        <m:r>
          <w:rPr>
            <w:rFonts w:ascii="Cambria Math" w:eastAsia="宋体" w:hAnsi="Cambria Math" w:cs="宋体"/>
            <w:spacing w:val="0"/>
            <w:sz w:val="21"/>
            <w:szCs w:val="21"/>
            <w:lang w:eastAsia="zh-CN"/>
          </w:rPr>
          <m:t>K=12</m:t>
        </m:r>
      </m:oMath>
      <w:r w:rsidR="00C769A1" w:rsidRPr="00C769A1">
        <w:rPr>
          <w:rFonts w:eastAsia="宋体" w:cs="宋体"/>
          <w:spacing w:val="0"/>
          <w:sz w:val="21"/>
          <w:szCs w:val="21"/>
          <w:lang w:eastAsia="zh-CN"/>
        </w:rPr>
        <w:t>) whose overlapping spectral responses render the inverse problem locally ill-conditioned, biasing reconstructed energy toward spectrally denser regions.</w:t>
      </w:r>
      <w:r w:rsidR="00C769A1" w:rsidRPr="00C769A1" w:rsidDel="00C769A1">
        <w:rPr>
          <w:rFonts w:eastAsia="宋体" w:cs="宋体" w:hint="eastAsia"/>
          <w:spacing w:val="0"/>
          <w:sz w:val="21"/>
          <w:szCs w:val="21"/>
          <w:lang w:eastAsia="zh-CN"/>
        </w:rPr>
        <w:t xml:space="preserve"> </w:t>
      </w:r>
    </w:p>
    <w:p w14:paraId="389CD91E" w14:textId="332CA6AD" w:rsidR="00231EA3" w:rsidDel="00082A66" w:rsidRDefault="00277A2A" w:rsidP="00B43CD1">
      <w:pPr>
        <w:jc w:val="center"/>
        <w:rPr>
          <w:moveFrom w:id="183" w:author="yj zeng" w:date="2026-03-27T19:18:00Z" w16du:dateUtc="2026-03-27T11:18:00Z"/>
          <w:rFonts w:eastAsia="宋体" w:cs="宋体"/>
          <w:spacing w:val="0"/>
          <w:sz w:val="21"/>
          <w:szCs w:val="21"/>
          <w:lang w:eastAsia="zh-CN"/>
        </w:rPr>
      </w:pPr>
      <w:moveFromRangeStart w:id="184" w:author="yj zeng" w:date="2026-03-27T19:18:00Z" w:name="move225531509"/>
      <w:moveFrom w:id="185" w:author="yj zeng" w:date="2026-03-27T19:18:00Z" w16du:dateUtc="2026-03-27T11:18:00Z">
        <w:r w:rsidDel="00082A66">
          <w:rPr>
            <w:rFonts w:eastAsia="宋体" w:cs="宋体" w:hint="eastAsia"/>
            <w:b/>
            <w:bCs/>
            <w:noProof/>
            <w:spacing w:val="0"/>
            <w:sz w:val="21"/>
            <w:szCs w:val="21"/>
            <w:lang w:eastAsia="zh-CN"/>
          </w:rPr>
          <w:drawing>
            <wp:inline distT="0" distB="0" distL="0" distR="0" wp14:anchorId="1CE11754" wp14:editId="13158D1F">
              <wp:extent cx="5040000" cy="5419244"/>
              <wp:effectExtent l="0" t="0" r="8255" b="0"/>
              <wp:docPr id="6716784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1"/>
                      <a:stretch>
                        <a:fillRect/>
                      </a:stretch>
                    </pic:blipFill>
                    <pic:spPr>
                      <a:xfrm>
                        <a:off x="0" y="0"/>
                        <a:ext cx="5040000" cy="5419244"/>
                      </a:xfrm>
                      <a:prstGeom prst="rect">
                        <a:avLst/>
                      </a:prstGeom>
                    </pic:spPr>
                  </pic:pic>
                </a:graphicData>
              </a:graphic>
            </wp:inline>
          </w:drawing>
        </w:r>
      </w:moveFrom>
    </w:p>
    <w:p w14:paraId="360ABD8F" w14:textId="2F0510A1" w:rsidR="004525D2" w:rsidDel="00082A66" w:rsidRDefault="00231EA3" w:rsidP="00231EA3">
      <w:pPr>
        <w:jc w:val="both"/>
        <w:rPr>
          <w:moveFrom w:id="186" w:author="yj zeng" w:date="2026-03-27T19:18:00Z" w16du:dateUtc="2026-03-27T11:18:00Z"/>
          <w:rFonts w:eastAsiaTheme="minorEastAsia"/>
          <w:sz w:val="21"/>
          <w:szCs w:val="21"/>
          <w:lang w:eastAsia="zh-CN"/>
        </w:rPr>
      </w:pPr>
      <w:moveFrom w:id="187" w:author="yj zeng" w:date="2026-03-27T19:18:00Z" w16du:dateUtc="2026-03-27T11:18:00Z">
        <w:r w:rsidRPr="00FA371A" w:rsidDel="00082A66">
          <w:rPr>
            <w:b/>
            <w:bCs/>
            <w:sz w:val="21"/>
            <w:szCs w:val="21"/>
          </w:rPr>
          <w:t xml:space="preserve">Figure </w:t>
        </w:r>
        <w:r w:rsidRPr="00FA371A" w:rsidDel="00082A66">
          <w:rPr>
            <w:b/>
            <w:bCs/>
            <w:sz w:val="21"/>
            <w:szCs w:val="21"/>
          </w:rPr>
          <w:fldChar w:fldCharType="begin"/>
        </w:r>
        <w:r w:rsidRPr="00FA371A" w:rsidDel="00082A66">
          <w:rPr>
            <w:b/>
            <w:bCs/>
            <w:sz w:val="21"/>
            <w:szCs w:val="21"/>
          </w:rPr>
          <w:instrText xml:space="preserve"> SEQ Figure \* ARABIC </w:instrText>
        </w:r>
        <w:r w:rsidRPr="00FA371A" w:rsidDel="00082A66">
          <w:rPr>
            <w:b/>
            <w:bCs/>
            <w:sz w:val="21"/>
            <w:szCs w:val="21"/>
          </w:rPr>
          <w:fldChar w:fldCharType="separate"/>
        </w:r>
        <w:r w:rsidR="0049799A" w:rsidDel="00082A66">
          <w:rPr>
            <w:b/>
            <w:bCs/>
            <w:noProof/>
            <w:sz w:val="21"/>
            <w:szCs w:val="21"/>
          </w:rPr>
          <w:t>3</w:t>
        </w:r>
        <w:r w:rsidRPr="00FA371A" w:rsidDel="00082A66">
          <w:rPr>
            <w:b/>
            <w:bCs/>
            <w:noProof/>
            <w:sz w:val="21"/>
            <w:szCs w:val="21"/>
          </w:rPr>
          <w:fldChar w:fldCharType="end"/>
        </w:r>
        <w:r w:rsidRPr="00FA371A" w:rsidDel="00082A66">
          <w:rPr>
            <w:rFonts w:eastAsiaTheme="minorEastAsia"/>
            <w:b/>
            <w:bCs/>
            <w:sz w:val="21"/>
            <w:szCs w:val="21"/>
            <w:lang w:eastAsia="zh-CN"/>
          </w:rPr>
          <w:t xml:space="preserve">. </w:t>
        </w:r>
        <w:r w:rsidR="00C448DF" w:rsidRPr="00C448DF" w:rsidDel="00082A66">
          <w:rPr>
            <w:rFonts w:eastAsiaTheme="minorEastAsia"/>
            <w:b/>
            <w:bCs/>
            <w:sz w:val="21"/>
            <w:szCs w:val="21"/>
            <w:lang w:eastAsia="zh-CN"/>
          </w:rPr>
          <w:t>Experimental validation of the OFE prototype in the high-speed regime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=250</m:t>
          </m:r>
        </m:oMath>
        <w:moveFrom w:id="188" w:author="yj zeng" w:date="2026-03-27T19:18:00Z" w16du:dateUtc="2026-03-27T11:18:00Z">
          <w:r w:rsidR="00C448DF" w:rsidRPr="00C448DF" w:rsidDel="00082A66">
            <w:rPr>
              <w:rFonts w:eastAsiaTheme="minorEastAsia"/>
              <w:b/>
              <w:bCs/>
              <w:sz w:val="21"/>
              <w:szCs w:val="21"/>
              <w:lang w:eastAsia="zh-CN"/>
            </w:rPr>
            <w:t xml:space="preserve"> μs</w:t>
          </w:r>
          <w:r w:rsidR="00D55A97" w:rsidRPr="00A4187A" w:rsidDel="00082A66">
            <w:rPr>
              <w:rFonts w:eastAsia="宋体" w:cs="宋体"/>
              <w:b/>
              <w:bCs/>
              <w:spacing w:val="0"/>
              <w:sz w:val="21"/>
              <w:szCs w:val="21"/>
              <w:lang w:eastAsia="zh-CN"/>
            </w:rPr>
            <w:t xml:space="preserve">, Strategy </w:t>
          </w:r>
          <w:r w:rsidR="004B7EF0" w:rsidDel="00082A66">
            <w:rPr>
              <w:rFonts w:eastAsia="宋体" w:cs="宋体" w:hint="eastAsia"/>
              <w:b/>
              <w:bCs/>
              <w:spacing w:val="0"/>
              <w:sz w:val="21"/>
              <w:szCs w:val="21"/>
              <w:lang w:eastAsia="zh-CN"/>
            </w:rPr>
            <w:t>2</w:t>
          </w:r>
          <w:r w:rsidR="00C448DF" w:rsidRPr="00C448DF" w:rsidDel="00082A66">
            <w:rPr>
              <w:rFonts w:eastAsiaTheme="minorEastAsia"/>
              <w:b/>
              <w:bCs/>
              <w:sz w:val="21"/>
              <w:szCs w:val="21"/>
              <w:lang w:eastAsia="zh-CN"/>
            </w:rPr>
            <w:t xml:space="preserve">). </w:t>
          </w:r>
          <w:r w:rsidR="00C448DF" w:rsidRPr="00544283" w:rsidDel="00082A66">
            <w:rPr>
              <w:rFonts w:eastAsiaTheme="minorEastAsia"/>
              <w:sz w:val="21"/>
              <w:szCs w:val="21"/>
              <w:lang w:eastAsia="zh-CN"/>
            </w:rPr>
            <w:t xml:space="preserve">(a) </w:t>
          </w:r>
          <w:r w:rsidR="00277A2A" w:rsidRPr="00277A2A" w:rsidDel="00082A66">
            <w:rPr>
              <w:rFonts w:eastAsiaTheme="minorEastAsia"/>
              <w:sz w:val="21"/>
              <w:szCs w:val="21"/>
              <w:lang w:eastAsia="zh-CN"/>
            </w:rPr>
            <w:t xml:space="preserve">Schematics of the optical paths for </w:t>
          </w:r>
          <w:r w:rsidR="00277A2A" w:rsidRPr="00B43CD1" w:rsidDel="00082A66">
            <w:rPr>
              <w:rFonts w:eastAsiaTheme="minorEastAsia"/>
              <w:sz w:val="21"/>
              <w:szCs w:val="21"/>
              <w:lang w:eastAsia="zh-CN"/>
            </w:rPr>
            <w:t>(i)</w:t>
          </w:r>
          <w:r w:rsidR="00277A2A" w:rsidRPr="00277A2A" w:rsidDel="00082A66">
            <w:rPr>
              <w:rFonts w:eastAsiaTheme="minorEastAsia"/>
              <w:sz w:val="21"/>
              <w:szCs w:val="21"/>
              <w:lang w:eastAsia="zh-CN"/>
            </w:rPr>
            <w:t xml:space="preserve"> reflective and </w:t>
          </w:r>
          <w:r w:rsidR="00277A2A" w:rsidRPr="00B43CD1" w:rsidDel="00082A66">
            <w:rPr>
              <w:rFonts w:eastAsiaTheme="minorEastAsia"/>
              <w:sz w:val="21"/>
              <w:szCs w:val="21"/>
              <w:lang w:eastAsia="zh-CN"/>
            </w:rPr>
            <w:t>(ii)</w:t>
          </w:r>
          <w:r w:rsidR="00277A2A" w:rsidRPr="00277A2A" w:rsidDel="00082A66">
            <w:rPr>
              <w:rFonts w:eastAsiaTheme="minorEastAsia"/>
              <w:sz w:val="21"/>
              <w:szCs w:val="21"/>
              <w:lang w:eastAsia="zh-CN"/>
            </w:rPr>
            <w:t xml:space="preserve"> transmissive modalities. </w:t>
          </w:r>
          <w:r w:rsidR="00C448DF" w:rsidRPr="00544283" w:rsidDel="00082A66">
            <w:rPr>
              <w:rFonts w:eastAsiaTheme="minorEastAsia"/>
              <w:sz w:val="21"/>
              <w:szCs w:val="21"/>
              <w:lang w:eastAsia="zh-CN"/>
            </w:rPr>
            <w:t xml:space="preserve">(b) Reconstructed surface reflectance of the 24-patch </w:t>
          </w:r>
          <w:r w:rsidR="00BF614C" w:rsidDel="00082A66">
            <w:rPr>
              <w:rFonts w:eastAsiaTheme="minorEastAsia" w:hint="eastAsia"/>
              <w:sz w:val="21"/>
              <w:szCs w:val="21"/>
              <w:lang w:eastAsia="zh-CN"/>
            </w:rPr>
            <w:t xml:space="preserve">reflective </w:t>
          </w:r>
          <w:r w:rsidR="00396811" w:rsidDel="00082A66">
            <w:rPr>
              <w:rFonts w:eastAsiaTheme="minorEastAsia"/>
              <w:sz w:val="21"/>
              <w:szCs w:val="21"/>
              <w:lang w:eastAsia="zh-CN"/>
            </w:rPr>
            <w:t>colorchecker</w:t>
          </w:r>
          <w:r w:rsidR="00010620" w:rsidDel="00082A66">
            <w:rPr>
              <w:rFonts w:eastAsiaTheme="minorEastAsia" w:hint="eastAsia"/>
              <w:sz w:val="21"/>
              <w:szCs w:val="21"/>
              <w:lang w:eastAsia="zh-CN"/>
            </w:rPr>
            <w:t xml:space="preserve"> </w:t>
          </w:r>
          <w:r w:rsidR="00010620" w:rsidRPr="001B4563" w:rsidDel="00082A66">
            <w:rPr>
              <w:rFonts w:eastAsiaTheme="minorEastAsia"/>
              <w:sz w:val="21"/>
              <w:szCs w:val="21"/>
              <w:lang w:eastAsia="zh-CN"/>
            </w:rPr>
            <w:t>(odd-numbered patches from #1 to #23, indexed sequentially left-to-right, top-to-bottom)</w:t>
          </w:r>
          <w:r w:rsidR="00C448DF" w:rsidRPr="00010620" w:rsidDel="00082A66">
            <w:rPr>
              <w:rFonts w:eastAsiaTheme="minorEastAsia"/>
              <w:sz w:val="21"/>
              <w:szCs w:val="21"/>
              <w:lang w:eastAsia="zh-CN"/>
            </w:rPr>
            <w:t>.</w:t>
          </w:r>
          <w:r w:rsidR="00C448DF" w:rsidRPr="00544283" w:rsidDel="00082A66">
            <w:rPr>
              <w:rFonts w:eastAsiaTheme="minorEastAsia"/>
              <w:sz w:val="21"/>
              <w:szCs w:val="21"/>
              <w:lang w:eastAsia="zh-CN"/>
            </w:rPr>
            <w:t xml:space="preserve"> Open circles denote the OFE prediction (Pred.) against the ground truth (GT, dashed lines), yielding an average RMSE of 0.0422. Insets display the corresponding sRGB color renderings. (c) Reconstruction profiles of isolated 10 nm FWHM narrowband spectral peaks</w:t>
          </w:r>
          <w:r w:rsidR="000B4CC6" w:rsidDel="00082A66">
            <w:rPr>
              <w:rFonts w:eastAsiaTheme="minorEastAsia" w:hint="eastAsia"/>
              <w:sz w:val="21"/>
              <w:szCs w:val="21"/>
              <w:lang w:eastAsia="zh-CN"/>
            </w:rPr>
            <w:t>.</w:t>
          </w:r>
          <w:r w:rsidR="000B4CC6" w:rsidRPr="00FA371A" w:rsidDel="00082A66">
            <w:rPr>
              <w:rFonts w:eastAsiaTheme="minorEastAsia"/>
              <w:b/>
              <w:bCs/>
              <w:sz w:val="21"/>
              <w:szCs w:val="21"/>
              <w:lang w:eastAsia="zh-CN"/>
            </w:rPr>
            <w:t xml:space="preserve"> </w:t>
          </w:r>
        </w:moveFrom>
      </w:moveFrom>
    </w:p>
    <w:moveFromRangeEnd w:id="184"/>
    <w:p w14:paraId="5E6B9E9B" w14:textId="603AAFCE" w:rsidR="00150923" w:rsidRDefault="00C448DF" w:rsidP="00150923">
      <w:pPr>
        <w:ind w:firstLineChars="50" w:firstLine="105"/>
        <w:jc w:val="both"/>
        <w:rPr>
          <w:rFonts w:eastAsia="宋体" w:cs="宋体"/>
          <w:spacing w:val="0"/>
          <w:sz w:val="21"/>
          <w:szCs w:val="21"/>
          <w:lang w:eastAsia="zh-CN"/>
        </w:rPr>
      </w:pPr>
      <w:r>
        <w:rPr>
          <w:rFonts w:eastAsia="宋体" w:cs="宋体"/>
          <w:spacing w:val="0"/>
          <w:sz w:val="21"/>
          <w:szCs w:val="21"/>
          <w:lang w:eastAsia="zh-CN"/>
        </w:rPr>
        <w:tab/>
      </w:r>
      <w:r w:rsidR="00B14192">
        <w:rPr>
          <w:rFonts w:eastAsia="宋体" w:cs="宋体" w:hint="eastAsia"/>
          <w:spacing w:val="0"/>
          <w:sz w:val="21"/>
          <w:szCs w:val="21"/>
          <w:lang w:eastAsia="zh-CN"/>
        </w:rPr>
        <w:t xml:space="preserve">Furthermore, </w:t>
      </w:r>
      <w:r w:rsidR="00A9631B" w:rsidRPr="00A9631B">
        <w:rPr>
          <w:rFonts w:eastAsia="宋体" w:cs="宋体"/>
          <w:spacing w:val="0"/>
          <w:sz w:val="21"/>
          <w:szCs w:val="21"/>
          <w:lang w:eastAsia="zh-CN"/>
        </w:rPr>
        <w:t>we introduce a 50 kHz switched-mode power supply (SMPS) noise source</w:t>
      </w:r>
      <w:r w:rsidR="00B14192">
        <w:rPr>
          <w:rFonts w:eastAsia="宋体" w:cs="宋体" w:hint="eastAsia"/>
          <w:spacing w:val="0"/>
          <w:sz w:val="21"/>
          <w:szCs w:val="21"/>
          <w:lang w:eastAsia="zh-CN"/>
        </w:rPr>
        <w:t xml:space="preserve"> t</w:t>
      </w:r>
      <w:r w:rsidR="00B14192" w:rsidRPr="00A9631B">
        <w:rPr>
          <w:rFonts w:eastAsia="宋体" w:cs="宋体"/>
          <w:spacing w:val="0"/>
          <w:sz w:val="21"/>
          <w:szCs w:val="21"/>
          <w:lang w:eastAsia="zh-CN"/>
        </w:rPr>
        <w:t xml:space="preserve">o evaluate </w:t>
      </w:r>
      <w:r w:rsidR="00B14192">
        <w:rPr>
          <w:rFonts w:eastAsia="宋体" w:cs="宋体" w:hint="eastAsia"/>
          <w:spacing w:val="0"/>
          <w:sz w:val="21"/>
          <w:szCs w:val="21"/>
          <w:lang w:eastAsia="zh-CN"/>
        </w:rPr>
        <w:t xml:space="preserve">its </w:t>
      </w:r>
      <w:ins w:id="189" w:author="yj zeng" w:date="2026-03-27T15:36:00Z" w16du:dateUtc="2026-03-27T07:36:00Z">
        <w:r w:rsidR="00A93050">
          <w:rPr>
            <w:rFonts w:eastAsia="宋体" w:cs="宋体" w:hint="eastAsia"/>
            <w:spacing w:val="0"/>
            <w:sz w:val="21"/>
            <w:szCs w:val="21"/>
            <w:lang w:eastAsia="zh-CN"/>
          </w:rPr>
          <w:t>o</w:t>
        </w:r>
        <w:r w:rsidR="00A93050" w:rsidRPr="009C71D0">
          <w:rPr>
            <w:rFonts w:eastAsia="宋体" w:cs="宋体"/>
            <w:spacing w:val="0"/>
            <w:sz w:val="21"/>
            <w:szCs w:val="21"/>
            <w:lang w:eastAsia="zh-CN"/>
          </w:rPr>
          <w:t xml:space="preserve">rthogonal </w:t>
        </w:r>
        <w:r w:rsidR="00A93050">
          <w:rPr>
            <w:rFonts w:eastAsia="宋体" w:cs="宋体" w:hint="eastAsia"/>
            <w:spacing w:val="0"/>
            <w:sz w:val="21"/>
            <w:szCs w:val="21"/>
            <w:lang w:eastAsia="zh-CN"/>
          </w:rPr>
          <w:t>i</w:t>
        </w:r>
        <w:r w:rsidR="00A93050" w:rsidRPr="009C71D0">
          <w:rPr>
            <w:rFonts w:eastAsia="宋体" w:cs="宋体"/>
            <w:spacing w:val="0"/>
            <w:sz w:val="21"/>
            <w:szCs w:val="21"/>
            <w:lang w:eastAsia="zh-CN"/>
          </w:rPr>
          <w:t xml:space="preserve">nterference </w:t>
        </w:r>
        <w:r w:rsidR="00A93050">
          <w:rPr>
            <w:rFonts w:eastAsia="宋体" w:cs="宋体" w:hint="eastAsia"/>
            <w:spacing w:val="0"/>
            <w:sz w:val="21"/>
            <w:szCs w:val="21"/>
            <w:lang w:eastAsia="zh-CN"/>
          </w:rPr>
          <w:t>i</w:t>
        </w:r>
        <w:r w:rsidR="00A93050" w:rsidRPr="009C71D0">
          <w:rPr>
            <w:rFonts w:eastAsia="宋体" w:cs="宋体"/>
            <w:spacing w:val="0"/>
            <w:sz w:val="21"/>
            <w:szCs w:val="21"/>
            <w:lang w:eastAsia="zh-CN"/>
          </w:rPr>
          <w:t>mmunit</w:t>
        </w:r>
        <w:r w:rsidR="00A93050">
          <w:rPr>
            <w:rFonts w:eastAsia="宋体" w:cs="宋体" w:hint="eastAsia"/>
            <w:spacing w:val="0"/>
            <w:sz w:val="21"/>
            <w:szCs w:val="21"/>
            <w:lang w:eastAsia="zh-CN"/>
          </w:rPr>
          <w:t>y</w:t>
        </w:r>
      </w:ins>
      <w:del w:id="190" w:author="yj zeng" w:date="2026-03-27T15:36:00Z" w16du:dateUtc="2026-03-27T07:36:00Z">
        <w:r w:rsidR="00B14192" w:rsidDel="00A93050">
          <w:rPr>
            <w:rFonts w:eastAsia="宋体" w:cs="宋体" w:hint="eastAsia"/>
            <w:spacing w:val="0"/>
            <w:sz w:val="21"/>
            <w:szCs w:val="21"/>
            <w:lang w:eastAsia="zh-CN"/>
          </w:rPr>
          <w:delText>a</w:delText>
        </w:r>
        <w:r w:rsidR="00B14192" w:rsidRPr="00FC6906" w:rsidDel="00A93050">
          <w:rPr>
            <w:rFonts w:eastAsia="宋体" w:cs="宋体"/>
            <w:spacing w:val="0"/>
            <w:sz w:val="21"/>
            <w:szCs w:val="21"/>
            <w:lang w:eastAsia="zh-CN"/>
          </w:rPr>
          <w:delText xml:space="preserve">mplitude </w:delText>
        </w:r>
        <w:r w:rsidR="00B14192" w:rsidDel="00A93050">
          <w:rPr>
            <w:rFonts w:eastAsia="宋体" w:cs="宋体" w:hint="eastAsia"/>
            <w:spacing w:val="0"/>
            <w:sz w:val="21"/>
            <w:szCs w:val="21"/>
            <w:lang w:eastAsia="zh-CN"/>
          </w:rPr>
          <w:delText>i</w:delText>
        </w:r>
        <w:r w:rsidR="00B14192" w:rsidRPr="00FC6906" w:rsidDel="00A93050">
          <w:rPr>
            <w:rFonts w:eastAsia="宋体" w:cs="宋体"/>
            <w:spacing w:val="0"/>
            <w:sz w:val="21"/>
            <w:szCs w:val="21"/>
            <w:lang w:eastAsia="zh-CN"/>
          </w:rPr>
          <w:delText>mmunity</w:delText>
        </w:r>
      </w:del>
      <w:r w:rsidR="00B14192">
        <w:rPr>
          <w:rFonts w:eastAsia="宋体" w:cs="宋体" w:hint="eastAsia"/>
          <w:spacing w:val="0"/>
          <w:sz w:val="21"/>
          <w:szCs w:val="21"/>
          <w:lang w:eastAsia="zh-CN"/>
        </w:rPr>
        <w:t xml:space="preserve"> </w:t>
      </w:r>
      <w:r w:rsidR="003D022F">
        <w:rPr>
          <w:rFonts w:eastAsia="宋体" w:cs="宋体"/>
          <w:spacing w:val="0"/>
          <w:sz w:val="21"/>
          <w:szCs w:val="21"/>
          <w:lang w:eastAsia="zh-CN"/>
        </w:rPr>
        <w:t>advantage</w:t>
      </w:r>
      <w:r w:rsidR="003D022F">
        <w:rPr>
          <w:rFonts w:eastAsia="宋体" w:cs="宋体" w:hint="eastAsia"/>
          <w:spacing w:val="0"/>
          <w:sz w:val="21"/>
          <w:szCs w:val="21"/>
          <w:lang w:eastAsia="zh-CN"/>
        </w:rPr>
        <w:t xml:space="preserve"> with the setup shown in Figure 3a</w:t>
      </w:r>
      <w:r w:rsidR="000B5DFC">
        <w:rPr>
          <w:rFonts w:eastAsia="宋体" w:cs="宋体" w:hint="eastAsia"/>
          <w:spacing w:val="0"/>
          <w:sz w:val="21"/>
          <w:szCs w:val="21"/>
          <w:lang w:eastAsia="zh-CN"/>
        </w:rPr>
        <w:t>(</w:t>
      </w:r>
      <w:r w:rsidR="003D022F">
        <w:rPr>
          <w:rFonts w:eastAsia="宋体" w:cs="宋体" w:hint="eastAsia"/>
          <w:spacing w:val="0"/>
          <w:sz w:val="21"/>
          <w:szCs w:val="21"/>
          <w:lang w:eastAsia="zh-CN"/>
        </w:rPr>
        <w:t>ii</w:t>
      </w:r>
      <w:r w:rsidR="000B5DFC">
        <w:rPr>
          <w:rFonts w:eastAsia="宋体" w:cs="宋体" w:hint="eastAsia"/>
          <w:spacing w:val="0"/>
          <w:sz w:val="21"/>
          <w:szCs w:val="21"/>
          <w:lang w:eastAsia="zh-CN"/>
        </w:rPr>
        <w:t>)</w:t>
      </w:r>
      <w:r w:rsidR="00A9631B" w:rsidRPr="00A9631B">
        <w:rPr>
          <w:rFonts w:eastAsia="宋体" w:cs="宋体"/>
          <w:spacing w:val="0"/>
          <w:sz w:val="21"/>
          <w:szCs w:val="21"/>
          <w:lang w:eastAsia="zh-CN"/>
        </w:rPr>
        <w:t xml:space="preserve">. </w:t>
      </w:r>
      <w:ins w:id="191" w:author="yj zeng" w:date="2026-03-27T15:40:00Z" w16du:dateUtc="2026-03-27T07:40:00Z">
        <w:r w:rsidR="00617858" w:rsidRPr="00617858">
          <w:rPr>
            <w:rFonts w:eastAsia="宋体" w:cs="宋体"/>
            <w:spacing w:val="0"/>
            <w:sz w:val="21"/>
            <w:szCs w:val="21"/>
            <w:lang w:eastAsia="zh-CN"/>
          </w:rPr>
          <w:t>Patch #15 (</w:t>
        </w:r>
        <w:r w:rsidR="00617858">
          <w:rPr>
            <w:rFonts w:eastAsia="宋体" w:cs="宋体" w:hint="eastAsia"/>
            <w:spacing w:val="0"/>
            <w:sz w:val="21"/>
            <w:szCs w:val="21"/>
            <w:lang w:eastAsia="zh-CN"/>
          </w:rPr>
          <w:t>r</w:t>
        </w:r>
        <w:r w:rsidR="00617858" w:rsidRPr="00617858">
          <w:rPr>
            <w:rFonts w:eastAsia="宋体" w:cs="宋体"/>
            <w:spacing w:val="0"/>
            <w:sz w:val="21"/>
            <w:szCs w:val="21"/>
            <w:lang w:eastAsia="zh-CN"/>
          </w:rPr>
          <w:t xml:space="preserve">ed) of a transmissive </w:t>
        </w:r>
        <w:proofErr w:type="spellStart"/>
        <w:r w:rsidR="00617858">
          <w:rPr>
            <w:rFonts w:eastAsia="宋体" w:cs="宋体" w:hint="eastAsia"/>
            <w:spacing w:val="0"/>
            <w:sz w:val="21"/>
            <w:szCs w:val="21"/>
            <w:lang w:eastAsia="zh-CN"/>
          </w:rPr>
          <w:t>c</w:t>
        </w:r>
        <w:r w:rsidR="00617858" w:rsidRPr="00617858">
          <w:rPr>
            <w:rFonts w:eastAsia="宋体" w:cs="宋体"/>
            <w:spacing w:val="0"/>
            <w:sz w:val="21"/>
            <w:szCs w:val="21"/>
            <w:lang w:eastAsia="zh-CN"/>
          </w:rPr>
          <w:t>olor</w:t>
        </w:r>
        <w:r w:rsidR="00617858">
          <w:rPr>
            <w:rFonts w:eastAsia="宋体" w:cs="宋体" w:hint="eastAsia"/>
            <w:spacing w:val="0"/>
            <w:sz w:val="21"/>
            <w:szCs w:val="21"/>
            <w:lang w:eastAsia="zh-CN"/>
          </w:rPr>
          <w:t>c</w:t>
        </w:r>
        <w:r w:rsidR="00617858" w:rsidRPr="00617858">
          <w:rPr>
            <w:rFonts w:eastAsia="宋体" w:cs="宋体"/>
            <w:spacing w:val="0"/>
            <w:sz w:val="21"/>
            <w:szCs w:val="21"/>
            <w:lang w:eastAsia="zh-CN"/>
          </w:rPr>
          <w:t>hecker</w:t>
        </w:r>
        <w:proofErr w:type="spellEnd"/>
        <w:r w:rsidR="00617858" w:rsidRPr="00617858">
          <w:rPr>
            <w:rFonts w:eastAsia="宋体" w:cs="宋体"/>
            <w:spacing w:val="0"/>
            <w:sz w:val="21"/>
            <w:szCs w:val="21"/>
            <w:lang w:eastAsia="zh-CN"/>
          </w:rPr>
          <w:t xml:space="preserve"> is employed as a representative test case to evaluate the system's performance.</w:t>
        </w:r>
        <w:r w:rsidR="00617858">
          <w:rPr>
            <w:rFonts w:eastAsia="宋体" w:cs="宋体" w:hint="eastAsia"/>
            <w:spacing w:val="0"/>
            <w:sz w:val="21"/>
            <w:szCs w:val="21"/>
            <w:lang w:eastAsia="zh-CN"/>
          </w:rPr>
          <w:t xml:space="preserve"> </w:t>
        </w:r>
      </w:ins>
      <w:del w:id="192" w:author="yj zeng" w:date="2026-03-27T15:40:00Z" w16du:dateUtc="2026-03-27T07:40:00Z">
        <w:r w:rsidR="00150923" w:rsidDel="00617858">
          <w:rPr>
            <w:rFonts w:eastAsia="宋体" w:cs="宋体" w:hint="eastAsia"/>
            <w:spacing w:val="0"/>
            <w:sz w:val="21"/>
            <w:szCs w:val="21"/>
            <w:lang w:eastAsia="zh-CN"/>
          </w:rPr>
          <w:delText>P</w:delText>
        </w:r>
        <w:r w:rsidR="00150923" w:rsidRPr="00A9631B" w:rsidDel="00617858">
          <w:rPr>
            <w:rFonts w:eastAsia="宋体" w:cs="宋体"/>
            <w:spacing w:val="0"/>
            <w:sz w:val="21"/>
            <w:szCs w:val="21"/>
            <w:lang w:eastAsia="zh-CN"/>
          </w:rPr>
          <w:delText>atch #15</w:delText>
        </w:r>
        <w:r w:rsidR="00150923" w:rsidDel="00617858">
          <w:rPr>
            <w:rFonts w:eastAsia="宋体" w:cs="宋体" w:hint="eastAsia"/>
            <w:spacing w:val="0"/>
            <w:sz w:val="21"/>
            <w:szCs w:val="21"/>
            <w:lang w:eastAsia="zh-CN"/>
          </w:rPr>
          <w:delText xml:space="preserve"> in a transmissive c</w:delText>
        </w:r>
        <w:r w:rsidR="00150923" w:rsidRPr="00A9631B" w:rsidDel="00617858">
          <w:rPr>
            <w:rFonts w:eastAsia="宋体" w:cs="宋体"/>
            <w:spacing w:val="0"/>
            <w:sz w:val="21"/>
            <w:szCs w:val="21"/>
            <w:lang w:eastAsia="zh-CN"/>
          </w:rPr>
          <w:delText>olor</w:delText>
        </w:r>
        <w:r w:rsidR="00150923" w:rsidDel="00617858">
          <w:rPr>
            <w:rFonts w:eastAsia="宋体" w:cs="宋体" w:hint="eastAsia"/>
            <w:spacing w:val="0"/>
            <w:sz w:val="21"/>
            <w:szCs w:val="21"/>
            <w:lang w:eastAsia="zh-CN"/>
          </w:rPr>
          <w:delText>c</w:delText>
        </w:r>
        <w:r w:rsidR="00150923" w:rsidRPr="00A9631B" w:rsidDel="00617858">
          <w:rPr>
            <w:rFonts w:eastAsia="宋体" w:cs="宋体"/>
            <w:spacing w:val="0"/>
            <w:sz w:val="21"/>
            <w:szCs w:val="21"/>
            <w:lang w:eastAsia="zh-CN"/>
          </w:rPr>
          <w:delText>hecker</w:delText>
        </w:r>
        <w:r w:rsidR="00150923" w:rsidDel="00617858">
          <w:rPr>
            <w:rFonts w:eastAsia="宋体" w:cs="宋体" w:hint="eastAsia"/>
            <w:spacing w:val="0"/>
            <w:sz w:val="21"/>
            <w:szCs w:val="21"/>
            <w:lang w:eastAsia="zh-CN"/>
          </w:rPr>
          <w:delText xml:space="preserve"> is </w:delText>
        </w:r>
        <w:r w:rsidR="00150923" w:rsidRPr="00A9631B" w:rsidDel="00617858">
          <w:rPr>
            <w:rFonts w:eastAsia="宋体" w:cs="宋体"/>
            <w:spacing w:val="0"/>
            <w:sz w:val="21"/>
            <w:szCs w:val="21"/>
            <w:lang w:eastAsia="zh-CN"/>
          </w:rPr>
          <w:delText xml:space="preserve">selected </w:delText>
        </w:r>
        <w:r w:rsidR="00150923" w:rsidDel="00617858">
          <w:rPr>
            <w:rFonts w:eastAsia="宋体" w:cs="宋体" w:hint="eastAsia"/>
            <w:spacing w:val="0"/>
            <w:sz w:val="21"/>
            <w:szCs w:val="21"/>
            <w:lang w:eastAsia="zh-CN"/>
          </w:rPr>
          <w:delText xml:space="preserve">as </w:delText>
        </w:r>
        <w:r w:rsidR="00150923" w:rsidRPr="00A9631B" w:rsidDel="00617858">
          <w:rPr>
            <w:rFonts w:eastAsia="宋体" w:cs="宋体"/>
            <w:spacing w:val="0"/>
            <w:sz w:val="21"/>
            <w:szCs w:val="21"/>
            <w:lang w:eastAsia="zh-CN"/>
          </w:rPr>
          <w:delText xml:space="preserve">a representative </w:delText>
        </w:r>
      </w:del>
      <w:del w:id="193" w:author="yj zeng" w:date="2026-03-27T15:39:00Z" w16du:dateUtc="2026-03-27T07:39:00Z">
        <w:r w:rsidR="00150923" w:rsidRPr="00A9631B" w:rsidDel="00980AD5">
          <w:rPr>
            <w:rFonts w:eastAsia="宋体" w:cs="宋体"/>
            <w:spacing w:val="0"/>
            <w:sz w:val="21"/>
            <w:szCs w:val="21"/>
            <w:lang w:eastAsia="zh-CN"/>
          </w:rPr>
          <w:delText>broadband profile</w:delText>
        </w:r>
      </w:del>
      <w:del w:id="194" w:author="yj zeng" w:date="2026-03-27T15:40:00Z" w16du:dateUtc="2026-03-27T07:40:00Z">
        <w:r w:rsidR="00150923" w:rsidRPr="00A9631B" w:rsidDel="00617858">
          <w:rPr>
            <w:rFonts w:eastAsia="宋体" w:cs="宋体"/>
            <w:spacing w:val="0"/>
            <w:sz w:val="21"/>
            <w:szCs w:val="21"/>
            <w:lang w:eastAsia="zh-CN"/>
          </w:rPr>
          <w:delText>.</w:delText>
        </w:r>
        <w:r w:rsidR="00150923" w:rsidDel="00617858">
          <w:rPr>
            <w:rFonts w:eastAsia="宋体" w:cs="宋体" w:hint="eastAsia"/>
            <w:spacing w:val="0"/>
            <w:sz w:val="21"/>
            <w:szCs w:val="21"/>
            <w:lang w:eastAsia="zh-CN"/>
          </w:rPr>
          <w:delText xml:space="preserve"> </w:delText>
        </w:r>
      </w:del>
      <w:r w:rsidR="00150923" w:rsidRPr="00150923">
        <w:rPr>
          <w:rFonts w:eastAsia="宋体" w:cs="宋体"/>
          <w:spacing w:val="0"/>
          <w:sz w:val="21"/>
          <w:szCs w:val="21"/>
          <w:lang w:eastAsia="zh-CN"/>
        </w:rPr>
        <w:t xml:space="preserve">As depicted in the frequency-domain analysis (Figure 4d), the SMPS injects deterministic harmonics that </w:t>
      </w:r>
      <w:ins w:id="195" w:author="yj zeng" w:date="2026-03-27T15:42:00Z" w16du:dateUtc="2026-03-27T07:42:00Z">
        <w:r w:rsidR="00BB434A" w:rsidRPr="00BB434A">
          <w:rPr>
            <w:rFonts w:eastAsia="宋体" w:cs="宋体"/>
            <w:spacing w:val="0"/>
            <w:sz w:val="21"/>
            <w:szCs w:val="21"/>
            <w:lang w:eastAsia="zh-CN"/>
          </w:rPr>
          <w:t>constitute the primary components of</w:t>
        </w:r>
      </w:ins>
      <w:del w:id="196" w:author="yj zeng" w:date="2026-03-27T15:42:00Z" w16du:dateUtc="2026-03-27T07:42:00Z">
        <w:r w:rsidR="00150923" w:rsidRPr="00150923" w:rsidDel="00BB434A">
          <w:rPr>
            <w:rFonts w:eastAsia="宋体" w:cs="宋体"/>
            <w:spacing w:val="0"/>
            <w:sz w:val="21"/>
            <w:szCs w:val="21"/>
            <w:lang w:eastAsia="zh-CN"/>
          </w:rPr>
          <w:delText>dominate</w:delText>
        </w:r>
      </w:del>
      <w:r w:rsidR="00150923" w:rsidRPr="00150923">
        <w:rPr>
          <w:rFonts w:eastAsia="宋体" w:cs="宋体"/>
          <w:spacing w:val="0"/>
          <w:sz w:val="21"/>
          <w:szCs w:val="21"/>
          <w:lang w:eastAsia="zh-CN"/>
        </w:rPr>
        <w:t xml:space="preserve"> the low-frequency spectrum up to approximately 350 kHz. Maintaining the broadband configuration (Strategy 2, 30–410 kHz) from Figure 3 would result in spectral collisions for the lower-frequency carriers. To </w:t>
      </w:r>
      <w:del w:id="197" w:author="yj zeng" w:date="2026-03-27T15:42:00Z" w16du:dateUtc="2026-03-27T07:42:00Z">
        <w:r w:rsidR="00150923" w:rsidRPr="00150923" w:rsidDel="00CF3714">
          <w:rPr>
            <w:rFonts w:eastAsia="宋体" w:cs="宋体"/>
            <w:spacing w:val="0"/>
            <w:sz w:val="21"/>
            <w:szCs w:val="21"/>
            <w:lang w:eastAsia="zh-CN"/>
          </w:rPr>
          <w:delText xml:space="preserve">actively </w:delText>
        </w:r>
      </w:del>
      <w:r w:rsidR="00150923" w:rsidRPr="00150923">
        <w:rPr>
          <w:rFonts w:eastAsia="宋体" w:cs="宋体"/>
          <w:spacing w:val="0"/>
          <w:sz w:val="21"/>
          <w:szCs w:val="21"/>
          <w:lang w:eastAsia="zh-CN"/>
        </w:rPr>
        <w:t xml:space="preserve">evade this noise, we </w:t>
      </w:r>
      <w:del w:id="198" w:author="yj zeng" w:date="2026-03-27T15:42:00Z" w16du:dateUtc="2026-03-27T07:42:00Z">
        <w:r w:rsidR="00150923" w:rsidRPr="00150923" w:rsidDel="006B387D">
          <w:rPr>
            <w:rFonts w:eastAsia="宋体" w:cs="宋体"/>
            <w:spacing w:val="0"/>
            <w:sz w:val="21"/>
            <w:szCs w:val="21"/>
            <w:lang w:eastAsia="zh-CN"/>
          </w:rPr>
          <w:delText xml:space="preserve">dynamically </w:delText>
        </w:r>
      </w:del>
      <w:r w:rsidR="00150923" w:rsidRPr="00150923">
        <w:rPr>
          <w:rFonts w:eastAsia="宋体" w:cs="宋体"/>
          <w:spacing w:val="0"/>
          <w:sz w:val="21"/>
          <w:szCs w:val="21"/>
          <w:lang w:eastAsia="zh-CN"/>
        </w:rPr>
        <w:t>reconfigure the hardware to the sub-octave configuration (Strategy 1), explicitly shifting all OFE carriers</w:t>
      </w:r>
      <w:r w:rsidR="00581D2C" w:rsidRPr="00581D2C">
        <w:rPr>
          <w:rFonts w:eastAsia="宋体" w:cs="宋体"/>
          <w:spacing w:val="0"/>
          <w:sz w:val="21"/>
          <w:szCs w:val="21"/>
          <w:lang w:eastAsia="zh-CN"/>
        </w:rPr>
        <w:t xml:space="preserve">, </w:t>
      </w:r>
      <w:r w:rsidR="00581D2C" w:rsidRPr="001B4563">
        <w:rPr>
          <w:rFonts w:eastAsia="宋体" w:cs="宋体"/>
          <w:spacing w:val="0"/>
          <w:sz w:val="21"/>
          <w:szCs w:val="21"/>
          <w:lang w:eastAsia="zh-CN"/>
        </w:rPr>
        <w:t>spaced at 10 kHz intervals</w:t>
      </w:r>
      <w:r w:rsidR="00581D2C" w:rsidRPr="00581D2C">
        <w:rPr>
          <w:rFonts w:eastAsia="宋体" w:cs="宋体"/>
          <w:spacing w:val="0"/>
          <w:sz w:val="21"/>
          <w:szCs w:val="21"/>
          <w:lang w:eastAsia="zh-CN"/>
        </w:rPr>
        <w:t>,</w:t>
      </w:r>
      <w:r w:rsidR="00581D2C">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into the higher 380–490 kHz band (Fig. 4c). </w:t>
      </w:r>
      <w:del w:id="199" w:author="yj zeng" w:date="2026-03-27T15:43:00Z" w16du:dateUtc="2026-03-27T07:43:00Z">
        <w:r w:rsidR="00150923" w:rsidRPr="00150923" w:rsidDel="004109DE">
          <w:rPr>
            <w:rFonts w:eastAsia="宋体" w:cs="宋体"/>
            <w:spacing w:val="0"/>
            <w:sz w:val="21"/>
            <w:szCs w:val="21"/>
            <w:lang w:eastAsia="zh-CN"/>
          </w:rPr>
          <w:delText>Consequently, a</w:delText>
        </w:r>
      </w:del>
      <w:ins w:id="200" w:author="yj zeng" w:date="2026-03-27T15:43:00Z" w16du:dateUtc="2026-03-27T07:43:00Z">
        <w:r w:rsidR="004109DE">
          <w:rPr>
            <w:rFonts w:eastAsia="宋体" w:cs="宋体" w:hint="eastAsia"/>
            <w:spacing w:val="0"/>
            <w:sz w:val="21"/>
            <w:szCs w:val="21"/>
            <w:lang w:eastAsia="zh-CN"/>
          </w:rPr>
          <w:t>A</w:t>
        </w:r>
      </w:ins>
      <w:r w:rsidR="00150923" w:rsidRPr="00150923">
        <w:rPr>
          <w:rFonts w:eastAsia="宋体" w:cs="宋体"/>
          <w:spacing w:val="0"/>
          <w:sz w:val="21"/>
          <w:szCs w:val="21"/>
          <w:lang w:eastAsia="zh-CN"/>
        </w:rPr>
        <w:t xml:space="preserve">s dictated by the empirical benchmark (Fig. S4 in Supplement Section 9), maintaining orthogonality for this dense frequency cluster necessitates prolonging the temporal integration window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=1000 </m:t>
        </m:r>
        <m:r>
          <m:rPr>
            <m:sty m:val="p"/>
          </m:rPr>
          <w:rPr>
            <w:rFonts w:ascii="Cambria Math" w:eastAsiaTheme="minorEastAsia" w:hAnsi="Cambria Math"/>
            <w:sz w:val="21"/>
            <w:szCs w:val="21"/>
            <w:lang w:eastAsia="zh-CN"/>
          </w:rPr>
          <m:t>μ</m:t>
        </m:r>
      </m:oMath>
      <w:r w:rsidR="00150923" w:rsidRPr="00150923">
        <w:rPr>
          <w:rFonts w:eastAsia="宋体" w:cs="宋体"/>
          <w:spacing w:val="0"/>
          <w:sz w:val="21"/>
          <w:szCs w:val="21"/>
          <w:lang w:eastAsia="zh-CN"/>
        </w:rPr>
        <w:t>s.</w:t>
      </w:r>
    </w:p>
    <w:p w14:paraId="796B4B23" w14:textId="77777777" w:rsidR="00CB7FD4" w:rsidRPr="00231EA3" w:rsidRDefault="00CB7FD4" w:rsidP="00CB7FD4">
      <w:pPr>
        <w:jc w:val="center"/>
        <w:rPr>
          <w:rFonts w:eastAsia="宋体" w:cs="宋体"/>
          <w:spacing w:val="0"/>
          <w:sz w:val="21"/>
          <w:szCs w:val="21"/>
          <w:lang w:eastAsia="zh-CN"/>
        </w:rPr>
      </w:pPr>
      <w:r>
        <w:rPr>
          <w:rFonts w:eastAsia="宋体" w:cs="宋体"/>
          <w:noProof/>
          <w:spacing w:val="0"/>
          <w:sz w:val="21"/>
          <w:szCs w:val="21"/>
          <w:lang w:eastAsia="zh-CN"/>
        </w:rPr>
        <w:drawing>
          <wp:inline distT="0" distB="0" distL="0" distR="0" wp14:anchorId="26DAEF89" wp14:editId="1ECF0239">
            <wp:extent cx="5040000" cy="2967204"/>
            <wp:effectExtent l="0" t="0" r="8255" b="5080"/>
            <wp:docPr id="1551698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8164" name="图片 1551698164"/>
                    <pic:cNvPicPr/>
                  </pic:nvPicPr>
                  <pic:blipFill>
                    <a:blip r:embed="rId12"/>
                    <a:stretch>
                      <a:fillRect/>
                    </a:stretch>
                  </pic:blipFill>
                  <pic:spPr>
                    <a:xfrm>
                      <a:off x="0" y="0"/>
                      <a:ext cx="5040000" cy="2967204"/>
                    </a:xfrm>
                    <a:prstGeom prst="rect">
                      <a:avLst/>
                    </a:prstGeom>
                  </pic:spPr>
                </pic:pic>
              </a:graphicData>
            </a:graphic>
          </wp:inline>
        </w:drawing>
      </w:r>
    </w:p>
    <w:p w14:paraId="45CBA282" w14:textId="3BE6F4FB" w:rsidR="00CB7FD4" w:rsidRDefault="00CB7FD4" w:rsidP="001B4563">
      <w:pPr>
        <w:jc w:val="both"/>
        <w:rPr>
          <w:ins w:id="201" w:author="yj zeng" w:date="2026-03-27T15:48:00Z" w16du:dateUtc="2026-03-27T07:48:00Z"/>
          <w:rFonts w:eastAsia="宋体" w:cs="宋体"/>
          <w:spacing w:val="0"/>
          <w:sz w:val="21"/>
          <w:szCs w:val="21"/>
          <w:lang w:eastAsia="zh-CN"/>
        </w:rPr>
      </w:pPr>
      <w:r w:rsidRPr="00231EA3">
        <w:rPr>
          <w:rFonts w:eastAsia="宋体" w:cs="宋体"/>
          <w:b/>
          <w:bCs/>
          <w:spacing w:val="0"/>
          <w:sz w:val="21"/>
          <w:szCs w:val="21"/>
          <w:lang w:eastAsia="zh-CN"/>
        </w:rPr>
        <w:t xml:space="preserve">Figure 4. </w:t>
      </w:r>
      <w:r w:rsidRPr="00A4187A">
        <w:rPr>
          <w:rFonts w:eastAsia="宋体" w:cs="宋体"/>
          <w:b/>
          <w:bCs/>
          <w:spacing w:val="0"/>
          <w:sz w:val="21"/>
          <w:szCs w:val="21"/>
          <w:lang w:eastAsia="zh-CN"/>
        </w:rPr>
        <w:t>Experimental robustness evaluation under 50 kHz SMPS interference (</w:t>
      </w:r>
      <m:oMath>
        <m:sSub>
          <m:sSubPr>
            <m:ctrlPr>
              <w:rPr>
                <w:rFonts w:ascii="Cambria Math" w:eastAsia="宋体" w:hAnsi="Cambria Math" w:cs="宋体"/>
                <w:b/>
                <w:bCs/>
                <w:i/>
                <w:spacing w:val="0"/>
                <w:sz w:val="21"/>
                <w:szCs w:val="21"/>
                <w:lang w:eastAsia="zh-CN"/>
              </w:rPr>
            </m:ctrlPr>
          </m:sSubPr>
          <m:e>
            <m:r>
              <m:rPr>
                <m:sty m:val="bi"/>
              </m:rPr>
              <w:rPr>
                <w:rFonts w:ascii="Cambria Math" w:eastAsia="宋体" w:hAnsi="Cambria Math" w:cs="宋体"/>
                <w:spacing w:val="0"/>
                <w:sz w:val="21"/>
                <w:szCs w:val="21"/>
                <w:lang w:eastAsia="zh-CN"/>
              </w:rPr>
              <m:t>T</m:t>
            </m:r>
          </m:e>
          <m:sub>
            <m:r>
              <m:rPr>
                <m:sty m:val="bi"/>
              </m:rPr>
              <w:rPr>
                <w:rFonts w:ascii="Cambria Math" w:eastAsia="宋体" w:hAnsi="Cambria Math" w:cs="宋体"/>
                <w:spacing w:val="0"/>
                <w:sz w:val="21"/>
                <w:szCs w:val="21"/>
                <w:lang w:eastAsia="zh-CN"/>
              </w:rPr>
              <m:t>s</m:t>
            </m:r>
          </m:sub>
        </m:sSub>
        <m:r>
          <m:rPr>
            <m:sty m:val="bi"/>
          </m:rPr>
          <w:rPr>
            <w:rFonts w:ascii="Cambria Math" w:eastAsia="宋体" w:hAnsi="Cambria Math" w:cs="宋体"/>
            <w:spacing w:val="0"/>
            <w:sz w:val="21"/>
            <w:szCs w:val="21"/>
            <w:lang w:eastAsia="zh-CN"/>
          </w:rPr>
          <m:t>=1000 </m:t>
        </m:r>
        <m:r>
          <m:rPr>
            <m:sty m:val="b"/>
          </m:rPr>
          <w:rPr>
            <w:rFonts w:ascii="Cambria Math" w:eastAsiaTheme="minorEastAsia" w:hAnsi="Cambria Math"/>
            <w:sz w:val="21"/>
            <w:szCs w:val="21"/>
            <w:lang w:eastAsia="zh-CN"/>
          </w:rPr>
          <m:t>μ</m:t>
        </m:r>
      </m:oMath>
      <w:r w:rsidRPr="00A4187A">
        <w:rPr>
          <w:rFonts w:eastAsia="宋体" w:cs="宋体"/>
          <w:b/>
          <w:bCs/>
          <w:spacing w:val="0"/>
          <w:sz w:val="21"/>
          <w:szCs w:val="21"/>
          <w:lang w:eastAsia="zh-CN"/>
        </w:rPr>
        <w:t xml:space="preserve">s, Strategy 1). Time-domain composite signals under </w:t>
      </w:r>
      <w:r w:rsidRPr="00544283">
        <w:rPr>
          <w:rFonts w:eastAsia="宋体" w:cs="宋体"/>
          <w:spacing w:val="0"/>
          <w:sz w:val="21"/>
          <w:szCs w:val="21"/>
          <w:lang w:eastAsia="zh-CN"/>
        </w:rPr>
        <w:t xml:space="preserve">(a) high SNR (23.11 dB) and (b) </w:t>
      </w:r>
      <w:del w:id="202" w:author="yj zeng" w:date="2026-03-27T15:44:00Z" w16du:dateUtc="2026-03-27T07:44:00Z">
        <w:r w:rsidRPr="00544283" w:rsidDel="004E5288">
          <w:rPr>
            <w:rFonts w:eastAsia="宋体" w:cs="宋体"/>
            <w:spacing w:val="0"/>
            <w:sz w:val="21"/>
            <w:szCs w:val="21"/>
            <w:lang w:eastAsia="zh-CN"/>
          </w:rPr>
          <w:delText xml:space="preserve">extreme </w:delText>
        </w:r>
      </w:del>
      <w:r w:rsidRPr="00544283">
        <w:rPr>
          <w:rFonts w:eastAsia="宋体" w:cs="宋体"/>
          <w:spacing w:val="0"/>
          <w:sz w:val="21"/>
          <w:szCs w:val="21"/>
          <w:lang w:eastAsia="zh-CN"/>
        </w:rPr>
        <w:t xml:space="preserve">low SNR (-11.77 dB). (c) Frequency-domain spectrum of the clean OFE signal, with </w:t>
      </w:r>
      <w:del w:id="203" w:author="yj zeng" w:date="2026-03-27T15:44:00Z" w16du:dateUtc="2026-03-27T07:44:00Z">
        <w:r w:rsidRPr="00544283" w:rsidDel="007E4CA1">
          <w:rPr>
            <w:rFonts w:eastAsia="宋体" w:cs="宋体"/>
            <w:spacing w:val="0"/>
            <w:sz w:val="21"/>
            <w:szCs w:val="21"/>
            <w:lang w:eastAsia="zh-CN"/>
          </w:rPr>
          <w:delText xml:space="preserve">red </w:delText>
        </w:r>
      </w:del>
      <w:ins w:id="204" w:author="yj zeng" w:date="2026-03-27T15:44:00Z" w16du:dateUtc="2026-03-27T07:44:00Z">
        <w:r w:rsidR="007E4CA1">
          <w:rPr>
            <w:rFonts w:eastAsia="宋体" w:cs="宋体" w:hint="eastAsia"/>
            <w:spacing w:val="0"/>
            <w:sz w:val="21"/>
            <w:szCs w:val="21"/>
            <w:lang w:eastAsia="zh-CN"/>
          </w:rPr>
          <w:t>black</w:t>
        </w:r>
        <w:r w:rsidR="007E4CA1" w:rsidRPr="00544283">
          <w:rPr>
            <w:rFonts w:eastAsia="宋体" w:cs="宋体"/>
            <w:spacing w:val="0"/>
            <w:sz w:val="21"/>
            <w:szCs w:val="21"/>
            <w:lang w:eastAsia="zh-CN"/>
          </w:rPr>
          <w:t xml:space="preserve"> </w:t>
        </w:r>
      </w:ins>
      <w:r w:rsidRPr="00544283">
        <w:rPr>
          <w:rFonts w:eastAsia="宋体" w:cs="宋体"/>
          <w:spacing w:val="0"/>
          <w:sz w:val="21"/>
          <w:szCs w:val="21"/>
          <w:lang w:eastAsia="zh-CN"/>
        </w:rPr>
        <w:t>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the -12 dB threshold. (f) Reconstructed transmittance spectra across varying noise levels against the ground truth (solid black line).</w:t>
      </w:r>
    </w:p>
    <w:p w14:paraId="4509B4BA" w14:textId="74B0520E" w:rsidR="00C455FA" w:rsidRPr="00CB7FD4" w:rsidRDefault="00C455FA" w:rsidP="001B4563">
      <w:pPr>
        <w:jc w:val="both"/>
        <w:rPr>
          <w:rFonts w:eastAsia="宋体" w:cs="宋体"/>
          <w:spacing w:val="0"/>
          <w:sz w:val="21"/>
          <w:szCs w:val="21"/>
          <w:lang w:eastAsia="zh-CN"/>
        </w:rPr>
      </w:pPr>
      <w:ins w:id="205" w:author="yj zeng" w:date="2026-03-27T15:48:00Z" w16du:dateUtc="2026-03-27T07:48:00Z">
        <w:r>
          <w:rPr>
            <w:rFonts w:eastAsia="宋体" w:cs="宋体"/>
            <w:spacing w:val="0"/>
            <w:sz w:val="21"/>
            <w:szCs w:val="21"/>
            <w:lang w:eastAsia="zh-CN"/>
          </w:rPr>
          <w:lastRenderedPageBreak/>
          <w:tab/>
        </w:r>
        <w:r w:rsidRPr="00C455FA">
          <w:rPr>
            <w:rFonts w:eastAsia="宋体" w:cs="宋体"/>
            <w:spacing w:val="0"/>
            <w:sz w:val="21"/>
            <w:szCs w:val="21"/>
            <w:lang w:eastAsia="zh-CN"/>
          </w:rPr>
          <w:t>To quantify the system's environmental resilience, we define a</w:t>
        </w:r>
        <w:r>
          <w:rPr>
            <w:rFonts w:eastAsia="宋体" w:cs="宋体" w:hint="eastAsia"/>
            <w:spacing w:val="0"/>
            <w:sz w:val="21"/>
            <w:szCs w:val="21"/>
            <w:lang w:eastAsia="zh-CN"/>
          </w:rPr>
          <w:t xml:space="preserve"> </w:t>
        </w:r>
        <w:r w:rsidRPr="00C455FA">
          <w:rPr>
            <w:rFonts w:eastAsia="宋体" w:cs="宋体"/>
            <w:spacing w:val="0"/>
            <w:sz w:val="21"/>
            <w:szCs w:val="21"/>
            <w:lang w:eastAsia="zh-CN"/>
          </w:rPr>
          <w:t>frequency-domain SNR (detailed in Supplement Section 8). Because the OFE demodulation extracts energy at the fundamental carrier frequencies, the signal power ($P_{\</w:t>
        </w:r>
        <w:proofErr w:type="spellStart"/>
        <w:r w:rsidRPr="00C455FA">
          <w:rPr>
            <w:rFonts w:eastAsia="宋体" w:cs="宋体"/>
            <w:spacing w:val="0"/>
            <w:sz w:val="21"/>
            <w:szCs w:val="21"/>
            <w:lang w:eastAsia="zh-CN"/>
          </w:rPr>
          <w:t>mathrm</w:t>
        </w:r>
        <w:proofErr w:type="spellEnd"/>
        <w:r w:rsidRPr="00C455FA">
          <w:rPr>
            <w:rFonts w:eastAsia="宋体" w:cs="宋体"/>
            <w:spacing w:val="0"/>
            <w:sz w:val="21"/>
            <w:szCs w:val="21"/>
            <w:lang w:eastAsia="zh-CN"/>
          </w:rPr>
          <w:t>{signal</w:t>
        </w:r>
        <w:proofErr w:type="gramStart"/>
        <w:r w:rsidRPr="00C455FA">
          <w:rPr>
            <w:rFonts w:eastAsia="宋体" w:cs="宋体"/>
            <w:spacing w:val="0"/>
            <w:sz w:val="21"/>
            <w:szCs w:val="21"/>
            <w:lang w:eastAsia="zh-CN"/>
          </w:rPr>
          <w:t>}}$</w:t>
        </w:r>
        <w:proofErr w:type="gramEnd"/>
        <w:r w:rsidRPr="00C455FA">
          <w:rPr>
            <w:rFonts w:eastAsia="宋体" w:cs="宋体"/>
            <w:spacing w:val="0"/>
            <w:sz w:val="21"/>
            <w:szCs w:val="21"/>
            <w:lang w:eastAsia="zh-CN"/>
          </w:rPr>
          <w:t xml:space="preserve">) strictly isolates these discrete components, actively discarding the energy leaked into higher-order hardware harmonics. </w:t>
        </w:r>
      </w:ins>
      <w:ins w:id="206" w:author="yj zeng" w:date="2026-03-27T15:49:00Z" w16du:dateUtc="2026-03-27T07:49:00Z">
        <w:r w:rsidR="00BB1395">
          <w:rPr>
            <w:rFonts w:eastAsia="宋体" w:cs="宋体" w:hint="eastAsia"/>
            <w:spacing w:val="0"/>
            <w:sz w:val="21"/>
            <w:szCs w:val="21"/>
            <w:lang w:eastAsia="zh-CN"/>
          </w:rPr>
          <w:t>T</w:t>
        </w:r>
      </w:ins>
      <w:ins w:id="207" w:author="yj zeng" w:date="2026-03-27T15:48:00Z" w16du:dateUtc="2026-03-27T07:48:00Z">
        <w:r w:rsidRPr="00C455FA">
          <w:rPr>
            <w:rFonts w:eastAsia="宋体" w:cs="宋体"/>
            <w:spacing w:val="0"/>
            <w:sz w:val="21"/>
            <w:szCs w:val="21"/>
            <w:lang w:eastAsia="zh-CN"/>
          </w:rPr>
          <w:t>he noise power (</w:t>
        </w:r>
      </w:ins>
      <m:oMath>
        <m:sSub>
          <m:sSubPr>
            <m:ctrlPr>
              <w:ins w:id="208" w:author="yj zeng" w:date="2026-03-27T15:49:00Z" w16du:dateUtc="2026-03-27T07:49:00Z">
                <w:rPr>
                  <w:rFonts w:ascii="Cambria Math" w:hAnsi="Cambria Math"/>
                  <w:i/>
                  <w:sz w:val="21"/>
                  <w:szCs w:val="21"/>
                </w:rPr>
              </w:ins>
            </m:ctrlPr>
          </m:sSubPr>
          <m:e>
            <m:r>
              <w:ins w:id="209" w:author="yj zeng" w:date="2026-03-27T15:49:00Z" w16du:dateUtc="2026-03-27T07:49:00Z">
                <w:rPr>
                  <w:rFonts w:ascii="Cambria Math" w:hAnsi="Cambria Math"/>
                  <w:sz w:val="21"/>
                  <w:szCs w:val="21"/>
                </w:rPr>
                <m:t>P</m:t>
              </w:ins>
            </m:r>
          </m:e>
          <m:sub>
            <m:r>
              <w:ins w:id="210" w:author="yj zeng" w:date="2026-03-27T15:49:00Z" w16du:dateUtc="2026-03-27T07:49:00Z">
                <m:rPr>
                  <m:nor/>
                </m:rPr>
                <w:rPr>
                  <w:rFonts w:ascii="Cambria Math" w:hAnsi="Cambria Math"/>
                  <w:sz w:val="21"/>
                  <w:szCs w:val="21"/>
                </w:rPr>
                <m:t>signal</m:t>
              </w:ins>
            </m:r>
          </m:sub>
        </m:sSub>
      </m:oMath>
      <w:ins w:id="211" w:author="yj zeng" w:date="2026-03-27T15:48:00Z" w16du:dateUtc="2026-03-27T07:48:00Z">
        <w:r w:rsidRPr="00C455FA">
          <w:rPr>
            <w:rFonts w:eastAsia="宋体" w:cs="宋体"/>
            <w:spacing w:val="0"/>
            <w:sz w:val="21"/>
            <w:szCs w:val="21"/>
            <w:lang w:eastAsia="zh-CN"/>
          </w:rPr>
          <w:t xml:space="preserve">) excises these self-generated harmonic artifacts to isolate the true external environmental interference floor. </w:t>
        </w:r>
      </w:ins>
    </w:p>
    <w:p w14:paraId="554594EE" w14:textId="12234901" w:rsidR="000A3657" w:rsidDel="00C455FA" w:rsidRDefault="007B1356" w:rsidP="001B4563">
      <w:pPr>
        <w:ind w:firstLineChars="200" w:firstLine="420"/>
        <w:jc w:val="both"/>
        <w:rPr>
          <w:del w:id="212" w:author="yj zeng" w:date="2026-03-27T15:48:00Z" w16du:dateUtc="2026-03-27T07:48:00Z"/>
          <w:rFonts w:eastAsia="宋体" w:cs="宋体"/>
          <w:spacing w:val="0"/>
          <w:sz w:val="21"/>
          <w:szCs w:val="21"/>
          <w:lang w:eastAsia="zh-CN"/>
        </w:rPr>
      </w:pPr>
      <w:del w:id="213" w:author="yj zeng" w:date="2026-03-27T15:48:00Z" w16du:dateUtc="2026-03-27T07:48:00Z">
        <w:r w:rsidRPr="007B1356" w:rsidDel="00C455FA">
          <w:rPr>
            <w:rFonts w:eastAsia="宋体" w:cs="宋体"/>
            <w:spacing w:val="0"/>
            <w:sz w:val="21"/>
            <w:szCs w:val="21"/>
            <w:lang w:eastAsia="zh-CN"/>
          </w:rPr>
          <w:delText>To quantify the system</w:delText>
        </w:r>
        <w:r w:rsidR="000A3657" w:rsidDel="00C455FA">
          <w:rPr>
            <w:rFonts w:eastAsia="宋体" w:cs="宋体"/>
            <w:spacing w:val="0"/>
            <w:sz w:val="21"/>
            <w:szCs w:val="21"/>
            <w:lang w:eastAsia="zh-CN"/>
          </w:rPr>
          <w:delText>’</w:delText>
        </w:r>
        <w:r w:rsidRPr="007B1356" w:rsidDel="00C455FA">
          <w:rPr>
            <w:rFonts w:eastAsia="宋体" w:cs="宋体"/>
            <w:spacing w:val="0"/>
            <w:sz w:val="21"/>
            <w:szCs w:val="21"/>
            <w:lang w:eastAsia="zh-CN"/>
          </w:rPr>
          <w:delText xml:space="preserve">s performance, we define an effective frequency-domain SNR. As detailed </w:delText>
        </w:r>
        <w:r w:rsidRPr="00656E76" w:rsidDel="00C455FA">
          <w:rPr>
            <w:rFonts w:eastAsia="宋体" w:cs="宋体"/>
            <w:spacing w:val="0"/>
            <w:sz w:val="21"/>
            <w:szCs w:val="21"/>
            <w:lang w:eastAsia="zh-CN"/>
          </w:rPr>
          <w:delText xml:space="preserve">in </w:delText>
        </w:r>
        <w:r w:rsidRPr="001B4563" w:rsidDel="00C455FA">
          <w:rPr>
            <w:rFonts w:eastAsia="宋体" w:cs="宋体"/>
            <w:spacing w:val="0"/>
            <w:sz w:val="21"/>
            <w:szCs w:val="21"/>
            <w:lang w:eastAsia="zh-CN"/>
          </w:rPr>
          <w:delText xml:space="preserve">Supplement Section </w:delText>
        </w:r>
        <w:r w:rsidR="00656E76" w:rsidRPr="00656E76" w:rsidDel="00C455FA">
          <w:rPr>
            <w:rFonts w:eastAsia="宋体" w:cs="宋体" w:hint="eastAsia"/>
            <w:spacing w:val="0"/>
            <w:sz w:val="21"/>
            <w:szCs w:val="21"/>
            <w:lang w:eastAsia="zh-CN"/>
          </w:rPr>
          <w:delText>8</w:delText>
        </w:r>
        <w:r w:rsidRPr="00656E76" w:rsidDel="00C455FA">
          <w:rPr>
            <w:rFonts w:eastAsia="宋体" w:cs="宋体"/>
            <w:spacing w:val="0"/>
            <w:sz w:val="21"/>
            <w:szCs w:val="21"/>
            <w:lang w:eastAsia="zh-CN"/>
          </w:rPr>
          <w:delText>,</w:delText>
        </w:r>
        <w:r w:rsidRPr="007B1356" w:rsidDel="00C455FA">
          <w:rPr>
            <w:rFonts w:eastAsia="宋体" w:cs="宋体"/>
            <w:spacing w:val="0"/>
            <w:sz w:val="21"/>
            <w:szCs w:val="21"/>
            <w:lang w:eastAsia="zh-CN"/>
          </w:rPr>
          <w:delText xml:space="preserve"> this metric compares the power of the fundamental carriers against the broad environmental noise floor. By excluding the </w:delText>
        </w:r>
      </w:del>
      <w:del w:id="214" w:author="yj zeng" w:date="2026-03-27T15:45:00Z" w16du:dateUtc="2026-03-27T07:45:00Z">
        <w:r w:rsidRPr="007B1356" w:rsidDel="009E6E31">
          <w:rPr>
            <w:rFonts w:eastAsia="宋体" w:cs="宋体"/>
            <w:spacing w:val="0"/>
            <w:sz w:val="21"/>
            <w:szCs w:val="21"/>
            <w:lang w:eastAsia="zh-CN"/>
          </w:rPr>
          <w:delText xml:space="preserve">deterministic, </w:delText>
        </w:r>
      </w:del>
      <w:del w:id="215" w:author="yj zeng" w:date="2026-03-27T15:48:00Z" w16du:dateUtc="2026-03-27T07:48:00Z">
        <w:r w:rsidRPr="007B1356" w:rsidDel="00C455FA">
          <w:rPr>
            <w:rFonts w:eastAsia="宋体" w:cs="宋体"/>
            <w:spacing w:val="0"/>
            <w:sz w:val="21"/>
            <w:szCs w:val="21"/>
            <w:lang w:eastAsia="zh-CN"/>
          </w:rPr>
          <w:delText xml:space="preserve">higher-order hardware harmonics from the noise calculation, we isolate the true </w:delText>
        </w:r>
      </w:del>
      <w:del w:id="216" w:author="yj zeng" w:date="2026-03-27T15:45:00Z" w16du:dateUtc="2026-03-27T07:45:00Z">
        <w:r w:rsidRPr="007B1356" w:rsidDel="000C31DC">
          <w:rPr>
            <w:rFonts w:eastAsia="宋体" w:cs="宋体"/>
            <w:spacing w:val="0"/>
            <w:sz w:val="21"/>
            <w:szCs w:val="21"/>
            <w:lang w:eastAsia="zh-CN"/>
          </w:rPr>
          <w:delText xml:space="preserve">stochastic </w:delText>
        </w:r>
      </w:del>
      <w:del w:id="217" w:author="yj zeng" w:date="2026-03-27T15:48:00Z" w16du:dateUtc="2026-03-27T07:48:00Z">
        <w:r w:rsidRPr="007B1356" w:rsidDel="00C455FA">
          <w:rPr>
            <w:rFonts w:eastAsia="宋体" w:cs="宋体"/>
            <w:spacing w:val="0"/>
            <w:sz w:val="21"/>
            <w:szCs w:val="21"/>
            <w:lang w:eastAsia="zh-CN"/>
          </w:rPr>
          <w:delText>impact of the SMPS interference, providing a</w:delText>
        </w:r>
        <w:r w:rsidDel="00C455FA">
          <w:rPr>
            <w:rFonts w:eastAsia="宋体" w:cs="宋体" w:hint="eastAsia"/>
            <w:spacing w:val="0"/>
            <w:sz w:val="21"/>
            <w:szCs w:val="21"/>
            <w:lang w:eastAsia="zh-CN"/>
          </w:rPr>
          <w:delText xml:space="preserve">n </w:delText>
        </w:r>
        <w:r w:rsidRPr="007B1356" w:rsidDel="00C455FA">
          <w:rPr>
            <w:rFonts w:eastAsia="宋体" w:cs="宋体"/>
            <w:spacing w:val="0"/>
            <w:sz w:val="21"/>
            <w:szCs w:val="21"/>
            <w:lang w:eastAsia="zh-CN"/>
          </w:rPr>
          <w:delText>assessment of the framework</w:delText>
        </w:r>
        <w:r w:rsidR="000A3657" w:rsidDel="00C455FA">
          <w:rPr>
            <w:rFonts w:eastAsia="宋体" w:cs="宋体"/>
            <w:spacing w:val="0"/>
            <w:sz w:val="21"/>
            <w:szCs w:val="21"/>
            <w:lang w:eastAsia="zh-CN"/>
          </w:rPr>
          <w:delText>’</w:delText>
        </w:r>
        <w:r w:rsidRPr="007B1356" w:rsidDel="00C455FA">
          <w:rPr>
            <w:rFonts w:eastAsia="宋体" w:cs="宋体"/>
            <w:spacing w:val="0"/>
            <w:sz w:val="21"/>
            <w:szCs w:val="21"/>
            <w:lang w:eastAsia="zh-CN"/>
          </w:rPr>
          <w:delText>s environmental robustness.</w:delText>
        </w:r>
        <w:r w:rsidR="00786B50" w:rsidDel="00C455FA">
          <w:rPr>
            <w:rFonts w:eastAsia="宋体" w:cs="宋体" w:hint="eastAsia"/>
            <w:spacing w:val="0"/>
            <w:sz w:val="21"/>
            <w:szCs w:val="21"/>
            <w:lang w:eastAsia="zh-CN"/>
          </w:rPr>
          <w:delText xml:space="preserve"> </w:delText>
        </w:r>
      </w:del>
    </w:p>
    <w:p w14:paraId="24BA6F89" w14:textId="56E9E9D4" w:rsidR="00B43F9B" w:rsidRDefault="007B1356">
      <w:pPr>
        <w:ind w:firstLineChars="200" w:firstLine="420"/>
        <w:jc w:val="both"/>
        <w:rPr>
          <w:rFonts w:eastAsia="宋体" w:cs="宋体"/>
          <w:spacing w:val="0"/>
          <w:sz w:val="21"/>
          <w:szCs w:val="21"/>
          <w:lang w:eastAsia="zh-CN"/>
        </w:rPr>
      </w:pPr>
      <w:r w:rsidRPr="007B1356">
        <w:rPr>
          <w:rFonts w:eastAsia="宋体" w:cs="宋体"/>
          <w:spacing w:val="0"/>
          <w:sz w:val="21"/>
          <w:szCs w:val="21"/>
          <w:lang w:eastAsia="zh-CN"/>
        </w:rPr>
        <w:t xml:space="preserve">Figures 4(a) and 4(b) contrast the time-domain composite signals under </w:t>
      </w:r>
      <w:ins w:id="218" w:author="yj zeng" w:date="2026-03-27T15:52:00Z" w16du:dateUtc="2026-03-27T07:52:00Z">
        <w:r w:rsidR="0053020C" w:rsidRPr="0053020C">
          <w:rPr>
            <w:rFonts w:eastAsia="宋体" w:cs="宋体"/>
            <w:spacing w:val="0"/>
            <w:sz w:val="21"/>
            <w:szCs w:val="21"/>
            <w:lang w:eastAsia="zh-CN"/>
          </w:rPr>
          <w:t>high-SNR</w:t>
        </w:r>
        <w:r w:rsidR="0053020C" w:rsidRPr="0053020C" w:rsidDel="0053020C">
          <w:rPr>
            <w:rFonts w:eastAsia="宋体" w:cs="宋体"/>
            <w:spacing w:val="0"/>
            <w:sz w:val="21"/>
            <w:szCs w:val="21"/>
            <w:lang w:eastAsia="zh-CN"/>
          </w:rPr>
          <w:t xml:space="preserve"> </w:t>
        </w:r>
      </w:ins>
      <w:del w:id="219" w:author="yj zeng" w:date="2026-03-27T15:52:00Z" w16du:dateUtc="2026-03-27T07:52:00Z">
        <w:r w:rsidRPr="007B1356" w:rsidDel="0053020C">
          <w:rPr>
            <w:rFonts w:eastAsia="宋体" w:cs="宋体"/>
            <w:spacing w:val="0"/>
            <w:sz w:val="21"/>
            <w:szCs w:val="21"/>
            <w:lang w:eastAsia="zh-CN"/>
          </w:rPr>
          <w:delText xml:space="preserve">pristine </w:delText>
        </w:r>
      </w:del>
      <w:r w:rsidRPr="007B1356">
        <w:rPr>
          <w:rFonts w:eastAsia="宋体" w:cs="宋体"/>
          <w:spacing w:val="0"/>
          <w:sz w:val="21"/>
          <w:szCs w:val="21"/>
          <w:lang w:eastAsia="zh-CN"/>
        </w:rPr>
        <w:t>(</w:t>
      </w:r>
      <w:del w:id="220" w:author="yj zeng" w:date="2026-03-27T15:52:00Z" w16du:dateUtc="2026-03-27T07:52:00Z">
        <w:r w:rsidRPr="007B1356" w:rsidDel="0053020C">
          <w:rPr>
            <w:rFonts w:eastAsia="宋体" w:cs="宋体"/>
            <w:spacing w:val="0"/>
            <w:sz w:val="21"/>
            <w:szCs w:val="21"/>
            <w:lang w:eastAsia="zh-CN"/>
          </w:rPr>
          <w:delText xml:space="preserve">SNR = </w:delText>
        </w:r>
      </w:del>
      <w:r w:rsidRPr="007B1356">
        <w:rPr>
          <w:rFonts w:eastAsia="宋体" w:cs="宋体"/>
          <w:spacing w:val="0"/>
          <w:sz w:val="21"/>
          <w:szCs w:val="21"/>
          <w:lang w:eastAsia="zh-CN"/>
        </w:rPr>
        <w:t xml:space="preserve">23.11 dB) and </w:t>
      </w:r>
      <w:del w:id="221" w:author="yj zeng" w:date="2026-03-27T15:52:00Z" w16du:dateUtc="2026-03-27T07:52:00Z">
        <w:r w:rsidRPr="007B1356" w:rsidDel="0053020C">
          <w:rPr>
            <w:rFonts w:eastAsia="宋体" w:cs="宋体"/>
            <w:spacing w:val="0"/>
            <w:sz w:val="21"/>
            <w:szCs w:val="21"/>
            <w:lang w:eastAsia="zh-CN"/>
          </w:rPr>
          <w:delText xml:space="preserve">extreme </w:delText>
        </w:r>
      </w:del>
      <w:ins w:id="222" w:author="yj zeng" w:date="2026-03-27T15:53:00Z" w16du:dateUtc="2026-03-27T07:53:00Z">
        <w:r w:rsidR="0053020C">
          <w:rPr>
            <w:rFonts w:eastAsia="宋体" w:cs="宋体" w:hint="eastAsia"/>
            <w:spacing w:val="0"/>
            <w:sz w:val="21"/>
            <w:szCs w:val="21"/>
            <w:lang w:eastAsia="zh-CN"/>
          </w:rPr>
          <w:t>low</w:t>
        </w:r>
        <w:r w:rsidR="0053020C" w:rsidRPr="0053020C">
          <w:rPr>
            <w:rFonts w:eastAsia="宋体" w:cs="宋体"/>
            <w:spacing w:val="0"/>
            <w:sz w:val="21"/>
            <w:szCs w:val="21"/>
            <w:lang w:eastAsia="zh-CN"/>
          </w:rPr>
          <w:t>-SNR</w:t>
        </w:r>
      </w:ins>
      <w:del w:id="223" w:author="yj zeng" w:date="2026-03-27T15:53:00Z" w16du:dateUtc="2026-03-27T07:53:00Z">
        <w:r w:rsidRPr="007B1356" w:rsidDel="0053020C">
          <w:rPr>
            <w:rFonts w:eastAsia="宋体" w:cs="宋体"/>
            <w:spacing w:val="0"/>
            <w:sz w:val="21"/>
            <w:szCs w:val="21"/>
            <w:lang w:eastAsia="zh-CN"/>
          </w:rPr>
          <w:delText>interference</w:delText>
        </w:r>
      </w:del>
      <w:r w:rsidRPr="007B1356">
        <w:rPr>
          <w:rFonts w:eastAsia="宋体" w:cs="宋体"/>
          <w:spacing w:val="0"/>
          <w:sz w:val="21"/>
          <w:szCs w:val="21"/>
          <w:lang w:eastAsia="zh-CN"/>
        </w:rPr>
        <w:t xml:space="preserve"> (</w:t>
      </w:r>
      <w:del w:id="224" w:author="yj zeng" w:date="2026-03-27T15:53:00Z" w16du:dateUtc="2026-03-27T07:53:00Z">
        <w:r w:rsidRPr="007B1356" w:rsidDel="0053020C">
          <w:rPr>
            <w:rFonts w:eastAsia="宋体" w:cs="宋体"/>
            <w:spacing w:val="0"/>
            <w:sz w:val="21"/>
            <w:szCs w:val="21"/>
            <w:lang w:eastAsia="zh-CN"/>
          </w:rPr>
          <w:delText xml:space="preserve">SNR = </w:delText>
        </w:r>
      </w:del>
      <w:r w:rsidRPr="007B1356">
        <w:rPr>
          <w:rFonts w:eastAsia="宋体" w:cs="宋体"/>
          <w:spacing w:val="0"/>
          <w:sz w:val="21"/>
          <w:szCs w:val="21"/>
          <w:lang w:eastAsia="zh-CN"/>
        </w:rPr>
        <w:t>-11.77 dB) conditions</w:t>
      </w:r>
      <w:r w:rsidR="00492615">
        <w:rPr>
          <w:rFonts w:eastAsia="宋体" w:cs="宋体" w:hint="eastAsia"/>
          <w:spacing w:val="0"/>
          <w:sz w:val="21"/>
          <w:szCs w:val="21"/>
          <w:lang w:eastAsia="zh-CN"/>
        </w:rPr>
        <w:t xml:space="preserve"> </w:t>
      </w:r>
      <w:r w:rsidR="00492615" w:rsidRPr="004E2164">
        <w:rPr>
          <w:rFonts w:eastAsia="宋体" w:cs="宋体"/>
          <w:spacing w:val="0"/>
          <w:sz w:val="21"/>
          <w:szCs w:val="21"/>
          <w:lang w:eastAsia="zh-CN"/>
        </w:rPr>
        <w:t xml:space="preserve">within a </w:t>
      </w:r>
      <w:r w:rsidR="00492615">
        <w:rPr>
          <w:rFonts w:eastAsia="宋体" w:cs="宋体" w:hint="eastAsia"/>
          <w:spacing w:val="0"/>
          <w:sz w:val="21"/>
          <w:szCs w:val="21"/>
          <w:lang w:eastAsia="zh-CN"/>
        </w:rPr>
        <w:t>10</w:t>
      </w:r>
      <w:r w:rsidR="00492615" w:rsidRPr="004E2164">
        <w:rPr>
          <w:rFonts w:eastAsia="宋体" w:cs="宋体"/>
          <w:spacing w:val="0"/>
          <w:sz w:val="21"/>
          <w:szCs w:val="21"/>
          <w:lang w:eastAsia="zh-CN"/>
        </w:rPr>
        <w:t xml:space="preserve">0 </w:t>
      </w:r>
      <w:proofErr w:type="spellStart"/>
      <m:oMath>
        <m:r>
          <m:rPr>
            <m:nor/>
          </m:rPr>
          <w:rPr>
            <w:rFonts w:ascii="Cambria Math" w:eastAsia="宋体" w:hAnsi="Cambria Math" w:cs="宋体"/>
            <w:spacing w:val="0"/>
            <w:sz w:val="21"/>
            <w:szCs w:val="21"/>
            <w:lang w:eastAsia="zh-CN"/>
          </w:rPr>
          <m:t>μ</m:t>
        </m:r>
      </m:oMath>
      <w:r w:rsidR="00492615" w:rsidRPr="0033323C">
        <w:rPr>
          <w:rFonts w:eastAsia="宋体" w:cs="宋体"/>
          <w:spacing w:val="0"/>
          <w:sz w:val="21"/>
          <w:szCs w:val="21"/>
          <w:lang w:eastAsia="zh-CN"/>
        </w:rPr>
        <w:t>s</w:t>
      </w:r>
      <w:proofErr w:type="spellEnd"/>
      <w:r w:rsidR="00492615" w:rsidRPr="004E2164">
        <w:rPr>
          <w:rFonts w:eastAsia="宋体" w:cs="宋体"/>
          <w:spacing w:val="0"/>
          <w:sz w:val="21"/>
          <w:szCs w:val="21"/>
          <w:lang w:eastAsia="zh-CN"/>
        </w:rPr>
        <w:t xml:space="preserve"> </w:t>
      </w:r>
      <w:ins w:id="225" w:author="yj zeng" w:date="2026-03-27T15:53:00Z" w16du:dateUtc="2026-03-27T07:53:00Z">
        <w:r w:rsidR="00C26BF0">
          <w:rPr>
            <w:rFonts w:eastAsia="宋体" w:cs="宋体" w:hint="eastAsia"/>
            <w:spacing w:val="0"/>
            <w:sz w:val="21"/>
            <w:szCs w:val="21"/>
            <w:lang w:eastAsia="zh-CN"/>
          </w:rPr>
          <w:t xml:space="preserve">acquisition </w:t>
        </w:r>
      </w:ins>
      <w:r w:rsidR="00492615" w:rsidRPr="004E2164">
        <w:rPr>
          <w:rFonts w:eastAsia="宋体" w:cs="宋体"/>
          <w:spacing w:val="0"/>
          <w:sz w:val="21"/>
          <w:szCs w:val="21"/>
          <w:lang w:eastAsia="zh-CN"/>
        </w:rPr>
        <w:t>window</w:t>
      </w:r>
      <w:r w:rsidRPr="007B1356">
        <w:rPr>
          <w:rFonts w:eastAsia="宋体" w:cs="宋体"/>
          <w:spacing w:val="0"/>
          <w:sz w:val="21"/>
          <w:szCs w:val="21"/>
          <w:lang w:eastAsia="zh-CN"/>
        </w:rPr>
        <w:t xml:space="preserve">. In Figure 4(b), the </w:t>
      </w:r>
      <w:del w:id="226" w:author="yj zeng" w:date="2026-03-27T15:53:00Z" w16du:dateUtc="2026-03-27T07:53:00Z">
        <w:r w:rsidRPr="007B1356" w:rsidDel="00A36EB4">
          <w:rPr>
            <w:rFonts w:eastAsia="宋体" w:cs="宋体"/>
            <w:spacing w:val="0"/>
            <w:sz w:val="21"/>
            <w:szCs w:val="21"/>
            <w:lang w:eastAsia="zh-CN"/>
          </w:rPr>
          <w:delText xml:space="preserve">high-energy </w:delText>
        </w:r>
      </w:del>
      <w:r w:rsidRPr="007B1356">
        <w:rPr>
          <w:rFonts w:eastAsia="宋体" w:cs="宋体"/>
          <w:spacing w:val="0"/>
          <w:sz w:val="21"/>
          <w:szCs w:val="21"/>
          <w:lang w:eastAsia="zh-CN"/>
        </w:rPr>
        <w:t xml:space="preserve">SMPS noise </w:t>
      </w:r>
      <w:del w:id="227" w:author="yj zeng" w:date="2026-03-27T15:53:00Z" w16du:dateUtc="2026-03-27T07:53:00Z">
        <w:r w:rsidRPr="007B1356" w:rsidDel="00A36EB4">
          <w:rPr>
            <w:rFonts w:eastAsia="宋体" w:cs="宋体"/>
            <w:spacing w:val="0"/>
            <w:sz w:val="21"/>
            <w:szCs w:val="21"/>
            <w:lang w:eastAsia="zh-CN"/>
          </w:rPr>
          <w:delText xml:space="preserve">entirely </w:delText>
        </w:r>
      </w:del>
      <w:r w:rsidRPr="007B1356">
        <w:rPr>
          <w:rFonts w:eastAsia="宋体" w:cs="宋体"/>
          <w:spacing w:val="0"/>
          <w:sz w:val="21"/>
          <w:szCs w:val="21"/>
          <w:lang w:eastAsia="zh-CN"/>
        </w:rPr>
        <w:t>masks the periodic modulation envelope.</w:t>
      </w:r>
      <w:r w:rsidR="000A3657">
        <w:rPr>
          <w:rFonts w:eastAsia="宋体" w:cs="宋体" w:hint="eastAsia"/>
          <w:spacing w:val="0"/>
          <w:sz w:val="21"/>
          <w:szCs w:val="21"/>
          <w:lang w:eastAsia="zh-CN"/>
        </w:rPr>
        <w:t xml:space="preserve"> </w:t>
      </w:r>
      <w:del w:id="228" w:author="yj zeng" w:date="2026-03-27T15:54:00Z" w16du:dateUtc="2026-03-27T07:54:00Z">
        <w:r w:rsidR="00B43F9B" w:rsidRPr="00B43F9B" w:rsidDel="003F572B">
          <w:rPr>
            <w:rFonts w:eastAsia="宋体" w:cs="宋体"/>
            <w:spacing w:val="0"/>
            <w:sz w:val="21"/>
            <w:szCs w:val="21"/>
            <w:lang w:eastAsia="zh-CN"/>
          </w:rPr>
          <w:delText>However, t</w:delText>
        </w:r>
      </w:del>
      <w:ins w:id="229" w:author="yj zeng" w:date="2026-03-27T15:54:00Z" w16du:dateUtc="2026-03-27T07:54:00Z">
        <w:r w:rsidR="003F572B">
          <w:rPr>
            <w:rFonts w:eastAsia="宋体" w:cs="宋体" w:hint="eastAsia"/>
            <w:spacing w:val="0"/>
            <w:sz w:val="21"/>
            <w:szCs w:val="21"/>
            <w:lang w:eastAsia="zh-CN"/>
          </w:rPr>
          <w:t>T</w:t>
        </w:r>
      </w:ins>
      <w:r w:rsidR="00B43F9B" w:rsidRPr="00B43F9B">
        <w:rPr>
          <w:rFonts w:eastAsia="宋体" w:cs="宋体"/>
          <w:spacing w:val="0"/>
          <w:sz w:val="21"/>
          <w:szCs w:val="21"/>
          <w:lang w:eastAsia="zh-CN"/>
        </w:rPr>
        <w:t>he system</w:t>
      </w:r>
      <w:r w:rsidR="000A3657">
        <w:rPr>
          <w:rFonts w:eastAsia="宋体" w:cs="宋体"/>
          <w:spacing w:val="0"/>
          <w:sz w:val="21"/>
          <w:szCs w:val="21"/>
          <w:lang w:eastAsia="zh-CN"/>
        </w:rPr>
        <w:t>’</w:t>
      </w:r>
      <w:r w:rsidR="00B43F9B" w:rsidRPr="00B43F9B">
        <w:rPr>
          <w:rFonts w:eastAsia="宋体" w:cs="宋体"/>
          <w:spacing w:val="0"/>
          <w:sz w:val="21"/>
          <w:szCs w:val="21"/>
          <w:lang w:eastAsia="zh-CN"/>
        </w:rPr>
        <w:t xml:space="preserve">s resilience is grounded in the </w:t>
      </w:r>
      <w:del w:id="230" w:author="yj zeng" w:date="2026-03-27T15:53:00Z" w16du:dateUtc="2026-03-27T07:53:00Z">
        <w:r w:rsidR="00B43F9B" w:rsidRPr="00B43F9B" w:rsidDel="003F572B">
          <w:rPr>
            <w:rFonts w:eastAsia="宋体" w:cs="宋体"/>
            <w:spacing w:val="0"/>
            <w:sz w:val="21"/>
            <w:szCs w:val="21"/>
            <w:lang w:eastAsia="zh-CN"/>
          </w:rPr>
          <w:delText xml:space="preserve">strict </w:delText>
        </w:r>
      </w:del>
      <w:r w:rsidR="00B43F9B" w:rsidRPr="00B43F9B">
        <w:rPr>
          <w:rFonts w:eastAsia="宋体" w:cs="宋体"/>
          <w:spacing w:val="0"/>
          <w:sz w:val="21"/>
          <w:szCs w:val="21"/>
          <w:lang w:eastAsia="zh-CN"/>
        </w:rPr>
        <w:t xml:space="preserve">frequency-domain separation depicted in Figures 4(c) and 4(d). </w:t>
      </w:r>
      <w:ins w:id="231" w:author="yj zeng" w:date="2026-03-27T15:59:00Z" w16du:dateUtc="2026-03-27T07:59:00Z">
        <w:r w:rsidR="0093195B" w:rsidRPr="0093195B">
          <w:rPr>
            <w:rFonts w:eastAsia="宋体" w:cs="宋体"/>
            <w:spacing w:val="0"/>
            <w:sz w:val="21"/>
            <w:szCs w:val="21"/>
            <w:lang w:eastAsia="zh-CN"/>
          </w:rPr>
          <w:t>Operating under the sub-octave configuration (Strategy 1), the OFE carriers are confined to the 380–490 kHz high-frequency band (Fig. 4c).</w:t>
        </w:r>
      </w:ins>
      <w:del w:id="232" w:author="yj zeng" w:date="2026-03-27T15:59:00Z" w16du:dateUtc="2026-03-27T07:59:00Z">
        <w:r w:rsidR="00B43F9B" w:rsidRPr="00B43F9B" w:rsidDel="0093195B">
          <w:rPr>
            <w:rFonts w:eastAsia="宋体" w:cs="宋体"/>
            <w:spacing w:val="0"/>
            <w:sz w:val="21"/>
            <w:szCs w:val="21"/>
            <w:lang w:eastAsia="zh-CN"/>
          </w:rPr>
          <w:delText xml:space="preserve">Because we </w:delText>
        </w:r>
      </w:del>
      <w:del w:id="233" w:author="yj zeng" w:date="2026-03-27T15:54:00Z" w16du:dateUtc="2026-03-27T07:54:00Z">
        <w:r w:rsidR="00B43F9B" w:rsidRPr="00B43F9B" w:rsidDel="00BF49A4">
          <w:rPr>
            <w:rFonts w:eastAsia="宋体" w:cs="宋体"/>
            <w:spacing w:val="0"/>
            <w:sz w:val="21"/>
            <w:szCs w:val="21"/>
            <w:lang w:eastAsia="zh-CN"/>
          </w:rPr>
          <w:delText xml:space="preserve">dynamically </w:delText>
        </w:r>
      </w:del>
      <w:del w:id="234" w:author="yj zeng" w:date="2026-03-27T15:59:00Z" w16du:dateUtc="2026-03-27T07:59:00Z">
        <w:r w:rsidR="00B43F9B" w:rsidRPr="00B43F9B" w:rsidDel="0093195B">
          <w:rPr>
            <w:rFonts w:eastAsia="宋体" w:cs="宋体"/>
            <w:spacing w:val="0"/>
            <w:sz w:val="21"/>
            <w:szCs w:val="21"/>
            <w:lang w:eastAsia="zh-CN"/>
          </w:rPr>
          <w:delText>deploy</w:delText>
        </w:r>
      </w:del>
      <w:del w:id="235" w:author="yj zeng" w:date="2026-03-27T15:54:00Z" w16du:dateUtc="2026-03-27T07:54:00Z">
        <w:r w:rsidR="00B43F9B" w:rsidRPr="00B43F9B" w:rsidDel="00BF49A4">
          <w:rPr>
            <w:rFonts w:eastAsia="宋体" w:cs="宋体"/>
            <w:spacing w:val="0"/>
            <w:sz w:val="21"/>
            <w:szCs w:val="21"/>
            <w:lang w:eastAsia="zh-CN"/>
          </w:rPr>
          <w:delText xml:space="preserve">ed </w:delText>
        </w:r>
      </w:del>
      <w:del w:id="236" w:author="yj zeng" w:date="2026-03-27T15:59:00Z" w16du:dateUtc="2026-03-27T07:59:00Z">
        <w:r w:rsidR="00B43F9B" w:rsidRPr="00B43F9B" w:rsidDel="0093195B">
          <w:rPr>
            <w:rFonts w:eastAsia="宋体" w:cs="宋体"/>
            <w:spacing w:val="0"/>
            <w:sz w:val="21"/>
            <w:szCs w:val="21"/>
            <w:lang w:eastAsia="zh-CN"/>
          </w:rPr>
          <w:delText xml:space="preserve">the sub-octave configuration (Strategy 1), the OFE carriers remain </w:delText>
        </w:r>
      </w:del>
      <w:del w:id="237" w:author="yj zeng" w:date="2026-03-27T15:54:00Z" w16du:dateUtc="2026-03-27T07:54:00Z">
        <w:r w:rsidR="00B43F9B" w:rsidRPr="00B43F9B" w:rsidDel="00E21E44">
          <w:rPr>
            <w:rFonts w:eastAsia="宋体" w:cs="宋体"/>
            <w:spacing w:val="0"/>
            <w:sz w:val="21"/>
            <w:szCs w:val="21"/>
            <w:lang w:eastAsia="zh-CN"/>
          </w:rPr>
          <w:delText xml:space="preserve">rigorously </w:delText>
        </w:r>
      </w:del>
      <w:del w:id="238" w:author="yj zeng" w:date="2026-03-27T15:59:00Z" w16du:dateUtc="2026-03-27T07:59:00Z">
        <w:r w:rsidR="00B43F9B" w:rsidRPr="00B43F9B" w:rsidDel="0093195B">
          <w:rPr>
            <w:rFonts w:eastAsia="宋体" w:cs="宋体"/>
            <w:spacing w:val="0"/>
            <w:sz w:val="21"/>
            <w:szCs w:val="21"/>
            <w:lang w:eastAsia="zh-CN"/>
          </w:rPr>
          <w:delText>isolated within the higher-frequency 380–490 kHz band (Fig. 4c).</w:delText>
        </w:r>
      </w:del>
      <w:r w:rsidR="00B43F9B" w:rsidRPr="00B43F9B">
        <w:rPr>
          <w:rFonts w:eastAsia="宋体" w:cs="宋体"/>
          <w:spacing w:val="0"/>
          <w:sz w:val="21"/>
          <w:szCs w:val="21"/>
          <w:lang w:eastAsia="zh-CN"/>
        </w:rPr>
        <w:t xml:space="preserve"> This structural frequency isolation ensures that despite the </w:t>
      </w:r>
      <w:del w:id="239" w:author="yj zeng" w:date="2026-03-27T15:54:00Z" w16du:dateUtc="2026-03-27T07:54:00Z">
        <w:r w:rsidR="00B43F9B" w:rsidRPr="00B43F9B" w:rsidDel="00B9563A">
          <w:rPr>
            <w:rFonts w:eastAsia="宋体" w:cs="宋体"/>
            <w:spacing w:val="0"/>
            <w:sz w:val="21"/>
            <w:szCs w:val="21"/>
            <w:lang w:eastAsia="zh-CN"/>
          </w:rPr>
          <w:delText xml:space="preserve">severe </w:delText>
        </w:r>
      </w:del>
      <w:r w:rsidR="00B43F9B" w:rsidRPr="00B43F9B">
        <w:rPr>
          <w:rFonts w:eastAsia="宋体" w:cs="宋体"/>
          <w:spacing w:val="0"/>
          <w:sz w:val="21"/>
          <w:szCs w:val="21"/>
          <w:lang w:eastAsia="zh-CN"/>
        </w:rPr>
        <w:t>time-domain distortion observed in Fig. 4b, the orthogonal carriers remain uncontaminated prior to the demodulation stage.</w:t>
      </w:r>
      <w:r w:rsidR="00104BE4">
        <w:rPr>
          <w:rFonts w:eastAsia="宋体" w:cs="宋体" w:hint="eastAsia"/>
          <w:spacing w:val="0"/>
          <w:sz w:val="21"/>
          <w:szCs w:val="21"/>
          <w:lang w:eastAsia="zh-CN"/>
        </w:rPr>
        <w:t xml:space="preserve"> </w:t>
      </w:r>
    </w:p>
    <w:p w14:paraId="0AC0CC0E" w14:textId="02348705" w:rsidR="00374212" w:rsidRPr="00231EA3" w:rsidRDefault="00104BE4" w:rsidP="00B43CD1">
      <w:pPr>
        <w:ind w:firstLine="420"/>
        <w:jc w:val="both"/>
        <w:rPr>
          <w:rFonts w:eastAsia="宋体" w:cs="宋体"/>
          <w:spacing w:val="0"/>
          <w:sz w:val="21"/>
          <w:szCs w:val="21"/>
          <w:lang w:eastAsia="zh-CN"/>
        </w:rPr>
      </w:pPr>
      <w:r w:rsidRPr="00104BE4">
        <w:rPr>
          <w:rFonts w:eastAsia="宋体" w:cs="宋体"/>
          <w:spacing w:val="0"/>
          <w:sz w:val="21"/>
          <w:szCs w:val="21"/>
          <w:lang w:eastAsia="zh-CN"/>
        </w:rPr>
        <w:t xml:space="preserve">Figure 4(e) quantifies the </w:t>
      </w:r>
      <w:del w:id="240" w:author="yj zeng" w:date="2026-03-27T15:55:00Z" w16du:dateUtc="2026-03-27T07:55:00Z">
        <w:r w:rsidRPr="00104BE4" w:rsidDel="000072EE">
          <w:rPr>
            <w:rFonts w:eastAsia="宋体" w:cs="宋体"/>
            <w:spacing w:val="0"/>
            <w:sz w:val="21"/>
            <w:szCs w:val="21"/>
            <w:lang w:eastAsia="zh-CN"/>
          </w:rPr>
          <w:delText xml:space="preserve">aggregate </w:delText>
        </w:r>
      </w:del>
      <w:r w:rsidRPr="00104BE4">
        <w:rPr>
          <w:rFonts w:eastAsia="宋体" w:cs="宋体"/>
          <w:spacing w:val="0"/>
          <w:sz w:val="21"/>
          <w:szCs w:val="21"/>
          <w:lang w:eastAsia="zh-CN"/>
        </w:rPr>
        <w:t xml:space="preserve">statistical tolerance to this </w:t>
      </w:r>
      <w:del w:id="241" w:author="yj zeng" w:date="2026-03-27T15:55:00Z" w16du:dateUtc="2026-03-27T07:55:00Z">
        <w:r w:rsidRPr="00104BE4" w:rsidDel="000072EE">
          <w:rPr>
            <w:rFonts w:eastAsia="宋体" w:cs="宋体"/>
            <w:spacing w:val="0"/>
            <w:sz w:val="21"/>
            <w:szCs w:val="21"/>
            <w:lang w:eastAsia="zh-CN"/>
          </w:rPr>
          <w:delText xml:space="preserve">severe </w:delText>
        </w:r>
      </w:del>
      <w:r w:rsidRPr="00104BE4">
        <w:rPr>
          <w:rFonts w:eastAsia="宋体" w:cs="宋体"/>
          <w:spacing w:val="0"/>
          <w:sz w:val="21"/>
          <w:szCs w:val="21"/>
          <w:lang w:eastAsia="zh-CN"/>
        </w:rPr>
        <w:t xml:space="preserve">environmental noise. The </w:t>
      </w:r>
      <w:ins w:id="242" w:author="yj zeng" w:date="2026-03-27T15:56:00Z" w16du:dateUtc="2026-03-27T07:56:00Z">
        <w:r w:rsidR="00BF31DD">
          <w:rPr>
            <w:rFonts w:eastAsia="宋体" w:cs="宋体" w:hint="eastAsia"/>
            <w:spacing w:val="0"/>
            <w:sz w:val="21"/>
            <w:szCs w:val="21"/>
            <w:lang w:eastAsia="zh-CN"/>
          </w:rPr>
          <w:t xml:space="preserve">spectral </w:t>
        </w:r>
      </w:ins>
      <w:ins w:id="243" w:author="yj zeng" w:date="2026-03-27T15:55:00Z" w16du:dateUtc="2026-03-27T07:55:00Z">
        <w:r w:rsidR="00BF31DD">
          <w:rPr>
            <w:rFonts w:eastAsia="宋体" w:cs="宋体" w:hint="eastAsia"/>
            <w:spacing w:val="0"/>
            <w:sz w:val="21"/>
            <w:szCs w:val="21"/>
            <w:lang w:eastAsia="zh-CN"/>
          </w:rPr>
          <w:t>reconstruct</w:t>
        </w:r>
      </w:ins>
      <w:ins w:id="244" w:author="yj zeng" w:date="2026-03-27T15:56:00Z" w16du:dateUtc="2026-03-27T07:56:00Z">
        <w:r w:rsidR="00BF31DD">
          <w:rPr>
            <w:rFonts w:eastAsia="宋体" w:cs="宋体" w:hint="eastAsia"/>
            <w:spacing w:val="0"/>
            <w:sz w:val="21"/>
            <w:szCs w:val="21"/>
            <w:lang w:eastAsia="zh-CN"/>
          </w:rPr>
          <w:t xml:space="preserve">ion </w:t>
        </w:r>
      </w:ins>
      <w:del w:id="245" w:author="yj zeng" w:date="2026-03-27T15:55:00Z" w16du:dateUtc="2026-03-27T07:55:00Z">
        <w:r w:rsidRPr="00104BE4" w:rsidDel="00BF31DD">
          <w:rPr>
            <w:rFonts w:eastAsia="宋体" w:cs="宋体"/>
            <w:spacing w:val="0"/>
            <w:sz w:val="21"/>
            <w:szCs w:val="21"/>
            <w:lang w:eastAsia="zh-CN"/>
          </w:rPr>
          <w:delText xml:space="preserve">mean </w:delText>
        </w:r>
      </w:del>
      <w:r w:rsidRPr="00104BE4">
        <w:rPr>
          <w:rFonts w:eastAsia="宋体" w:cs="宋体"/>
          <w:spacing w:val="0"/>
          <w:sz w:val="21"/>
          <w:szCs w:val="21"/>
          <w:lang w:eastAsia="zh-CN"/>
        </w:rPr>
        <w:t xml:space="preserve">RMSE exhibits a </w:t>
      </w:r>
      <w:del w:id="246" w:author="yj zeng" w:date="2026-03-27T15:56:00Z" w16du:dateUtc="2026-03-27T07:56:00Z">
        <w:r w:rsidRPr="00104BE4" w:rsidDel="007A154A">
          <w:rPr>
            <w:rFonts w:eastAsia="宋体" w:cs="宋体"/>
            <w:spacing w:val="0"/>
            <w:sz w:val="21"/>
            <w:szCs w:val="21"/>
            <w:lang w:eastAsia="zh-CN"/>
          </w:rPr>
          <w:delText xml:space="preserve">distinct </w:delText>
        </w:r>
      </w:del>
      <w:r w:rsidRPr="00104BE4">
        <w:rPr>
          <w:rFonts w:eastAsia="宋体" w:cs="宋体"/>
          <w:spacing w:val="0"/>
          <w:sz w:val="21"/>
          <w:szCs w:val="21"/>
          <w:lang w:eastAsia="zh-CN"/>
        </w:rPr>
        <w:t>robustness plateau (</w:t>
      </w:r>
      <w:r w:rsidR="00773ED5" w:rsidRPr="00FA371A">
        <w:rPr>
          <w:rFonts w:eastAsia="宋体" w:cs="宋体"/>
          <w:spacing w:val="0"/>
          <w:sz w:val="21"/>
          <w:szCs w:val="21"/>
          <w:lang w:eastAsia="zh-CN"/>
        </w:rPr>
        <w:t>0.0261</w:t>
      </w:r>
      <w:r w:rsidRPr="00104BE4">
        <w:rPr>
          <w:rFonts w:eastAsia="宋体" w:cs="宋体"/>
          <w:spacing w:val="0"/>
          <w:sz w:val="21"/>
          <w:szCs w:val="21"/>
          <w:lang w:eastAsia="zh-CN"/>
        </w:rPr>
        <w:t xml:space="preserve">) </w:t>
      </w:r>
      <w:r w:rsidR="00374212">
        <w:rPr>
          <w:rFonts w:eastAsia="宋体" w:cs="宋体" w:hint="eastAsia"/>
          <w:spacing w:val="0"/>
          <w:sz w:val="21"/>
          <w:szCs w:val="21"/>
          <w:lang w:eastAsia="zh-CN"/>
        </w:rPr>
        <w:t>from 23.11 dB to even -11.77 dB</w:t>
      </w:r>
      <w:r w:rsidRPr="00104BE4">
        <w:rPr>
          <w:rFonts w:eastAsia="宋体" w:cs="宋体"/>
          <w:spacing w:val="0"/>
          <w:sz w:val="21"/>
          <w:szCs w:val="21"/>
          <w:lang w:eastAsia="zh-CN"/>
        </w:rPr>
        <w:t xml:space="preserve">, with performance </w:t>
      </w:r>
      <w:del w:id="247" w:author="yj zeng" w:date="2026-03-27T15:56:00Z" w16du:dateUtc="2026-03-27T07:56:00Z">
        <w:r w:rsidRPr="00104BE4" w:rsidDel="003048D0">
          <w:rPr>
            <w:rFonts w:eastAsia="宋体" w:cs="宋体"/>
            <w:spacing w:val="0"/>
            <w:sz w:val="21"/>
            <w:szCs w:val="21"/>
            <w:lang w:eastAsia="zh-CN"/>
          </w:rPr>
          <w:delText xml:space="preserve">breakdown </w:delText>
        </w:r>
      </w:del>
      <w:ins w:id="248" w:author="yj zeng" w:date="2026-03-27T15:56:00Z" w16du:dateUtc="2026-03-27T07:56:00Z">
        <w:r w:rsidR="003048D0">
          <w:rPr>
            <w:rFonts w:eastAsia="宋体" w:cs="宋体" w:hint="eastAsia"/>
            <w:spacing w:val="0"/>
            <w:sz w:val="21"/>
            <w:szCs w:val="21"/>
            <w:lang w:eastAsia="zh-CN"/>
          </w:rPr>
          <w:t>degrade</w:t>
        </w:r>
        <w:r w:rsidR="003048D0" w:rsidRPr="00104BE4">
          <w:rPr>
            <w:rFonts w:eastAsia="宋体" w:cs="宋体"/>
            <w:spacing w:val="0"/>
            <w:sz w:val="21"/>
            <w:szCs w:val="21"/>
            <w:lang w:eastAsia="zh-CN"/>
          </w:rPr>
          <w:t xml:space="preserve"> </w:t>
        </w:r>
      </w:ins>
      <w:r w:rsidRPr="00104BE4">
        <w:rPr>
          <w:rFonts w:eastAsia="宋体" w:cs="宋体"/>
          <w:spacing w:val="0"/>
          <w:sz w:val="21"/>
          <w:szCs w:val="21"/>
          <w:lang w:eastAsia="zh-CN"/>
        </w:rPr>
        <w:t xml:space="preserve">initiating </w:t>
      </w:r>
      <w:del w:id="249" w:author="yj zeng" w:date="2026-03-27T15:56:00Z" w16du:dateUtc="2026-03-27T07:56:00Z">
        <w:r w:rsidRPr="00104BE4" w:rsidDel="007A154A">
          <w:rPr>
            <w:rFonts w:eastAsia="宋体" w:cs="宋体"/>
            <w:spacing w:val="0"/>
            <w:sz w:val="21"/>
            <w:szCs w:val="21"/>
            <w:lang w:eastAsia="zh-CN"/>
          </w:rPr>
          <w:delText xml:space="preserve">only </w:delText>
        </w:r>
      </w:del>
      <w:r w:rsidRPr="00104BE4">
        <w:rPr>
          <w:rFonts w:eastAsia="宋体" w:cs="宋体"/>
          <w:spacing w:val="0"/>
          <w:sz w:val="21"/>
          <w:szCs w:val="21"/>
          <w:lang w:eastAsia="zh-CN"/>
        </w:rPr>
        <w:t xml:space="preserve">when the SNR breaches </w:t>
      </w:r>
      <w:r w:rsidR="00374212">
        <w:rPr>
          <w:rFonts w:eastAsia="宋体" w:cs="宋体" w:hint="eastAsia"/>
          <w:spacing w:val="0"/>
          <w:sz w:val="21"/>
          <w:szCs w:val="21"/>
          <w:lang w:eastAsia="zh-CN"/>
        </w:rPr>
        <w:t xml:space="preserve">around </w:t>
      </w:r>
      <w:r w:rsidRPr="00104BE4">
        <w:rPr>
          <w:rFonts w:eastAsia="宋体" w:cs="宋体"/>
          <w:spacing w:val="0"/>
          <w:sz w:val="21"/>
          <w:szCs w:val="21"/>
          <w:lang w:eastAsia="zh-CN"/>
        </w:rPr>
        <w:t>the -12 dB threshold.</w:t>
      </w:r>
      <w:del w:id="250" w:author="yj zeng" w:date="2026-03-27T15:57:00Z" w16du:dateUtc="2026-03-27T07:57:00Z">
        <w:r w:rsidR="005F2568" w:rsidDel="003048D0">
          <w:rPr>
            <w:rFonts w:eastAsia="宋体" w:cs="宋体" w:hint="eastAsia"/>
            <w:spacing w:val="0"/>
            <w:sz w:val="21"/>
            <w:szCs w:val="21"/>
            <w:lang w:eastAsia="zh-CN"/>
          </w:rPr>
          <w:delText xml:space="preserve"> </w:delText>
        </w:r>
        <w:r w:rsidR="00986267" w:rsidRPr="00986267" w:rsidDel="003048D0">
          <w:rPr>
            <w:rFonts w:eastAsia="宋体" w:cs="宋体"/>
            <w:spacing w:val="0"/>
            <w:sz w:val="21"/>
            <w:szCs w:val="21"/>
            <w:lang w:eastAsia="zh-CN"/>
          </w:rPr>
          <w:delText>To visualize the underlying structural degradation trajectory at this boundary,</w:delText>
        </w:r>
      </w:del>
      <w:r w:rsidR="00986267" w:rsidRPr="00986267">
        <w:rPr>
          <w:rFonts w:eastAsia="宋体" w:cs="宋体"/>
          <w:spacing w:val="0"/>
          <w:sz w:val="21"/>
          <w:szCs w:val="21"/>
          <w:lang w:eastAsia="zh-CN"/>
        </w:rPr>
        <w:t xml:space="preserve"> Figure 4(f) maps the reconstructed spectra across the evaluated noise levels. Down to the </w:t>
      </w:r>
      <w:del w:id="251" w:author="yj zeng" w:date="2026-03-27T15:57:00Z" w16du:dateUtc="2026-03-27T07:57:00Z">
        <w:r w:rsidR="00986267" w:rsidRPr="00986267" w:rsidDel="000343C9">
          <w:rPr>
            <w:rFonts w:eastAsia="宋体" w:cs="宋体"/>
            <w:spacing w:val="0"/>
            <w:sz w:val="21"/>
            <w:szCs w:val="21"/>
            <w:lang w:eastAsia="zh-CN"/>
          </w:rPr>
          <w:delText xml:space="preserve">extreme </w:delText>
        </w:r>
      </w:del>
      <w:r w:rsidR="00986267" w:rsidRPr="00986267">
        <w:rPr>
          <w:rFonts w:eastAsia="宋体" w:cs="宋体"/>
          <w:spacing w:val="0"/>
          <w:sz w:val="21"/>
          <w:szCs w:val="21"/>
          <w:lang w:eastAsia="zh-CN"/>
        </w:rPr>
        <w:t xml:space="preserve">-11.77 dB threshold, </w:t>
      </w:r>
      <w:ins w:id="252" w:author="yj zeng" w:date="2026-03-27T16:00:00Z" w16du:dateUtc="2026-03-27T08:00:00Z">
        <w:r w:rsidR="00316083" w:rsidRPr="00316083">
          <w:rPr>
            <w:rFonts w:eastAsia="宋体" w:cs="宋体"/>
            <w:spacing w:val="0"/>
            <w:sz w:val="21"/>
            <w:szCs w:val="21"/>
            <w:lang w:eastAsia="zh-CN"/>
          </w:rPr>
          <w:t>the extracted curves show minimal deviation from the ground truth</w:t>
        </w:r>
      </w:ins>
      <w:del w:id="253" w:author="yj zeng" w:date="2026-03-27T16:00:00Z" w16du:dateUtc="2026-03-27T08:00:00Z">
        <w:r w:rsidR="00986267" w:rsidRPr="00986267" w:rsidDel="00316083">
          <w:rPr>
            <w:rFonts w:eastAsia="宋体" w:cs="宋体"/>
            <w:spacing w:val="0"/>
            <w:sz w:val="21"/>
            <w:szCs w:val="21"/>
            <w:lang w:eastAsia="zh-CN"/>
          </w:rPr>
          <w:delText>the extracted curves</w:delText>
        </w:r>
        <w:r w:rsidR="00986267" w:rsidRPr="00986267" w:rsidDel="00F6714B">
          <w:rPr>
            <w:rFonts w:eastAsia="宋体" w:cs="宋体"/>
            <w:spacing w:val="0"/>
            <w:sz w:val="21"/>
            <w:szCs w:val="21"/>
            <w:lang w:eastAsia="zh-CN"/>
          </w:rPr>
          <w:delText xml:space="preserve"> </w:delText>
        </w:r>
      </w:del>
      <w:del w:id="254" w:author="yj zeng" w:date="2026-03-27T15:57:00Z" w16du:dateUtc="2026-03-27T07:57:00Z">
        <w:r w:rsidR="00986267" w:rsidRPr="00986267" w:rsidDel="00B17D21">
          <w:rPr>
            <w:rFonts w:eastAsia="宋体" w:cs="宋体"/>
            <w:spacing w:val="0"/>
            <w:sz w:val="21"/>
            <w:szCs w:val="21"/>
            <w:lang w:eastAsia="zh-CN"/>
          </w:rPr>
          <w:delText xml:space="preserve">strictly </w:delText>
        </w:r>
      </w:del>
      <w:del w:id="255" w:author="yj zeng" w:date="2026-03-27T16:00:00Z" w16du:dateUtc="2026-03-27T08:00:00Z">
        <w:r w:rsidR="00986267" w:rsidRPr="00986267" w:rsidDel="00F6714B">
          <w:rPr>
            <w:rFonts w:eastAsia="宋体" w:cs="宋体"/>
            <w:spacing w:val="0"/>
            <w:sz w:val="21"/>
            <w:szCs w:val="21"/>
            <w:lang w:eastAsia="zh-CN"/>
          </w:rPr>
          <w:delText>track the ground</w:delText>
        </w:r>
        <w:r w:rsidR="00986267" w:rsidRPr="00986267" w:rsidDel="00316083">
          <w:rPr>
            <w:rFonts w:eastAsia="宋体" w:cs="宋体"/>
            <w:spacing w:val="0"/>
            <w:sz w:val="21"/>
            <w:szCs w:val="21"/>
            <w:lang w:eastAsia="zh-CN"/>
          </w:rPr>
          <w:delText xml:space="preserve"> truth</w:delText>
        </w:r>
      </w:del>
      <w:r w:rsidR="00986267" w:rsidRPr="00986267">
        <w:rPr>
          <w:rFonts w:eastAsia="宋体" w:cs="宋体"/>
          <w:spacing w:val="0"/>
          <w:sz w:val="21"/>
          <w:szCs w:val="21"/>
          <w:lang w:eastAsia="zh-CN"/>
        </w:rPr>
        <w:t xml:space="preserve"> (solid black line</w:t>
      </w:r>
      <w:r w:rsidR="00374212">
        <w:rPr>
          <w:rFonts w:eastAsia="宋体" w:cs="宋体" w:hint="eastAsia"/>
          <w:spacing w:val="0"/>
          <w:sz w:val="21"/>
          <w:szCs w:val="21"/>
          <w:lang w:eastAsia="zh-CN"/>
        </w:rPr>
        <w:t>)</w:t>
      </w:r>
      <w:r w:rsidR="00986267" w:rsidRPr="00986267">
        <w:rPr>
          <w:rFonts w:eastAsia="宋体" w:cs="宋体"/>
          <w:spacing w:val="0"/>
          <w:sz w:val="21"/>
          <w:szCs w:val="21"/>
          <w:lang w:eastAsia="zh-CN"/>
        </w:rPr>
        <w:t>, validating the framework</w:t>
      </w:r>
      <w:r w:rsidR="00374212">
        <w:rPr>
          <w:rFonts w:eastAsia="宋体" w:cs="宋体"/>
          <w:spacing w:val="0"/>
          <w:sz w:val="21"/>
          <w:szCs w:val="21"/>
          <w:lang w:eastAsia="zh-CN"/>
        </w:rPr>
        <w:t>’</w:t>
      </w:r>
      <w:r w:rsidR="00986267" w:rsidRPr="00986267">
        <w:rPr>
          <w:rFonts w:eastAsia="宋体" w:cs="宋体"/>
          <w:spacing w:val="0"/>
          <w:sz w:val="21"/>
          <w:szCs w:val="21"/>
          <w:lang w:eastAsia="zh-CN"/>
        </w:rPr>
        <w:t xml:space="preserve">s </w:t>
      </w:r>
      <w:r w:rsidR="00986267">
        <w:rPr>
          <w:rFonts w:eastAsia="宋体" w:cs="宋体" w:hint="eastAsia"/>
          <w:spacing w:val="0"/>
          <w:sz w:val="21"/>
          <w:szCs w:val="21"/>
          <w:lang w:eastAsia="zh-CN"/>
        </w:rPr>
        <w:t>robustness</w:t>
      </w:r>
      <w:r w:rsidR="00986267" w:rsidRPr="00986267">
        <w:rPr>
          <w:rFonts w:eastAsia="宋体" w:cs="宋体"/>
          <w:spacing w:val="0"/>
          <w:sz w:val="21"/>
          <w:szCs w:val="21"/>
          <w:lang w:eastAsia="zh-CN"/>
        </w:rPr>
        <w:t xml:space="preserve"> within the sub-noise regime.</w:t>
      </w: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2A304A5A" w:rsidR="00BA6712" w:rsidRPr="00640733" w:rsidRDefault="00BA6712">
      <w:pPr>
        <w:ind w:firstLineChars="200" w:firstLine="388"/>
        <w:jc w:val="both"/>
        <w:rPr>
          <w:rFonts w:eastAsia="宋体" w:cs="宋体"/>
          <w:spacing w:val="0"/>
          <w:sz w:val="21"/>
          <w:szCs w:val="21"/>
          <w:lang w:eastAsia="zh-CN"/>
          <w:rPrChange w:id="256" w:author="yj zeng" w:date="2026-03-27T16:01:00Z" w16du:dateUtc="2026-03-27T08:01:00Z">
            <w:rPr>
              <w:rFonts w:eastAsiaTheme="minorEastAsia"/>
              <w:sz w:val="21"/>
              <w:szCs w:val="21"/>
              <w:lang w:eastAsia="zh-CN"/>
            </w:rPr>
          </w:rPrChange>
        </w:rPr>
        <w:pPrChange w:id="257" w:author="yj zeng" w:date="2026-03-27T16:01:00Z" w16du:dateUtc="2026-03-27T08:01:00Z">
          <w:pPr>
            <w:jc w:val="both"/>
          </w:pPr>
        </w:pPrChange>
      </w:pPr>
      <w:r w:rsidRPr="00FA371A">
        <w:rPr>
          <w:rFonts w:eastAsiaTheme="minorEastAsia"/>
          <w:sz w:val="21"/>
          <w:szCs w:val="21"/>
          <w:lang w:eastAsia="zh-CN"/>
        </w:rPr>
        <w:t>I</w:t>
      </w:r>
      <w:r w:rsidRPr="00640733">
        <w:rPr>
          <w:rFonts w:eastAsia="宋体" w:cs="宋体"/>
          <w:spacing w:val="0"/>
          <w:sz w:val="21"/>
          <w:szCs w:val="21"/>
          <w:lang w:eastAsia="zh-CN"/>
          <w:rPrChange w:id="258" w:author="yj zeng" w:date="2026-03-27T16:01:00Z" w16du:dateUtc="2026-03-27T08:01:00Z">
            <w:rPr>
              <w:rFonts w:eastAsiaTheme="minorEastAsia"/>
              <w:sz w:val="21"/>
              <w:szCs w:val="21"/>
              <w:lang w:eastAsia="zh-CN"/>
            </w:rPr>
          </w:rPrChange>
        </w:rPr>
        <w:t xml:space="preserve">n this work, we propose </w:t>
      </w:r>
      <w:r w:rsidR="006A152A" w:rsidRPr="00640733">
        <w:rPr>
          <w:rFonts w:eastAsia="宋体" w:cs="宋体"/>
          <w:spacing w:val="0"/>
          <w:sz w:val="21"/>
          <w:szCs w:val="21"/>
          <w:lang w:eastAsia="zh-CN"/>
          <w:rPrChange w:id="259" w:author="yj zeng" w:date="2026-03-27T16:01:00Z" w16du:dateUtc="2026-03-27T08:01:00Z">
            <w:rPr>
              <w:rFonts w:eastAsiaTheme="minorEastAsia"/>
              <w:sz w:val="21"/>
              <w:szCs w:val="21"/>
              <w:lang w:eastAsia="zh-CN"/>
            </w:rPr>
          </w:rPrChange>
        </w:rPr>
        <w:t>OFE</w:t>
      </w:r>
      <w:r w:rsidRPr="00640733">
        <w:rPr>
          <w:rFonts w:eastAsia="宋体" w:cs="宋体"/>
          <w:spacing w:val="0"/>
          <w:sz w:val="21"/>
          <w:szCs w:val="21"/>
          <w:lang w:eastAsia="zh-CN"/>
          <w:rPrChange w:id="260" w:author="yj zeng" w:date="2026-03-27T16:01:00Z" w16du:dateUtc="2026-03-27T08:01:00Z">
            <w:rPr>
              <w:rFonts w:eastAsiaTheme="minorEastAsia"/>
              <w:sz w:val="21"/>
              <w:szCs w:val="21"/>
              <w:lang w:eastAsia="zh-CN"/>
            </w:rPr>
          </w:rPrChange>
        </w:rPr>
        <w:t xml:space="preserve"> </w:t>
      </w:r>
      <w:r w:rsidR="00D63AF4" w:rsidRPr="00640733">
        <w:rPr>
          <w:rFonts w:eastAsia="宋体" w:cs="宋体"/>
          <w:spacing w:val="0"/>
          <w:sz w:val="21"/>
          <w:szCs w:val="21"/>
          <w:lang w:eastAsia="zh-CN"/>
          <w:rPrChange w:id="261" w:author="yj zeng" w:date="2026-03-27T16:01:00Z" w16du:dateUtc="2026-03-27T08:01:00Z">
            <w:rPr>
              <w:rFonts w:eastAsiaTheme="minorEastAsia"/>
              <w:sz w:val="21"/>
              <w:szCs w:val="21"/>
              <w:lang w:eastAsia="zh-CN"/>
            </w:rPr>
          </w:rPrChange>
        </w:rPr>
        <w:t xml:space="preserve">architecture </w:t>
      </w:r>
      <w:r w:rsidRPr="00640733">
        <w:rPr>
          <w:rFonts w:eastAsia="宋体" w:cs="宋体"/>
          <w:spacing w:val="0"/>
          <w:sz w:val="21"/>
          <w:szCs w:val="21"/>
          <w:lang w:eastAsia="zh-CN"/>
          <w:rPrChange w:id="262" w:author="yj zeng" w:date="2026-03-27T16:01:00Z" w16du:dateUtc="2026-03-27T08:01:00Z">
            <w:rPr>
              <w:rFonts w:eastAsiaTheme="minorEastAsia"/>
              <w:sz w:val="21"/>
              <w:szCs w:val="21"/>
              <w:lang w:eastAsia="zh-CN"/>
            </w:rPr>
          </w:rPrChange>
        </w:rPr>
        <w:t xml:space="preserve">to resolve the speed-SNR trade-off </w:t>
      </w:r>
      <w:del w:id="263" w:author="yj zeng" w:date="2026-03-27T16:01:00Z" w16du:dateUtc="2026-03-27T08:01:00Z">
        <w:r w:rsidRPr="00640733" w:rsidDel="00FE4678">
          <w:rPr>
            <w:rFonts w:eastAsia="宋体" w:cs="宋体"/>
            <w:spacing w:val="0"/>
            <w:sz w:val="21"/>
            <w:szCs w:val="21"/>
            <w:lang w:eastAsia="zh-CN"/>
            <w:rPrChange w:id="264" w:author="yj zeng" w:date="2026-03-27T16:01:00Z" w16du:dateUtc="2026-03-27T08:01:00Z">
              <w:rPr>
                <w:rFonts w:eastAsiaTheme="minorEastAsia"/>
                <w:sz w:val="21"/>
                <w:szCs w:val="21"/>
                <w:lang w:eastAsia="zh-CN"/>
              </w:rPr>
            </w:rPrChange>
          </w:rPr>
          <w:delText xml:space="preserve">inherent </w:delText>
        </w:r>
      </w:del>
      <w:r w:rsidRPr="00640733">
        <w:rPr>
          <w:rFonts w:eastAsia="宋体" w:cs="宋体"/>
          <w:spacing w:val="0"/>
          <w:sz w:val="21"/>
          <w:szCs w:val="21"/>
          <w:lang w:eastAsia="zh-CN"/>
          <w:rPrChange w:id="265" w:author="yj zeng" w:date="2026-03-27T16:01:00Z" w16du:dateUtc="2026-03-27T08:01:00Z">
            <w:rPr>
              <w:rFonts w:eastAsiaTheme="minorEastAsia"/>
              <w:sz w:val="21"/>
              <w:szCs w:val="21"/>
              <w:lang w:eastAsia="zh-CN"/>
            </w:rPr>
          </w:rPrChange>
        </w:rPr>
        <w:t>in conventional TDM. By shifting from serial scanning to parallelized frequency-domain encoding, the system achieves single-shot spectral reconstruction in 250</w:t>
      </w:r>
      <w:ins w:id="266" w:author="yj zeng" w:date="2026-03-27T16:02:00Z" w16du:dateUtc="2026-03-27T08:02:00Z">
        <w:r w:rsidR="00A90DF5">
          <w:rPr>
            <w:rFonts w:eastAsia="宋体" w:cs="宋体" w:hint="eastAsia"/>
            <w:spacing w:val="0"/>
            <w:sz w:val="21"/>
            <w:szCs w:val="21"/>
            <w:lang w:eastAsia="zh-CN"/>
          </w:rPr>
          <w:t xml:space="preserve"> </w:t>
        </w:r>
      </w:ins>
      <w:del w:id="267" w:author="yj zeng" w:date="2026-03-27T16:01:00Z" w16du:dateUtc="2026-03-27T08:01:00Z">
        <w:r w:rsidRPr="00640733" w:rsidDel="00FE4678">
          <w:rPr>
            <w:rFonts w:eastAsia="宋体" w:cs="宋体"/>
            <w:spacing w:val="0"/>
            <w:sz w:val="21"/>
            <w:szCs w:val="21"/>
            <w:lang w:eastAsia="zh-CN"/>
            <w:rPrChange w:id="268" w:author="yj zeng" w:date="2026-03-27T16:01:00Z" w16du:dateUtc="2026-03-27T08:01:00Z">
              <w:rPr>
                <w:rFonts w:eastAsiaTheme="minorEastAsia"/>
                <w:sz w:val="21"/>
                <w:szCs w:val="21"/>
                <w:lang w:eastAsia="zh-CN"/>
              </w:rPr>
            </w:rPrChange>
          </w:rPr>
          <w:delText xml:space="preserve"> </w:delText>
        </w:r>
      </w:del>
      <w:proofErr w:type="spellStart"/>
      <m:oMath>
        <m:r>
          <m:rPr>
            <m:nor/>
          </m:rPr>
          <w:rPr>
            <w:rFonts w:eastAsia="宋体" w:cs="宋体"/>
            <w:spacing w:val="0"/>
            <w:sz w:val="21"/>
            <w:szCs w:val="21"/>
            <w:lang w:eastAsia="zh-CN"/>
            <w:rPrChange w:id="269" w:author="yj zeng" w:date="2026-03-27T16:01:00Z" w16du:dateUtc="2026-03-27T08:01:00Z">
              <w:rPr>
                <w:rFonts w:ascii="Cambria Math" w:eastAsiaTheme="minorEastAsia" w:hAnsi="Cambria Math"/>
                <w:sz w:val="21"/>
                <w:szCs w:val="21"/>
                <w:lang w:eastAsia="zh-CN"/>
              </w:rPr>
            </w:rPrChange>
          </w:rPr>
          <m:t>μ</m:t>
        </m:r>
        <m:r>
          <m:rPr>
            <m:nor/>
          </m:rPr>
          <w:rPr>
            <w:rFonts w:eastAsia="宋体" w:cs="宋体"/>
            <w:spacing w:val="0"/>
            <w:sz w:val="21"/>
            <w:szCs w:val="21"/>
            <w:lang w:eastAsia="zh-CN"/>
            <w:rPrChange w:id="270" w:author="yj zeng" w:date="2026-03-27T16:01:00Z" w16du:dateUtc="2026-03-27T08:01:00Z">
              <w:rPr>
                <w:rFonts w:ascii="Cambria Math" w:eastAsiaTheme="minorEastAsia" w:hAnsi="Cambria Math"/>
                <w:iCs/>
                <w:sz w:val="21"/>
                <w:szCs w:val="21"/>
                <w:lang w:eastAsia="zh-CN"/>
              </w:rPr>
            </w:rPrChange>
          </w:rPr>
          <m:t>s</m:t>
        </m:r>
      </m:oMath>
      <w:proofErr w:type="spellEnd"/>
      <w:r w:rsidRPr="00640733">
        <w:rPr>
          <w:rFonts w:eastAsia="宋体" w:cs="宋体"/>
          <w:spacing w:val="0"/>
          <w:sz w:val="21"/>
          <w:szCs w:val="21"/>
          <w:lang w:eastAsia="zh-CN"/>
          <w:rPrChange w:id="271" w:author="yj zeng" w:date="2026-03-27T16:01:00Z" w16du:dateUtc="2026-03-27T08:01:00Z">
            <w:rPr>
              <w:rFonts w:eastAsiaTheme="minorEastAsia"/>
              <w:sz w:val="21"/>
              <w:szCs w:val="21"/>
              <w:lang w:eastAsia="zh-CN"/>
            </w:rPr>
          </w:rPrChange>
        </w:rPr>
        <w:t xml:space="preserve">. </w:t>
      </w:r>
      <w:ins w:id="272" w:author="yj zeng" w:date="2026-03-27T16:01:00Z" w16du:dateUtc="2026-03-27T08:01:00Z">
        <w:r w:rsidR="00FE4678">
          <w:rPr>
            <w:rFonts w:eastAsia="宋体" w:cs="宋体" w:hint="eastAsia"/>
            <w:spacing w:val="0"/>
            <w:sz w:val="21"/>
            <w:szCs w:val="21"/>
            <w:lang w:eastAsia="zh-CN"/>
          </w:rPr>
          <w:t>U</w:t>
        </w:r>
      </w:ins>
      <w:del w:id="273" w:author="yj zeng" w:date="2026-03-27T16:01:00Z" w16du:dateUtc="2026-03-27T08:01:00Z">
        <w:r w:rsidRPr="00640733" w:rsidDel="00FE4678">
          <w:rPr>
            <w:rFonts w:eastAsia="宋体" w:cs="宋体"/>
            <w:spacing w:val="0"/>
            <w:sz w:val="21"/>
            <w:szCs w:val="21"/>
            <w:lang w:eastAsia="zh-CN"/>
            <w:rPrChange w:id="274" w:author="yj zeng" w:date="2026-03-27T16:01:00Z" w16du:dateUtc="2026-03-27T08:01:00Z">
              <w:rPr>
                <w:rFonts w:eastAsiaTheme="minorEastAsia"/>
                <w:sz w:val="21"/>
                <w:szCs w:val="21"/>
                <w:lang w:eastAsia="zh-CN"/>
              </w:rPr>
            </w:rPrChange>
          </w:rPr>
          <w:delText>Crucially, u</w:delText>
        </w:r>
      </w:del>
      <w:r w:rsidRPr="00640733">
        <w:rPr>
          <w:rFonts w:eastAsia="宋体" w:cs="宋体"/>
          <w:spacing w:val="0"/>
          <w:sz w:val="21"/>
          <w:szCs w:val="21"/>
          <w:lang w:eastAsia="zh-CN"/>
          <w:rPrChange w:id="275" w:author="yj zeng" w:date="2026-03-27T16:01:00Z" w16du:dateUtc="2026-03-27T08:01:00Z">
            <w:rPr>
              <w:rFonts w:eastAsiaTheme="minorEastAsia"/>
              <w:sz w:val="21"/>
              <w:szCs w:val="21"/>
              <w:lang w:eastAsia="zh-CN"/>
            </w:rPr>
          </w:rPrChange>
        </w:rPr>
        <w:t>nlike standard lock-in techniques</w:t>
      </w:r>
      <w:r w:rsidR="00D63AF4" w:rsidRPr="00640733">
        <w:rPr>
          <w:rFonts w:eastAsia="宋体" w:cs="宋体"/>
          <w:spacing w:val="0"/>
          <w:sz w:val="21"/>
          <w:szCs w:val="21"/>
          <w:lang w:eastAsia="zh-CN"/>
          <w:rPrChange w:id="276"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277" w:author="yj zeng" w:date="2026-03-27T16:01:00Z" w16du:dateUtc="2026-03-27T08:01:00Z">
            <w:rPr>
              <w:rFonts w:eastAsiaTheme="minorEastAsia"/>
              <w:sz w:val="21"/>
              <w:szCs w:val="21"/>
              <w:lang w:eastAsia="zh-CN"/>
            </w:rPr>
          </w:rPrChange>
        </w:rPr>
        <w:instrText xml:space="preserve"> REF _Ref225087173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278"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279" w:author="yj zeng" w:date="2026-03-27T16:01:00Z" w16du:dateUtc="2026-03-27T08:01:00Z">
            <w:rPr>
              <w:rFonts w:eastAsiaTheme="minorEastAsia"/>
              <w:sz w:val="21"/>
              <w:szCs w:val="21"/>
              <w:lang w:eastAsia="zh-CN"/>
            </w:rPr>
          </w:rPrChange>
        </w:rPr>
        <w:t>[16]</w:t>
      </w:r>
      <w:r w:rsidR="00D63AF4" w:rsidRPr="00640733">
        <w:rPr>
          <w:rFonts w:eastAsia="宋体" w:cs="宋体"/>
          <w:spacing w:val="0"/>
          <w:sz w:val="21"/>
          <w:szCs w:val="21"/>
          <w:lang w:eastAsia="zh-CN"/>
          <w:rPrChange w:id="280" w:author="yj zeng" w:date="2026-03-27T16:01:00Z" w16du:dateUtc="2026-03-27T08:01:00Z">
            <w:rPr>
              <w:rFonts w:eastAsiaTheme="minorEastAsia"/>
              <w:sz w:val="21"/>
              <w:szCs w:val="21"/>
              <w:lang w:eastAsia="zh-CN"/>
            </w:rPr>
          </w:rPrChange>
        </w:rPr>
        <w:fldChar w:fldCharType="end"/>
      </w:r>
      <w:r w:rsidRPr="00640733">
        <w:rPr>
          <w:rFonts w:eastAsia="宋体" w:cs="宋体"/>
          <w:spacing w:val="0"/>
          <w:sz w:val="21"/>
          <w:szCs w:val="21"/>
          <w:lang w:eastAsia="zh-CN"/>
          <w:rPrChange w:id="281" w:author="yj zeng" w:date="2026-03-27T16:01:00Z" w16du:dateUtc="2026-03-27T08:01:00Z">
            <w:rPr>
              <w:rFonts w:eastAsiaTheme="minorEastAsia"/>
              <w:sz w:val="21"/>
              <w:szCs w:val="21"/>
              <w:lang w:eastAsia="zh-CN"/>
            </w:rPr>
          </w:rPrChange>
        </w:rPr>
        <w:t xml:space="preserve">, </w:t>
      </w:r>
      <w:r w:rsidR="006A152A" w:rsidRPr="00640733">
        <w:rPr>
          <w:rFonts w:eastAsia="宋体" w:cs="宋体"/>
          <w:spacing w:val="0"/>
          <w:sz w:val="21"/>
          <w:szCs w:val="21"/>
          <w:lang w:eastAsia="zh-CN"/>
          <w:rPrChange w:id="282" w:author="yj zeng" w:date="2026-03-27T16:01:00Z" w16du:dateUtc="2026-03-27T08:01:00Z">
            <w:rPr>
              <w:rFonts w:eastAsiaTheme="minorEastAsia"/>
              <w:sz w:val="21"/>
              <w:szCs w:val="21"/>
              <w:lang w:eastAsia="zh-CN"/>
            </w:rPr>
          </w:rPrChange>
        </w:rPr>
        <w:t>OFE</w:t>
      </w:r>
      <w:r w:rsidRPr="00640733">
        <w:rPr>
          <w:rFonts w:eastAsia="宋体" w:cs="宋体"/>
          <w:spacing w:val="0"/>
          <w:sz w:val="21"/>
          <w:szCs w:val="21"/>
          <w:lang w:eastAsia="zh-CN"/>
          <w:rPrChange w:id="283" w:author="yj zeng" w:date="2026-03-27T16:01:00Z" w16du:dateUtc="2026-03-27T08:01:00Z">
            <w:rPr>
              <w:rFonts w:eastAsiaTheme="minorEastAsia"/>
              <w:sz w:val="21"/>
              <w:szCs w:val="21"/>
              <w:lang w:eastAsia="zh-CN"/>
            </w:rPr>
          </w:rPrChange>
        </w:rPr>
        <w:t xml:space="preserve"> employs a strategic frequency allocation scheme that exploits the spectral gaps of structured environmental noise. This mechanism ensures robust retrieval (RMSE </w:t>
      </w:r>
      <m:oMath>
        <m:r>
          <m:rPr>
            <m:sty m:val="p"/>
          </m:rPr>
          <w:rPr>
            <w:rFonts w:ascii="Cambria Math" w:eastAsia="宋体" w:hAnsi="Cambria Math" w:cs="宋体" w:hint="eastAsia"/>
            <w:spacing w:val="0"/>
            <w:sz w:val="21"/>
            <w:szCs w:val="21"/>
            <w:lang w:eastAsia="zh-CN"/>
            <w:rPrChange w:id="284" w:author="yj zeng" w:date="2026-03-27T16:01:00Z" w16du:dateUtc="2026-03-27T08:01:00Z">
              <w:rPr>
                <w:rFonts w:ascii="Cambria Math" w:eastAsiaTheme="minorEastAsia" w:hAnsi="Cambria Math" w:hint="eastAsia"/>
                <w:sz w:val="21"/>
                <w:szCs w:val="21"/>
                <w:lang w:eastAsia="zh-CN"/>
              </w:rPr>
            </w:rPrChange>
          </w:rPr>
          <m:t>≈</m:t>
        </m:r>
      </m:oMath>
      <w:r w:rsidRPr="00640733">
        <w:rPr>
          <w:rFonts w:eastAsia="宋体" w:cs="宋体"/>
          <w:spacing w:val="0"/>
          <w:sz w:val="21"/>
          <w:szCs w:val="21"/>
          <w:lang w:eastAsia="zh-CN"/>
          <w:rPrChange w:id="285" w:author="yj zeng" w:date="2026-03-27T16:01:00Z" w16du:dateUtc="2026-03-27T08:01:00Z">
            <w:rPr>
              <w:rFonts w:eastAsiaTheme="minorEastAsia"/>
              <w:sz w:val="21"/>
              <w:szCs w:val="21"/>
              <w:lang w:eastAsia="zh-CN"/>
            </w:rPr>
          </w:rPrChange>
        </w:rPr>
        <w:t xml:space="preserve"> 0.0261) </w:t>
      </w:r>
      <w:del w:id="286" w:author="yj zeng" w:date="2026-03-27T16:02:00Z" w16du:dateUtc="2026-03-27T08:02:00Z">
        <w:r w:rsidRPr="00640733" w:rsidDel="00C062D6">
          <w:rPr>
            <w:rFonts w:eastAsia="宋体" w:cs="宋体"/>
            <w:spacing w:val="0"/>
            <w:sz w:val="21"/>
            <w:szCs w:val="21"/>
            <w:lang w:eastAsia="zh-CN"/>
            <w:rPrChange w:id="287" w:author="yj zeng" w:date="2026-03-27T16:01:00Z" w16du:dateUtc="2026-03-27T08:01:00Z">
              <w:rPr>
                <w:rFonts w:eastAsiaTheme="minorEastAsia"/>
                <w:sz w:val="21"/>
                <w:szCs w:val="21"/>
                <w:lang w:eastAsia="zh-CN"/>
              </w:rPr>
            </w:rPrChange>
          </w:rPr>
          <w:delText xml:space="preserve">even </w:delText>
        </w:r>
      </w:del>
      <w:r w:rsidRPr="00640733">
        <w:rPr>
          <w:rFonts w:eastAsia="宋体" w:cs="宋体"/>
          <w:spacing w:val="0"/>
          <w:sz w:val="21"/>
          <w:szCs w:val="21"/>
          <w:lang w:eastAsia="zh-CN"/>
          <w:rPrChange w:id="288" w:author="yj zeng" w:date="2026-03-27T16:01:00Z" w16du:dateUtc="2026-03-27T08:01:00Z">
            <w:rPr>
              <w:rFonts w:eastAsiaTheme="minorEastAsia"/>
              <w:sz w:val="21"/>
              <w:szCs w:val="21"/>
              <w:lang w:eastAsia="zh-CN"/>
            </w:rPr>
          </w:rPrChange>
        </w:rPr>
        <w:t xml:space="preserve">under </w:t>
      </w:r>
      <w:del w:id="289" w:author="yj zeng" w:date="2026-03-27T16:02:00Z" w16du:dateUtc="2026-03-27T08:02:00Z">
        <w:r w:rsidRPr="00640733" w:rsidDel="00C062D6">
          <w:rPr>
            <w:rFonts w:eastAsia="宋体" w:cs="宋体"/>
            <w:spacing w:val="0"/>
            <w:sz w:val="21"/>
            <w:szCs w:val="21"/>
            <w:lang w:eastAsia="zh-CN"/>
            <w:rPrChange w:id="290" w:author="yj zeng" w:date="2026-03-27T16:01:00Z" w16du:dateUtc="2026-03-27T08:01:00Z">
              <w:rPr>
                <w:rFonts w:eastAsiaTheme="minorEastAsia"/>
                <w:sz w:val="21"/>
                <w:szCs w:val="21"/>
                <w:lang w:eastAsia="zh-CN"/>
              </w:rPr>
            </w:rPrChange>
          </w:rPr>
          <w:delText xml:space="preserve">harsh </w:delText>
        </w:r>
      </w:del>
      <w:r w:rsidRPr="00640733">
        <w:rPr>
          <w:rFonts w:eastAsia="宋体" w:cs="宋体"/>
          <w:spacing w:val="0"/>
          <w:sz w:val="21"/>
          <w:szCs w:val="21"/>
          <w:lang w:eastAsia="zh-CN"/>
          <w:rPrChange w:id="291" w:author="yj zeng" w:date="2026-03-27T16:01:00Z" w16du:dateUtc="2026-03-27T08:01:00Z">
            <w:rPr>
              <w:rFonts w:eastAsiaTheme="minorEastAsia"/>
              <w:sz w:val="21"/>
              <w:szCs w:val="21"/>
              <w:lang w:eastAsia="zh-CN"/>
            </w:rPr>
          </w:rPrChange>
        </w:rPr>
        <w:t>interference with an SNR of -11.77 dB (at a 1000</w:t>
      </w:r>
      <w:del w:id="292" w:author="yj zeng" w:date="2026-03-27T16:02:00Z" w16du:dateUtc="2026-03-27T08:02:00Z">
        <w:r w:rsidRPr="00640733" w:rsidDel="00A90DF5">
          <w:rPr>
            <w:rFonts w:eastAsia="宋体" w:cs="宋体"/>
            <w:spacing w:val="0"/>
            <w:sz w:val="21"/>
            <w:szCs w:val="21"/>
            <w:lang w:eastAsia="zh-CN"/>
            <w:rPrChange w:id="293" w:author="yj zeng" w:date="2026-03-27T16:01:00Z" w16du:dateUtc="2026-03-27T08:01:00Z">
              <w:rPr>
                <w:rFonts w:eastAsiaTheme="minorEastAsia"/>
                <w:sz w:val="21"/>
                <w:szCs w:val="21"/>
                <w:lang w:eastAsia="zh-CN"/>
              </w:rPr>
            </w:rPrChange>
          </w:rPr>
          <w:delText xml:space="preserve"> </w:delText>
        </w:r>
      </w:del>
      <m:oMath>
        <m:r>
          <w:del w:id="294" w:author="yj zeng" w:date="2026-03-27T16:02:00Z" w16du:dateUtc="2026-03-27T08:02:00Z">
            <m:rPr>
              <m:nor/>
            </m:rPr>
            <w:rPr>
              <w:rFonts w:eastAsia="宋体" w:cs="宋体"/>
              <w:spacing w:val="0"/>
              <w:sz w:val="21"/>
              <w:szCs w:val="21"/>
              <w:lang w:eastAsia="zh-CN"/>
              <w:rPrChange w:id="295" w:author="yj zeng" w:date="2026-03-27T16:01:00Z" w16du:dateUtc="2026-03-27T08:01:00Z">
                <w:rPr>
                  <w:rFonts w:ascii="Cambria Math" w:eastAsiaTheme="minorEastAsia" w:hAnsi="Cambria Math"/>
                  <w:sz w:val="21"/>
                  <w:szCs w:val="21"/>
                  <w:lang w:eastAsia="zh-CN"/>
                </w:rPr>
              </w:rPrChange>
            </w:rPr>
            <m:t>μs</m:t>
          </w:del>
        </m:r>
      </m:oMath>
      <w:del w:id="296" w:author="yj zeng" w:date="2026-03-27T16:02:00Z" w16du:dateUtc="2026-03-27T08:02:00Z">
        <w:r w:rsidRPr="00640733" w:rsidDel="00A90DF5">
          <w:rPr>
            <w:rFonts w:eastAsia="宋体" w:cs="宋体"/>
            <w:spacing w:val="0"/>
            <w:sz w:val="21"/>
            <w:szCs w:val="21"/>
            <w:lang w:eastAsia="zh-CN"/>
            <w:rPrChange w:id="297" w:author="yj zeng" w:date="2026-03-27T16:01:00Z" w16du:dateUtc="2026-03-27T08:01:00Z">
              <w:rPr>
                <w:rFonts w:eastAsiaTheme="minorEastAsia"/>
                <w:sz w:val="21"/>
                <w:szCs w:val="21"/>
                <w:lang w:eastAsia="zh-CN"/>
              </w:rPr>
            </w:rPrChange>
          </w:rPr>
          <w:delText xml:space="preserve"> </w:delText>
        </w:r>
      </w:del>
      <w:ins w:id="298" w:author="yj zeng" w:date="2026-03-27T16:02:00Z" w16du:dateUtc="2026-03-27T08:02:00Z">
        <w:r w:rsidR="00A90DF5">
          <w:rPr>
            <w:rFonts w:eastAsia="宋体" w:cs="宋体" w:hint="eastAsia"/>
            <w:spacing w:val="0"/>
            <w:sz w:val="21"/>
            <w:szCs w:val="21"/>
            <w:lang w:eastAsia="zh-CN"/>
          </w:rPr>
          <w:t xml:space="preserve"> </w:t>
        </w:r>
        <w:proofErr w:type="spellStart"/>
      </w:ins>
      <m:oMath>
        <m:r>
          <w:ins w:id="299" w:author="yj zeng" w:date="2026-03-27T16:02:00Z" w16du:dateUtc="2026-03-27T08:02:00Z">
            <m:rPr>
              <m:nor/>
            </m:rPr>
            <w:rPr>
              <w:rFonts w:eastAsia="宋体" w:cs="宋体"/>
              <w:spacing w:val="0"/>
              <w:sz w:val="21"/>
              <w:szCs w:val="21"/>
              <w:lang w:eastAsia="zh-CN"/>
            </w:rPr>
            <m:t>μs</m:t>
          </w:ins>
        </m:r>
      </m:oMath>
      <w:proofErr w:type="spellEnd"/>
      <w:ins w:id="300" w:author="yj zeng" w:date="2026-03-27T16:02:00Z" w16du:dateUtc="2026-03-27T08:02:00Z">
        <w:r w:rsidR="00A90DF5" w:rsidRPr="00A90DF5">
          <w:rPr>
            <w:rFonts w:eastAsia="宋体" w:cs="宋体" w:hint="eastAsia"/>
            <w:spacing w:val="0"/>
            <w:sz w:val="21"/>
            <w:szCs w:val="21"/>
            <w:lang w:eastAsia="zh-CN"/>
          </w:rPr>
          <w:t xml:space="preserve"> </w:t>
        </w:r>
      </w:ins>
      <w:r w:rsidRPr="00640733">
        <w:rPr>
          <w:rFonts w:eastAsia="宋体" w:cs="宋体"/>
          <w:spacing w:val="0"/>
          <w:sz w:val="21"/>
          <w:szCs w:val="21"/>
          <w:lang w:eastAsia="zh-CN"/>
          <w:rPrChange w:id="301" w:author="yj zeng" w:date="2026-03-27T16:01:00Z" w16du:dateUtc="2026-03-27T08:01:00Z">
            <w:rPr>
              <w:rFonts w:eastAsiaTheme="minorEastAsia"/>
              <w:sz w:val="21"/>
              <w:szCs w:val="21"/>
              <w:lang w:eastAsia="zh-CN"/>
            </w:rPr>
          </w:rPrChange>
        </w:rPr>
        <w:t xml:space="preserve">sampling time), </w:t>
      </w:r>
      <w:del w:id="302" w:author="yj zeng" w:date="2026-03-27T16:02:00Z" w16du:dateUtc="2026-03-27T08:02:00Z">
        <w:r w:rsidRPr="00640733" w:rsidDel="00D12585">
          <w:rPr>
            <w:rFonts w:eastAsia="宋体" w:cs="宋体"/>
            <w:spacing w:val="0"/>
            <w:sz w:val="21"/>
            <w:szCs w:val="21"/>
            <w:lang w:eastAsia="zh-CN"/>
            <w:rPrChange w:id="303" w:author="yj zeng" w:date="2026-03-27T16:01:00Z" w16du:dateUtc="2026-03-27T08:01:00Z">
              <w:rPr>
                <w:rFonts w:eastAsiaTheme="minorEastAsia"/>
                <w:sz w:val="21"/>
                <w:szCs w:val="21"/>
                <w:lang w:eastAsia="zh-CN"/>
              </w:rPr>
            </w:rPrChange>
          </w:rPr>
          <w:delText xml:space="preserve">effectively </w:delText>
        </w:r>
      </w:del>
      <w:r w:rsidRPr="00640733">
        <w:rPr>
          <w:rFonts w:eastAsia="宋体" w:cs="宋体"/>
          <w:spacing w:val="0"/>
          <w:sz w:val="21"/>
          <w:szCs w:val="21"/>
          <w:lang w:eastAsia="zh-CN"/>
          <w:rPrChange w:id="304" w:author="yj zeng" w:date="2026-03-27T16:01:00Z" w16du:dateUtc="2026-03-27T08:01:00Z">
            <w:rPr>
              <w:rFonts w:eastAsiaTheme="minorEastAsia"/>
              <w:sz w:val="21"/>
              <w:szCs w:val="21"/>
              <w:lang w:eastAsia="zh-CN"/>
            </w:rPr>
          </w:rPrChange>
        </w:rPr>
        <w:t>immunizing the system against common artifacts like PWM dimming and SMPS ripples.</w:t>
      </w:r>
    </w:p>
    <w:p w14:paraId="57882EAD" w14:textId="45778A0D" w:rsidR="00BA6712" w:rsidRPr="00640733" w:rsidRDefault="00BA6712">
      <w:pPr>
        <w:ind w:firstLineChars="200" w:firstLine="420"/>
        <w:jc w:val="both"/>
        <w:rPr>
          <w:rFonts w:eastAsia="宋体" w:cs="宋体"/>
          <w:spacing w:val="0"/>
          <w:sz w:val="21"/>
          <w:szCs w:val="21"/>
          <w:lang w:eastAsia="zh-CN"/>
          <w:rPrChange w:id="305" w:author="yj zeng" w:date="2026-03-27T16:01:00Z" w16du:dateUtc="2026-03-27T08:01:00Z">
            <w:rPr>
              <w:rFonts w:eastAsiaTheme="minorEastAsia"/>
              <w:sz w:val="21"/>
              <w:szCs w:val="21"/>
              <w:lang w:eastAsia="zh-CN"/>
            </w:rPr>
          </w:rPrChange>
        </w:rPr>
        <w:pPrChange w:id="306" w:author="yj zeng" w:date="2026-03-27T19:24:00Z" w16du:dateUtc="2026-03-27T11:24:00Z">
          <w:pPr>
            <w:jc w:val="both"/>
          </w:pPr>
        </w:pPrChange>
      </w:pPr>
      <w:del w:id="307" w:author="yj zeng" w:date="2026-03-27T16:01:00Z" w16du:dateUtc="2026-03-27T08:01:00Z">
        <w:r w:rsidRPr="00640733" w:rsidDel="00640733">
          <w:rPr>
            <w:rFonts w:eastAsia="宋体" w:cs="宋体"/>
            <w:spacing w:val="0"/>
            <w:sz w:val="21"/>
            <w:szCs w:val="21"/>
            <w:lang w:eastAsia="zh-CN"/>
            <w:rPrChange w:id="308" w:author="yj zeng" w:date="2026-03-27T16:01:00Z" w16du:dateUtc="2026-03-27T08:01:00Z">
              <w:rPr>
                <w:rFonts w:eastAsiaTheme="minorEastAsia"/>
                <w:sz w:val="21"/>
                <w:szCs w:val="21"/>
                <w:lang w:eastAsia="zh-CN"/>
              </w:rPr>
            </w:rPrChange>
          </w:rPr>
          <w:tab/>
        </w:r>
      </w:del>
      <w:del w:id="309" w:author="yj zeng" w:date="2026-03-27T16:02:00Z" w16du:dateUtc="2026-03-27T08:02:00Z">
        <w:r w:rsidRPr="00640733" w:rsidDel="007B22FF">
          <w:rPr>
            <w:rFonts w:eastAsia="宋体" w:cs="宋体"/>
            <w:spacing w:val="0"/>
            <w:sz w:val="21"/>
            <w:szCs w:val="21"/>
            <w:lang w:eastAsia="zh-CN"/>
            <w:rPrChange w:id="310" w:author="yj zeng" w:date="2026-03-27T16:01:00Z" w16du:dateUtc="2026-03-27T08:01:00Z">
              <w:rPr>
                <w:rFonts w:eastAsiaTheme="minorEastAsia"/>
                <w:sz w:val="21"/>
                <w:szCs w:val="21"/>
                <w:lang w:eastAsia="zh-CN"/>
              </w:rPr>
            </w:rPrChange>
          </w:rPr>
          <w:delText>However, t</w:delText>
        </w:r>
      </w:del>
      <w:ins w:id="311" w:author="yj zeng" w:date="2026-03-27T16:02:00Z" w16du:dateUtc="2026-03-27T08:02:00Z">
        <w:r w:rsidR="007B22FF">
          <w:rPr>
            <w:rFonts w:eastAsia="宋体" w:cs="宋体" w:hint="eastAsia"/>
            <w:spacing w:val="0"/>
            <w:sz w:val="21"/>
            <w:szCs w:val="21"/>
            <w:lang w:eastAsia="zh-CN"/>
          </w:rPr>
          <w:t>T</w:t>
        </w:r>
      </w:ins>
      <w:r w:rsidRPr="00640733">
        <w:rPr>
          <w:rFonts w:eastAsia="宋体" w:cs="宋体"/>
          <w:spacing w:val="0"/>
          <w:sz w:val="21"/>
          <w:szCs w:val="21"/>
          <w:lang w:eastAsia="zh-CN"/>
          <w:rPrChange w:id="312" w:author="yj zeng" w:date="2026-03-27T16:01:00Z" w16du:dateUtc="2026-03-27T08:01:00Z">
            <w:rPr>
              <w:rFonts w:eastAsiaTheme="minorEastAsia"/>
              <w:sz w:val="21"/>
              <w:szCs w:val="21"/>
              <w:lang w:eastAsia="zh-CN"/>
            </w:rPr>
          </w:rPrChange>
        </w:rPr>
        <w:t xml:space="preserve">he performance boundaries of </w:t>
      </w:r>
      <w:r w:rsidR="006A152A" w:rsidRPr="00640733">
        <w:rPr>
          <w:rFonts w:eastAsia="宋体" w:cs="宋体"/>
          <w:spacing w:val="0"/>
          <w:sz w:val="21"/>
          <w:szCs w:val="21"/>
          <w:lang w:eastAsia="zh-CN"/>
          <w:rPrChange w:id="313" w:author="yj zeng" w:date="2026-03-27T16:01:00Z" w16du:dateUtc="2026-03-27T08:01:00Z">
            <w:rPr>
              <w:rFonts w:eastAsiaTheme="minorEastAsia"/>
              <w:sz w:val="21"/>
              <w:szCs w:val="21"/>
              <w:lang w:eastAsia="zh-CN"/>
            </w:rPr>
          </w:rPrChange>
        </w:rPr>
        <w:t>OFE</w:t>
      </w:r>
      <w:r w:rsidRPr="00640733">
        <w:rPr>
          <w:rFonts w:eastAsia="宋体" w:cs="宋体"/>
          <w:spacing w:val="0"/>
          <w:sz w:val="21"/>
          <w:szCs w:val="21"/>
          <w:lang w:eastAsia="zh-CN"/>
          <w:rPrChange w:id="314" w:author="yj zeng" w:date="2026-03-27T16:01:00Z" w16du:dateUtc="2026-03-27T08:01:00Z">
            <w:rPr>
              <w:rFonts w:eastAsiaTheme="minorEastAsia"/>
              <w:sz w:val="21"/>
              <w:szCs w:val="21"/>
              <w:lang w:eastAsia="zh-CN"/>
            </w:rPr>
          </w:rPrChange>
        </w:rPr>
        <w:t xml:space="preserve"> are </w:t>
      </w:r>
      <w:del w:id="315" w:author="yj zeng" w:date="2026-03-27T16:03:00Z" w16du:dateUtc="2026-03-27T08:03:00Z">
        <w:r w:rsidRPr="00640733" w:rsidDel="00DF37C6">
          <w:rPr>
            <w:rFonts w:eastAsia="宋体" w:cs="宋体"/>
            <w:spacing w:val="0"/>
            <w:sz w:val="21"/>
            <w:szCs w:val="21"/>
            <w:lang w:eastAsia="zh-CN"/>
            <w:rPrChange w:id="316" w:author="yj zeng" w:date="2026-03-27T16:01:00Z" w16du:dateUtc="2026-03-27T08:01:00Z">
              <w:rPr>
                <w:rFonts w:eastAsiaTheme="minorEastAsia"/>
                <w:sz w:val="21"/>
                <w:szCs w:val="21"/>
                <w:lang w:eastAsia="zh-CN"/>
              </w:rPr>
            </w:rPrChange>
          </w:rPr>
          <w:delText xml:space="preserve">strictly </w:delText>
        </w:r>
      </w:del>
      <w:r w:rsidRPr="00640733">
        <w:rPr>
          <w:rFonts w:eastAsia="宋体" w:cs="宋体"/>
          <w:spacing w:val="0"/>
          <w:sz w:val="21"/>
          <w:szCs w:val="21"/>
          <w:lang w:eastAsia="zh-CN"/>
          <w:rPrChange w:id="317" w:author="yj zeng" w:date="2026-03-27T16:01:00Z" w16du:dateUtc="2026-03-27T08:01:00Z">
            <w:rPr>
              <w:rFonts w:eastAsiaTheme="minorEastAsia"/>
              <w:sz w:val="21"/>
              <w:szCs w:val="21"/>
              <w:lang w:eastAsia="zh-CN"/>
            </w:rPr>
          </w:rPrChange>
        </w:rPr>
        <w:t xml:space="preserve">dictated by hardware constraints rather than the encoding strategy itself. The acquisition speed </w:t>
      </w:r>
      <m:oMath>
        <m:r>
          <w:rPr>
            <w:rFonts w:ascii="Cambria Math" w:eastAsia="宋体" w:hAnsi="Cambria Math" w:cs="宋体"/>
            <w:spacing w:val="0"/>
            <w:sz w:val="21"/>
            <w:szCs w:val="21"/>
            <w:lang w:eastAsia="zh-CN"/>
            <w:rPrChange w:id="318" w:author="yj zeng" w:date="2026-03-27T16:01:00Z" w16du:dateUtc="2026-03-27T08:01:00Z">
              <w:rPr>
                <w:rFonts w:ascii="Cambria Math" w:eastAsiaTheme="minorEastAsia" w:hAnsi="Cambria Math"/>
                <w:sz w:val="21"/>
                <w:szCs w:val="21"/>
                <w:lang w:eastAsia="zh-CN"/>
              </w:rPr>
            </w:rPrChange>
          </w:rPr>
          <m:t>T</m:t>
        </m:r>
      </m:oMath>
      <w:r w:rsidRPr="00640733">
        <w:rPr>
          <w:rFonts w:eastAsia="宋体" w:cs="宋体"/>
          <w:spacing w:val="0"/>
          <w:sz w:val="21"/>
          <w:szCs w:val="21"/>
          <w:lang w:eastAsia="zh-CN"/>
          <w:rPrChange w:id="319" w:author="yj zeng" w:date="2026-03-27T16:01:00Z" w16du:dateUtc="2026-03-27T08:01:00Z">
            <w:rPr>
              <w:rFonts w:eastAsiaTheme="minorEastAsia"/>
              <w:sz w:val="21"/>
              <w:szCs w:val="21"/>
              <w:lang w:eastAsia="zh-CN"/>
            </w:rPr>
          </w:rPrChange>
        </w:rPr>
        <w:t xml:space="preserve"> is </w:t>
      </w:r>
      <w:ins w:id="320" w:author="yj zeng" w:date="2026-03-27T16:03:00Z">
        <w:r w:rsidR="002D3AF7" w:rsidRPr="002D3AF7">
          <w:rPr>
            <w:rFonts w:eastAsia="宋体" w:cs="宋体"/>
            <w:spacing w:val="0"/>
            <w:sz w:val="21"/>
            <w:szCs w:val="21"/>
            <w:lang w:eastAsia="zh-CN"/>
          </w:rPr>
          <w:t xml:space="preserve">constrained </w:t>
        </w:r>
      </w:ins>
      <w:del w:id="321" w:author="yj zeng" w:date="2026-03-27T16:03:00Z" w16du:dateUtc="2026-03-27T08:03:00Z">
        <w:r w:rsidRPr="00640733" w:rsidDel="002D3AF7">
          <w:rPr>
            <w:rFonts w:eastAsia="宋体" w:cs="宋体"/>
            <w:spacing w:val="0"/>
            <w:sz w:val="21"/>
            <w:szCs w:val="21"/>
            <w:lang w:eastAsia="zh-CN"/>
            <w:rPrChange w:id="322" w:author="yj zeng" w:date="2026-03-27T16:01:00Z" w16du:dateUtc="2026-03-27T08:01:00Z">
              <w:rPr>
                <w:rFonts w:eastAsiaTheme="minorEastAsia"/>
                <w:sz w:val="21"/>
                <w:szCs w:val="21"/>
                <w:lang w:eastAsia="zh-CN"/>
              </w:rPr>
            </w:rPrChange>
          </w:rPr>
          <w:delText xml:space="preserve">governed </w:delText>
        </w:r>
      </w:del>
      <w:r w:rsidRPr="00640733">
        <w:rPr>
          <w:rFonts w:eastAsia="宋体" w:cs="宋体"/>
          <w:spacing w:val="0"/>
          <w:sz w:val="21"/>
          <w:szCs w:val="21"/>
          <w:lang w:eastAsia="zh-CN"/>
          <w:rPrChange w:id="323" w:author="yj zeng" w:date="2026-03-27T16:01:00Z" w16du:dateUtc="2026-03-27T08:01:00Z">
            <w:rPr>
              <w:rFonts w:eastAsiaTheme="minorEastAsia"/>
              <w:sz w:val="21"/>
              <w:szCs w:val="21"/>
              <w:lang w:eastAsia="zh-CN"/>
            </w:rPr>
          </w:rPrChange>
        </w:rPr>
        <w:t xml:space="preserve">by the time-frequency uncertainty principle, </w:t>
      </w:r>
      <m:oMath>
        <m:r>
          <w:rPr>
            <w:rFonts w:ascii="Cambria Math" w:eastAsia="宋体" w:hAnsi="Cambria Math" w:cs="宋体"/>
            <w:spacing w:val="0"/>
            <w:sz w:val="21"/>
            <w:szCs w:val="21"/>
            <w:lang w:eastAsia="zh-CN"/>
          </w:rPr>
          <m:t xml:space="preserve">T </m:t>
        </m:r>
        <m: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hint="eastAsia"/>
            <w:spacing w:val="0"/>
            <w:sz w:val="21"/>
            <w:szCs w:val="21"/>
            <w:lang w:eastAsia="zh-CN"/>
          </w:rPr>
          <m:t>Δ</m:t>
        </m:r>
        <m:r>
          <w:rPr>
            <w:rFonts w:ascii="Cambria Math" w:eastAsia="宋体" w:hAnsi="Cambria Math" w:cs="宋体"/>
            <w:spacing w:val="0"/>
            <w:sz w:val="21"/>
            <w:szCs w:val="21"/>
            <w:lang w:eastAsia="zh-CN"/>
          </w:rPr>
          <m:t>f</m:t>
        </m:r>
      </m:oMath>
      <w:r w:rsidRPr="00640733">
        <w:rPr>
          <w:rFonts w:eastAsia="宋体" w:cs="宋体"/>
          <w:spacing w:val="0"/>
          <w:sz w:val="21"/>
          <w:szCs w:val="21"/>
          <w:lang w:eastAsia="zh-CN"/>
          <w:rPrChange w:id="324" w:author="yj zeng" w:date="2026-03-27T16:01:00Z" w16du:dateUtc="2026-03-27T08:01:00Z">
            <w:rPr>
              <w:rFonts w:eastAsiaTheme="minorEastAsia"/>
              <w:sz w:val="21"/>
              <w:szCs w:val="21"/>
              <w:lang w:eastAsia="zh-CN"/>
            </w:rPr>
          </w:rPrChange>
        </w:rPr>
        <w:t xml:space="preserve">. </w:t>
      </w:r>
      <w:ins w:id="325" w:author="yj zeng" w:date="2026-03-27T19:24:00Z">
        <w:r w:rsidR="001034AE" w:rsidRPr="001034AE">
          <w:rPr>
            <w:rFonts w:eastAsia="宋体" w:cs="宋体"/>
            <w:spacing w:val="0"/>
            <w:sz w:val="21"/>
            <w:szCs w:val="21"/>
            <w:lang w:eastAsia="zh-CN"/>
          </w:rPr>
          <w:t xml:space="preserve">Although the empirical </w:t>
        </w:r>
      </w:ins>
      <w:ins w:id="326" w:author="yj zeng" w:date="2026-03-27T19:26:00Z" w16du:dateUtc="2026-03-27T11:26:00Z">
        <w:r w:rsidR="00602883">
          <w:rPr>
            <w:rFonts w:eastAsia="宋体" w:cs="宋体" w:hint="eastAsia"/>
            <w:spacing w:val="0"/>
            <w:sz w:val="21"/>
            <w:szCs w:val="21"/>
            <w:lang w:eastAsia="zh-CN"/>
          </w:rPr>
          <w:t>acquisition</w:t>
        </w:r>
      </w:ins>
      <w:ins w:id="327" w:author="yj zeng" w:date="2026-03-27T19:24:00Z">
        <w:r w:rsidR="001034AE" w:rsidRPr="001034AE">
          <w:rPr>
            <w:rFonts w:eastAsia="宋体" w:cs="宋体"/>
            <w:spacing w:val="0"/>
            <w:sz w:val="21"/>
            <w:szCs w:val="21"/>
            <w:lang w:eastAsia="zh-CN"/>
          </w:rPr>
          <w:t xml:space="preserve"> time of our prototype is bottlenecked at </w:t>
        </w:r>
      </w:ins>
      <m:oMath>
        <m:sSub>
          <m:sSubPr>
            <m:ctrlPr>
              <w:ins w:id="328" w:author="yj zeng" w:date="2026-03-27T19:24:00Z">
                <w:rPr>
                  <w:rFonts w:ascii="Cambria Math" w:eastAsia="宋体" w:hAnsi="Cambria Math" w:cs="宋体"/>
                  <w:i/>
                  <w:spacing w:val="0"/>
                  <w:sz w:val="21"/>
                  <w:szCs w:val="21"/>
                  <w:lang w:eastAsia="zh-CN"/>
                </w:rPr>
              </w:ins>
            </m:ctrlPr>
          </m:sSubPr>
          <m:e>
            <m:r>
              <w:ins w:id="329" w:author="yj zeng" w:date="2026-03-27T19:24:00Z">
                <w:rPr>
                  <w:rFonts w:ascii="Cambria Math" w:eastAsia="宋体" w:hAnsi="Cambria Math" w:cs="宋体"/>
                  <w:spacing w:val="0"/>
                  <w:sz w:val="21"/>
                  <w:szCs w:val="21"/>
                  <w:lang w:eastAsia="zh-CN"/>
                </w:rPr>
                <m:t>T</m:t>
              </w:ins>
            </m:r>
          </m:e>
          <m:sub>
            <m:r>
              <w:ins w:id="330" w:author="yj zeng" w:date="2026-03-27T19:24:00Z">
                <w:rPr>
                  <w:rFonts w:ascii="Cambria Math" w:eastAsia="宋体" w:hAnsi="Cambria Math" w:cs="宋体"/>
                  <w:spacing w:val="0"/>
                  <w:sz w:val="21"/>
                  <w:szCs w:val="21"/>
                  <w:lang w:eastAsia="zh-CN"/>
                </w:rPr>
                <m:t>s</m:t>
              </w:ins>
            </m:r>
          </m:sub>
        </m:sSub>
        <m:r>
          <w:ins w:id="331" w:author="yj zeng" w:date="2026-03-27T19:24:00Z">
            <w:rPr>
              <w:rFonts w:ascii="Cambria Math" w:eastAsia="宋体" w:hAnsi="Cambria Math" w:cs="宋体"/>
              <w:spacing w:val="0"/>
              <w:sz w:val="21"/>
              <w:szCs w:val="21"/>
              <w:lang w:eastAsia="zh-CN"/>
            </w:rPr>
            <m:t>=250 </m:t>
          </w:ins>
        </m:r>
        <m:r>
          <m:rPr>
            <m:nor/>
          </m:rPr>
          <w:rPr>
            <w:rFonts w:ascii="Cambria Math" w:eastAsia="宋体" w:hAnsi="Cambria Math" w:cs="宋体"/>
            <w:spacing w:val="0"/>
            <w:sz w:val="21"/>
            <w:szCs w:val="21"/>
            <w:lang w:eastAsia="zh-CN"/>
          </w:rPr>
          <m:t>μ</m:t>
        </m:r>
        <m:r>
          <w:ins w:id="332" w:author="yj zeng" w:date="2026-03-27T19:24:00Z">
            <m:rPr>
              <m:nor/>
            </m:rPr>
            <w:rPr>
              <w:rFonts w:ascii="Cambria Math" w:eastAsia="宋体" w:hAnsi="Cambria Math" w:cs="宋体"/>
              <w:spacing w:val="0"/>
              <w:sz w:val="21"/>
              <w:szCs w:val="21"/>
              <w:lang w:eastAsia="zh-CN"/>
            </w:rPr>
            <m:t>s</m:t>
          </w:ins>
        </m:r>
      </m:oMath>
      <w:ins w:id="333" w:author="yj zeng" w:date="2026-03-27T19:24:00Z">
        <w:r w:rsidR="001034AE" w:rsidRPr="001034AE">
          <w:rPr>
            <w:rFonts w:eastAsia="宋体" w:cs="宋体"/>
            <w:spacing w:val="0"/>
            <w:sz w:val="21"/>
            <w:szCs w:val="21"/>
            <w:lang w:eastAsia="zh-CN"/>
          </w:rPr>
          <w:t xml:space="preserve">—a physical concession dictated by the necessity to average out hardware switching transients within the </w:t>
        </w:r>
      </w:ins>
      <w:ins w:id="334" w:author="yj zeng" w:date="2026-03-27T19:25:00Z" w16du:dateUtc="2026-03-27T11:25:00Z">
        <w:r w:rsidR="00BE55D5">
          <w:rPr>
            <w:rFonts w:eastAsia="宋体" w:cs="宋体" w:hint="eastAsia"/>
            <w:spacing w:val="0"/>
            <w:sz w:val="21"/>
            <w:szCs w:val="21"/>
            <w:lang w:eastAsia="zh-CN"/>
          </w:rPr>
          <w:t>500 kHz</w:t>
        </w:r>
      </w:ins>
      <w:ins w:id="335" w:author="yj zeng" w:date="2026-03-27T19:24:00Z">
        <w:r w:rsidR="001034AE" w:rsidRPr="001034AE">
          <w:rPr>
            <w:rFonts w:eastAsia="宋体" w:cs="宋体"/>
            <w:spacing w:val="0"/>
            <w:sz w:val="21"/>
            <w:szCs w:val="21"/>
            <w:lang w:eastAsia="zh-CN"/>
          </w:rPr>
          <w:t xml:space="preserve"> modulation bandwidth ceiling (</w:t>
        </w:r>
      </w:ins>
      <m:oMath>
        <m:sSub>
          <m:sSubPr>
            <m:ctrlPr>
              <w:ins w:id="336" w:author="yj zeng" w:date="2026-03-27T19:25:00Z" w16du:dateUtc="2026-03-27T11:25:00Z">
                <w:rPr>
                  <w:rFonts w:ascii="Cambria Math" w:eastAsia="宋体" w:hAnsi="Cambria Math" w:cs="宋体"/>
                  <w:i/>
                  <w:spacing w:val="0"/>
                  <w:sz w:val="21"/>
                  <w:szCs w:val="21"/>
                  <w:lang w:eastAsia="zh-CN"/>
                </w:rPr>
              </w:ins>
            </m:ctrlPr>
          </m:sSubPr>
          <m:e>
            <m:r>
              <w:ins w:id="337" w:author="yj zeng" w:date="2026-03-27T19:25:00Z" w16du:dateUtc="2026-03-27T11:25:00Z">
                <w:rPr>
                  <w:rFonts w:ascii="Cambria Math" w:eastAsia="宋体" w:hAnsi="Cambria Math" w:cs="宋体"/>
                  <w:spacing w:val="0"/>
                  <w:sz w:val="21"/>
                  <w:szCs w:val="21"/>
                  <w:lang w:eastAsia="zh-CN"/>
                </w:rPr>
                <m:t>B</m:t>
              </w:ins>
            </m:r>
          </m:e>
          <m:sub>
            <m:r>
              <w:ins w:id="338" w:author="yj zeng" w:date="2026-03-27T19:25:00Z" w16du:dateUtc="2026-03-27T11:25:00Z">
                <w:rPr>
                  <w:rFonts w:ascii="Cambria Math" w:eastAsia="宋体" w:hAnsi="Cambria Math" w:cs="宋体"/>
                  <w:spacing w:val="0"/>
                  <w:sz w:val="21"/>
                  <w:szCs w:val="21"/>
                  <w:lang w:eastAsia="zh-CN"/>
                </w:rPr>
                <m:t>max</m:t>
              </w:ins>
            </m:r>
          </m:sub>
        </m:sSub>
      </m:oMath>
      <w:ins w:id="339" w:author="yj zeng" w:date="2026-03-27T19:24:00Z">
        <w:r w:rsidR="001034AE" w:rsidRPr="001034AE">
          <w:rPr>
            <w:rFonts w:eastAsia="宋体" w:cs="宋体"/>
            <w:spacing w:val="0"/>
            <w:sz w:val="21"/>
            <w:szCs w:val="21"/>
            <w:lang w:eastAsia="zh-CN"/>
          </w:rPr>
          <w:t xml:space="preserve">) of the LED drivers—the OFE framework itself poses no intrinsic temporal limits. </w:t>
        </w:r>
      </w:ins>
      <w:del w:id="340" w:author="yj zeng" w:date="2026-03-27T19:24:00Z" w16du:dateUtc="2026-03-27T11:24:00Z">
        <w:r w:rsidRPr="00640733" w:rsidDel="001034AE">
          <w:rPr>
            <w:rFonts w:eastAsia="宋体" w:cs="宋体"/>
            <w:spacing w:val="0"/>
            <w:sz w:val="21"/>
            <w:szCs w:val="21"/>
            <w:lang w:eastAsia="zh-CN"/>
            <w:rPrChange w:id="341" w:author="yj zeng" w:date="2026-03-27T16:01:00Z" w16du:dateUtc="2026-03-27T08:01:00Z">
              <w:rPr>
                <w:rFonts w:eastAsiaTheme="minorEastAsia"/>
                <w:sz w:val="21"/>
                <w:szCs w:val="21"/>
                <w:lang w:eastAsia="zh-CN"/>
              </w:rPr>
            </w:rPrChange>
          </w:rPr>
          <w:delText xml:space="preserve">While our prototype is limited to 250 </w:delText>
        </w:r>
      </w:del>
      <m:oMath>
        <m:r>
          <w:del w:id="342" w:author="yj zeng" w:date="2026-03-27T19:24:00Z" w16du:dateUtc="2026-03-27T11:24:00Z">
            <m:rPr>
              <m:nor/>
            </m:rPr>
            <w:rPr>
              <w:rFonts w:eastAsia="宋体" w:cs="宋体"/>
              <w:spacing w:val="0"/>
              <w:sz w:val="21"/>
              <w:szCs w:val="21"/>
              <w:lang w:eastAsia="zh-CN"/>
              <w:rPrChange w:id="343" w:author="yj zeng" w:date="2026-03-27T16:01:00Z" w16du:dateUtc="2026-03-27T08:01:00Z">
                <w:rPr>
                  <w:rFonts w:ascii="Cambria Math" w:eastAsiaTheme="minorEastAsia" w:hAnsi="Cambria Math"/>
                  <w:sz w:val="21"/>
                  <w:szCs w:val="21"/>
                  <w:lang w:eastAsia="zh-CN"/>
                </w:rPr>
              </w:rPrChange>
            </w:rPr>
            <m:t>μs</m:t>
          </w:del>
        </m:r>
      </m:oMath>
      <w:del w:id="344" w:author="yj zeng" w:date="2026-03-27T19:24:00Z" w16du:dateUtc="2026-03-27T11:24:00Z">
        <w:r w:rsidRPr="00640733" w:rsidDel="001034AE">
          <w:rPr>
            <w:rFonts w:eastAsia="宋体" w:cs="宋体"/>
            <w:spacing w:val="0"/>
            <w:sz w:val="21"/>
            <w:szCs w:val="21"/>
            <w:lang w:eastAsia="zh-CN"/>
            <w:rPrChange w:id="345" w:author="yj zeng" w:date="2026-03-27T16:01:00Z" w16du:dateUtc="2026-03-27T08:01:00Z">
              <w:rPr>
                <w:rFonts w:eastAsiaTheme="minorEastAsia"/>
                <w:sz w:val="21"/>
                <w:szCs w:val="21"/>
                <w:lang w:eastAsia="zh-CN"/>
              </w:rPr>
            </w:rPrChange>
          </w:rPr>
          <w:delText xml:space="preserve"> by the 500 kHz bandwidth of LED drivers, the framework holds </w:delText>
        </w:r>
      </w:del>
      <w:del w:id="346" w:author="yj zeng" w:date="2026-03-27T16:04:00Z" w16du:dateUtc="2026-03-27T08:04:00Z">
        <w:r w:rsidRPr="00640733" w:rsidDel="00502133">
          <w:rPr>
            <w:rFonts w:eastAsia="宋体" w:cs="宋体"/>
            <w:spacing w:val="0"/>
            <w:sz w:val="21"/>
            <w:szCs w:val="21"/>
            <w:lang w:eastAsia="zh-CN"/>
            <w:rPrChange w:id="347" w:author="yj zeng" w:date="2026-03-27T16:01:00Z" w16du:dateUtc="2026-03-27T08:01:00Z">
              <w:rPr>
                <w:rFonts w:eastAsiaTheme="minorEastAsia"/>
                <w:sz w:val="21"/>
                <w:szCs w:val="21"/>
                <w:lang w:eastAsia="zh-CN"/>
              </w:rPr>
            </w:rPrChange>
          </w:rPr>
          <w:delText xml:space="preserve">immense </w:delText>
        </w:r>
      </w:del>
      <w:del w:id="348" w:author="yj zeng" w:date="2026-03-27T19:24:00Z" w16du:dateUtc="2026-03-27T11:24:00Z">
        <w:r w:rsidRPr="00640733" w:rsidDel="001034AE">
          <w:rPr>
            <w:rFonts w:eastAsia="宋体" w:cs="宋体"/>
            <w:spacing w:val="0"/>
            <w:sz w:val="21"/>
            <w:szCs w:val="21"/>
            <w:lang w:eastAsia="zh-CN"/>
            <w:rPrChange w:id="349" w:author="yj zeng" w:date="2026-03-27T16:01:00Z" w16du:dateUtc="2026-03-27T08:01:00Z">
              <w:rPr>
                <w:rFonts w:eastAsiaTheme="minorEastAsia"/>
                <w:sz w:val="21"/>
                <w:szCs w:val="21"/>
                <w:lang w:eastAsia="zh-CN"/>
              </w:rPr>
            </w:rPrChange>
          </w:rPr>
          <w:delText xml:space="preserve">potential for ultrafast spectroscopy. </w:delText>
        </w:r>
      </w:del>
      <w:r w:rsidRPr="00640733">
        <w:rPr>
          <w:rFonts w:eastAsia="宋体" w:cs="宋体"/>
          <w:spacing w:val="0"/>
          <w:sz w:val="21"/>
          <w:szCs w:val="21"/>
          <w:lang w:eastAsia="zh-CN"/>
          <w:rPrChange w:id="350" w:author="yj zeng" w:date="2026-03-27T16:01:00Z" w16du:dateUtc="2026-03-27T08:01:00Z">
            <w:rPr>
              <w:rFonts w:eastAsiaTheme="minorEastAsia"/>
              <w:sz w:val="21"/>
              <w:szCs w:val="21"/>
              <w:lang w:eastAsia="zh-CN"/>
            </w:rPr>
          </w:rPrChange>
        </w:rPr>
        <w:t xml:space="preserve">By transitioning to high-speed laser diodes modulated at hundreds of megahertz or even gigahertz, the system can </w:t>
      </w:r>
      <w:del w:id="351" w:author="yj zeng" w:date="2026-03-27T16:04:00Z" w16du:dateUtc="2026-03-27T08:04:00Z">
        <w:r w:rsidRPr="00640733" w:rsidDel="00C07FA7">
          <w:rPr>
            <w:rFonts w:eastAsia="宋体" w:cs="宋体"/>
            <w:spacing w:val="0"/>
            <w:sz w:val="21"/>
            <w:szCs w:val="21"/>
            <w:lang w:eastAsia="zh-CN"/>
            <w:rPrChange w:id="352" w:author="yj zeng" w:date="2026-03-27T16:01:00Z" w16du:dateUtc="2026-03-27T08:01:00Z">
              <w:rPr>
                <w:rFonts w:eastAsiaTheme="minorEastAsia"/>
                <w:sz w:val="21"/>
                <w:szCs w:val="21"/>
                <w:lang w:eastAsia="zh-CN"/>
              </w:rPr>
            </w:rPrChange>
          </w:rPr>
          <w:delText xml:space="preserve">theoretically </w:delText>
        </w:r>
      </w:del>
      <w:r w:rsidRPr="00640733">
        <w:rPr>
          <w:rFonts w:eastAsia="宋体" w:cs="宋体"/>
          <w:spacing w:val="0"/>
          <w:sz w:val="21"/>
          <w:szCs w:val="21"/>
          <w:lang w:eastAsia="zh-CN"/>
          <w:rPrChange w:id="353" w:author="yj zeng" w:date="2026-03-27T16:01:00Z" w16du:dateUtc="2026-03-27T08:01:00Z">
            <w:rPr>
              <w:rFonts w:eastAsiaTheme="minorEastAsia"/>
              <w:sz w:val="21"/>
              <w:szCs w:val="21"/>
              <w:lang w:eastAsia="zh-CN"/>
            </w:rPr>
          </w:rPrChange>
        </w:rPr>
        <w:t>scale to nanosecond-level acquisition times</w:t>
      </w:r>
      <w:r w:rsidR="00D63AF4" w:rsidRPr="00640733">
        <w:rPr>
          <w:rFonts w:eastAsia="宋体" w:cs="宋体"/>
          <w:spacing w:val="0"/>
          <w:sz w:val="21"/>
          <w:szCs w:val="21"/>
          <w:lang w:eastAsia="zh-CN"/>
          <w:rPrChange w:id="354"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355" w:author="yj zeng" w:date="2026-03-27T16:01:00Z" w16du:dateUtc="2026-03-27T08:01:00Z">
            <w:rPr>
              <w:rFonts w:eastAsiaTheme="minorEastAsia"/>
              <w:sz w:val="21"/>
              <w:szCs w:val="21"/>
              <w:lang w:eastAsia="zh-CN"/>
            </w:rPr>
          </w:rPrChange>
        </w:rPr>
        <w:instrText xml:space="preserve"> REF _Ref225087125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356"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357" w:author="yj zeng" w:date="2026-03-27T16:01:00Z" w16du:dateUtc="2026-03-27T08:01:00Z">
            <w:rPr>
              <w:rFonts w:eastAsiaTheme="minorEastAsia"/>
              <w:sz w:val="21"/>
              <w:szCs w:val="21"/>
              <w:lang w:eastAsia="zh-CN"/>
            </w:rPr>
          </w:rPrChange>
        </w:rPr>
        <w:t>[17]</w:t>
      </w:r>
      <w:r w:rsidR="00D63AF4" w:rsidRPr="00640733">
        <w:rPr>
          <w:rFonts w:eastAsia="宋体" w:cs="宋体"/>
          <w:spacing w:val="0"/>
          <w:sz w:val="21"/>
          <w:szCs w:val="21"/>
          <w:lang w:eastAsia="zh-CN"/>
          <w:rPrChange w:id="358" w:author="yj zeng" w:date="2026-03-27T16:01:00Z" w16du:dateUtc="2026-03-27T08:01:00Z">
            <w:rPr>
              <w:rFonts w:eastAsiaTheme="minorEastAsia"/>
              <w:sz w:val="21"/>
              <w:szCs w:val="21"/>
              <w:lang w:eastAsia="zh-CN"/>
            </w:rPr>
          </w:rPrChange>
        </w:rPr>
        <w:fldChar w:fldCharType="end"/>
      </w:r>
      <w:r w:rsidRPr="00640733">
        <w:rPr>
          <w:rFonts w:eastAsia="宋体" w:cs="宋体"/>
          <w:spacing w:val="0"/>
          <w:sz w:val="21"/>
          <w:szCs w:val="21"/>
          <w:lang w:eastAsia="zh-CN"/>
          <w:rPrChange w:id="359" w:author="yj zeng" w:date="2026-03-27T16:01:00Z" w16du:dateUtc="2026-03-27T08:01:00Z">
            <w:rPr>
              <w:rFonts w:eastAsiaTheme="minorEastAsia"/>
              <w:sz w:val="21"/>
              <w:szCs w:val="21"/>
              <w:lang w:eastAsia="zh-CN"/>
            </w:rPr>
          </w:rPrChange>
        </w:rPr>
        <w:t>, allowing for a dramatic increase in the number of spectral channels without compromising temporal resolution.</w:t>
      </w:r>
    </w:p>
    <w:p w14:paraId="0CF15BD0" w14:textId="654CA4C9" w:rsidR="00AB01F4" w:rsidRPr="00640733" w:rsidRDefault="00BE6BE2">
      <w:pPr>
        <w:ind w:firstLineChars="200" w:firstLine="420"/>
        <w:jc w:val="both"/>
        <w:rPr>
          <w:rFonts w:eastAsia="宋体" w:cs="宋体"/>
          <w:spacing w:val="0"/>
          <w:sz w:val="21"/>
          <w:szCs w:val="21"/>
          <w:lang w:eastAsia="zh-CN"/>
          <w:rPrChange w:id="360" w:author="yj zeng" w:date="2026-03-27T16:01:00Z" w16du:dateUtc="2026-03-27T08:01:00Z">
            <w:rPr>
              <w:rFonts w:eastAsiaTheme="minorEastAsia"/>
              <w:sz w:val="21"/>
              <w:szCs w:val="21"/>
              <w:lang w:eastAsia="zh-CN"/>
            </w:rPr>
          </w:rPrChange>
        </w:rPr>
        <w:pPrChange w:id="361" w:author="yj zeng" w:date="2026-03-27T16:01:00Z" w16du:dateUtc="2026-03-27T08:01:00Z">
          <w:pPr>
            <w:ind w:firstLine="420"/>
            <w:jc w:val="both"/>
          </w:pPr>
        </w:pPrChange>
      </w:pPr>
      <w:ins w:id="362" w:author="yj zeng" w:date="2026-03-27T16:05:00Z">
        <w:r w:rsidRPr="00BE6BE2">
          <w:rPr>
            <w:rFonts w:eastAsia="宋体" w:cs="宋体"/>
            <w:spacing w:val="0"/>
            <w:sz w:val="21"/>
            <w:szCs w:val="21"/>
            <w:lang w:eastAsia="zh-CN"/>
          </w:rPr>
          <w:t>The OFE architecture enables the extension of system capabilities through its versatile scalability across spectral, spatial, and functional dimensions.</w:t>
        </w:r>
      </w:ins>
      <w:del w:id="363" w:author="yj zeng" w:date="2026-03-27T16:05:00Z" w16du:dateUtc="2026-03-27T08:05:00Z">
        <w:r w:rsidR="00BA6712" w:rsidRPr="00640733" w:rsidDel="00BE6BE2">
          <w:rPr>
            <w:rFonts w:eastAsia="宋体" w:cs="宋体"/>
            <w:spacing w:val="0"/>
            <w:sz w:val="21"/>
            <w:szCs w:val="21"/>
            <w:lang w:eastAsia="zh-CN"/>
            <w:rPrChange w:id="364" w:author="yj zeng" w:date="2026-03-27T16:01:00Z" w16du:dateUtc="2026-03-27T08:01:00Z">
              <w:rPr>
                <w:rFonts w:eastAsiaTheme="minorEastAsia"/>
                <w:sz w:val="21"/>
                <w:szCs w:val="21"/>
                <w:lang w:eastAsia="zh-CN"/>
              </w:rPr>
            </w:rPrChange>
          </w:rPr>
          <w:delText>To extend the system</w:delText>
        </w:r>
        <w:r w:rsidR="004525D2" w:rsidRPr="00640733" w:rsidDel="00BE6BE2">
          <w:rPr>
            <w:rFonts w:eastAsia="宋体" w:cs="宋体"/>
            <w:spacing w:val="0"/>
            <w:sz w:val="21"/>
            <w:szCs w:val="21"/>
            <w:lang w:eastAsia="zh-CN"/>
            <w:rPrChange w:id="365" w:author="yj zeng" w:date="2026-03-27T16:01:00Z" w16du:dateUtc="2026-03-27T08:01:00Z">
              <w:rPr>
                <w:rFonts w:eastAsiaTheme="minorEastAsia"/>
                <w:sz w:val="21"/>
                <w:szCs w:val="21"/>
                <w:lang w:eastAsia="zh-CN"/>
              </w:rPr>
            </w:rPrChange>
          </w:rPr>
          <w:delText>’</w:delText>
        </w:r>
        <w:r w:rsidR="00BA6712" w:rsidRPr="00640733" w:rsidDel="00BE6BE2">
          <w:rPr>
            <w:rFonts w:eastAsia="宋体" w:cs="宋体"/>
            <w:spacing w:val="0"/>
            <w:sz w:val="21"/>
            <w:szCs w:val="21"/>
            <w:lang w:eastAsia="zh-CN"/>
            <w:rPrChange w:id="366" w:author="yj zeng" w:date="2026-03-27T16:01:00Z" w16du:dateUtc="2026-03-27T08:01:00Z">
              <w:rPr>
                <w:rFonts w:eastAsiaTheme="minorEastAsia"/>
                <w:sz w:val="21"/>
                <w:szCs w:val="21"/>
                <w:lang w:eastAsia="zh-CN"/>
              </w:rPr>
            </w:rPrChange>
          </w:rPr>
          <w:delText xml:space="preserve">s capabilities, the </w:delText>
        </w:r>
        <w:r w:rsidR="006A152A" w:rsidRPr="00640733" w:rsidDel="00BE6BE2">
          <w:rPr>
            <w:rFonts w:eastAsia="宋体" w:cs="宋体"/>
            <w:spacing w:val="0"/>
            <w:sz w:val="21"/>
            <w:szCs w:val="21"/>
            <w:lang w:eastAsia="zh-CN"/>
            <w:rPrChange w:id="367" w:author="yj zeng" w:date="2026-03-27T16:01:00Z" w16du:dateUtc="2026-03-27T08:01:00Z">
              <w:rPr>
                <w:rFonts w:eastAsiaTheme="minorEastAsia"/>
                <w:sz w:val="21"/>
                <w:szCs w:val="21"/>
                <w:lang w:eastAsia="zh-CN"/>
              </w:rPr>
            </w:rPrChange>
          </w:rPr>
          <w:delText>OFE</w:delText>
        </w:r>
        <w:r w:rsidR="00BA6712" w:rsidRPr="00640733" w:rsidDel="00BE6BE2">
          <w:rPr>
            <w:rFonts w:eastAsia="宋体" w:cs="宋体"/>
            <w:spacing w:val="0"/>
            <w:sz w:val="21"/>
            <w:szCs w:val="21"/>
            <w:lang w:eastAsia="zh-CN"/>
            <w:rPrChange w:id="368" w:author="yj zeng" w:date="2026-03-27T16:01:00Z" w16du:dateUtc="2026-03-27T08:01:00Z">
              <w:rPr>
                <w:rFonts w:eastAsiaTheme="minorEastAsia"/>
                <w:sz w:val="21"/>
                <w:szCs w:val="21"/>
                <w:lang w:eastAsia="zh-CN"/>
              </w:rPr>
            </w:rPrChange>
          </w:rPr>
          <w:delText xml:space="preserve"> architecture offers versatile scalability across spectral, spatial, and functional dimensions.</w:delText>
        </w:r>
      </w:del>
      <w:r w:rsidR="00BA6712" w:rsidRPr="00640733">
        <w:rPr>
          <w:rFonts w:eastAsia="宋体" w:cs="宋体"/>
          <w:spacing w:val="0"/>
          <w:sz w:val="21"/>
          <w:szCs w:val="21"/>
          <w:lang w:eastAsia="zh-CN"/>
          <w:rPrChange w:id="369" w:author="yj zeng" w:date="2026-03-27T16:01:00Z" w16du:dateUtc="2026-03-27T08:01:00Z">
            <w:rPr>
              <w:rFonts w:eastAsiaTheme="minorEastAsia"/>
              <w:sz w:val="21"/>
              <w:szCs w:val="21"/>
              <w:lang w:eastAsia="zh-CN"/>
            </w:rPr>
          </w:rPrChange>
        </w:rPr>
        <w:t xml:space="preserve"> First, the spectral range is not confined to the visible band</w:t>
      </w:r>
      <w:del w:id="370" w:author="yj zeng" w:date="2026-03-27T16:06:00Z" w16du:dateUtc="2026-03-27T08:06:00Z">
        <w:r w:rsidR="00BA6712" w:rsidRPr="00640733" w:rsidDel="00650899">
          <w:rPr>
            <w:rFonts w:eastAsia="宋体" w:cs="宋体"/>
            <w:spacing w:val="0"/>
            <w:sz w:val="21"/>
            <w:szCs w:val="21"/>
            <w:lang w:eastAsia="zh-CN"/>
            <w:rPrChange w:id="371" w:author="yj zeng" w:date="2026-03-27T16:01:00Z" w16du:dateUtc="2026-03-27T08:01:00Z">
              <w:rPr>
                <w:rFonts w:eastAsiaTheme="minorEastAsia"/>
                <w:sz w:val="21"/>
                <w:szCs w:val="21"/>
                <w:lang w:eastAsia="zh-CN"/>
              </w:rPr>
            </w:rPrChange>
          </w:rPr>
          <w:delText xml:space="preserve">; </w:delText>
        </w:r>
      </w:del>
      <w:ins w:id="372" w:author="yj zeng" w:date="2026-03-27T16:06:00Z" w16du:dateUtc="2026-03-27T08:06:00Z">
        <w:r w:rsidR="00650899">
          <w:rPr>
            <w:rFonts w:eastAsia="宋体" w:cs="宋体" w:hint="eastAsia"/>
            <w:spacing w:val="0"/>
            <w:sz w:val="21"/>
            <w:szCs w:val="21"/>
            <w:lang w:eastAsia="zh-CN"/>
          </w:rPr>
          <w:t>. B</w:t>
        </w:r>
      </w:ins>
      <w:del w:id="373" w:author="yj zeng" w:date="2026-03-27T16:06:00Z" w16du:dateUtc="2026-03-27T08:06:00Z">
        <w:r w:rsidR="00BA6712" w:rsidRPr="00640733" w:rsidDel="00650899">
          <w:rPr>
            <w:rFonts w:eastAsia="宋体" w:cs="宋体"/>
            <w:spacing w:val="0"/>
            <w:sz w:val="21"/>
            <w:szCs w:val="21"/>
            <w:lang w:eastAsia="zh-CN"/>
            <w:rPrChange w:id="374" w:author="yj zeng" w:date="2026-03-27T16:01:00Z" w16du:dateUtc="2026-03-27T08:01:00Z">
              <w:rPr>
                <w:rFonts w:eastAsiaTheme="minorEastAsia"/>
                <w:sz w:val="21"/>
                <w:szCs w:val="21"/>
                <w:lang w:eastAsia="zh-CN"/>
              </w:rPr>
            </w:rPrChange>
          </w:rPr>
          <w:delText>b</w:delText>
        </w:r>
      </w:del>
      <w:r w:rsidR="00BA6712" w:rsidRPr="00640733">
        <w:rPr>
          <w:rFonts w:eastAsia="宋体" w:cs="宋体"/>
          <w:spacing w:val="0"/>
          <w:sz w:val="21"/>
          <w:szCs w:val="21"/>
          <w:lang w:eastAsia="zh-CN"/>
          <w:rPrChange w:id="375" w:author="yj zeng" w:date="2026-03-27T16:01:00Z" w16du:dateUtc="2026-03-27T08:01:00Z">
            <w:rPr>
              <w:rFonts w:eastAsiaTheme="minorEastAsia"/>
              <w:sz w:val="21"/>
              <w:szCs w:val="21"/>
              <w:lang w:eastAsia="zh-CN"/>
            </w:rPr>
          </w:rPrChange>
        </w:rPr>
        <w:t>y incorporating appropriate sources</w:t>
      </w:r>
      <w:r w:rsidR="004525D2" w:rsidRPr="00640733">
        <w:rPr>
          <w:rFonts w:eastAsia="宋体" w:cs="宋体"/>
          <w:spacing w:val="0"/>
          <w:sz w:val="21"/>
          <w:szCs w:val="21"/>
          <w:lang w:eastAsia="zh-CN"/>
          <w:rPrChange w:id="376" w:author="yj zeng" w:date="2026-03-27T16:01:00Z" w16du:dateUtc="2026-03-27T08:01:00Z">
            <w:rPr>
              <w:rFonts w:eastAsiaTheme="minorEastAsia"/>
              <w:sz w:val="21"/>
              <w:szCs w:val="21"/>
              <w:lang w:eastAsia="zh-CN"/>
            </w:rPr>
          </w:rPrChange>
        </w:rPr>
        <w:t>, modulators</w:t>
      </w:r>
      <w:r w:rsidR="00BA6712" w:rsidRPr="00640733">
        <w:rPr>
          <w:rFonts w:eastAsia="宋体" w:cs="宋体"/>
          <w:spacing w:val="0"/>
          <w:sz w:val="21"/>
          <w:szCs w:val="21"/>
          <w:lang w:eastAsia="zh-CN"/>
          <w:rPrChange w:id="377" w:author="yj zeng" w:date="2026-03-27T16:01:00Z" w16du:dateUtc="2026-03-27T08:01:00Z">
            <w:rPr>
              <w:rFonts w:eastAsiaTheme="minorEastAsia"/>
              <w:sz w:val="21"/>
              <w:szCs w:val="21"/>
              <w:lang w:eastAsia="zh-CN"/>
            </w:rPr>
          </w:rPrChange>
        </w:rPr>
        <w:t xml:space="preserve"> and detectors, the framework can be </w:t>
      </w:r>
      <w:del w:id="378" w:author="yj zeng" w:date="2026-03-27T16:05:00Z" w16du:dateUtc="2026-03-27T08:05:00Z">
        <w:r w:rsidR="00BA6712" w:rsidRPr="00640733" w:rsidDel="00BE6BE2">
          <w:rPr>
            <w:rFonts w:eastAsia="宋体" w:cs="宋体"/>
            <w:spacing w:val="0"/>
            <w:sz w:val="21"/>
            <w:szCs w:val="21"/>
            <w:lang w:eastAsia="zh-CN"/>
            <w:rPrChange w:id="379" w:author="yj zeng" w:date="2026-03-27T16:01:00Z" w16du:dateUtc="2026-03-27T08:01:00Z">
              <w:rPr>
                <w:rFonts w:eastAsiaTheme="minorEastAsia"/>
                <w:sz w:val="21"/>
                <w:szCs w:val="21"/>
                <w:lang w:eastAsia="zh-CN"/>
              </w:rPr>
            </w:rPrChange>
          </w:rPr>
          <w:delText xml:space="preserve">readily </w:delText>
        </w:r>
      </w:del>
      <w:r w:rsidR="00BA6712" w:rsidRPr="00640733">
        <w:rPr>
          <w:rFonts w:eastAsia="宋体" w:cs="宋体"/>
          <w:spacing w:val="0"/>
          <w:sz w:val="21"/>
          <w:szCs w:val="21"/>
          <w:lang w:eastAsia="zh-CN"/>
          <w:rPrChange w:id="380" w:author="yj zeng" w:date="2026-03-27T16:01:00Z" w16du:dateUtc="2026-03-27T08:01:00Z">
            <w:rPr>
              <w:rFonts w:eastAsiaTheme="minorEastAsia"/>
              <w:sz w:val="21"/>
              <w:szCs w:val="21"/>
              <w:lang w:eastAsia="zh-CN"/>
            </w:rPr>
          </w:rPrChange>
        </w:rPr>
        <w:t>expanded to the ultraviolet or infrared regions</w:t>
      </w:r>
      <w:r w:rsidR="00D63AF4" w:rsidRPr="00640733">
        <w:rPr>
          <w:rFonts w:eastAsia="宋体" w:cs="宋体"/>
          <w:spacing w:val="0"/>
          <w:sz w:val="21"/>
          <w:szCs w:val="21"/>
          <w:lang w:eastAsia="zh-CN"/>
          <w:rPrChange w:id="381"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382" w:author="yj zeng" w:date="2026-03-27T16:01:00Z" w16du:dateUtc="2026-03-27T08:01:00Z">
            <w:rPr>
              <w:rFonts w:eastAsiaTheme="minorEastAsia"/>
              <w:sz w:val="21"/>
              <w:szCs w:val="21"/>
              <w:lang w:eastAsia="zh-CN"/>
            </w:rPr>
          </w:rPrChange>
        </w:rPr>
        <w:instrText xml:space="preserve"> REF _Ref225087076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383"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384" w:author="yj zeng" w:date="2026-03-27T16:01:00Z" w16du:dateUtc="2026-03-27T08:01:00Z">
            <w:rPr>
              <w:rFonts w:eastAsiaTheme="minorEastAsia"/>
              <w:sz w:val="21"/>
              <w:szCs w:val="21"/>
              <w:lang w:eastAsia="zh-CN"/>
            </w:rPr>
          </w:rPrChange>
        </w:rPr>
        <w:t>[18]</w:t>
      </w:r>
      <w:r w:rsidR="00D63AF4" w:rsidRPr="00640733">
        <w:rPr>
          <w:rFonts w:eastAsia="宋体" w:cs="宋体"/>
          <w:spacing w:val="0"/>
          <w:sz w:val="21"/>
          <w:szCs w:val="21"/>
          <w:lang w:eastAsia="zh-CN"/>
          <w:rPrChange w:id="385" w:author="yj zeng" w:date="2026-03-27T16:01:00Z" w16du:dateUtc="2026-03-27T08:01:00Z">
            <w:rPr>
              <w:rFonts w:eastAsiaTheme="minorEastAsia"/>
              <w:sz w:val="21"/>
              <w:szCs w:val="21"/>
              <w:lang w:eastAsia="zh-CN"/>
            </w:rPr>
          </w:rPrChange>
        </w:rPr>
        <w:fldChar w:fldCharType="end"/>
      </w:r>
      <w:r w:rsidR="00BA6712" w:rsidRPr="00640733">
        <w:rPr>
          <w:rFonts w:eastAsia="宋体" w:cs="宋体"/>
          <w:spacing w:val="0"/>
          <w:sz w:val="21"/>
          <w:szCs w:val="21"/>
          <w:lang w:eastAsia="zh-CN"/>
          <w:rPrChange w:id="386" w:author="yj zeng" w:date="2026-03-27T16:01:00Z" w16du:dateUtc="2026-03-27T08:01:00Z">
            <w:rPr>
              <w:rFonts w:eastAsiaTheme="minorEastAsia"/>
              <w:sz w:val="21"/>
              <w:szCs w:val="21"/>
              <w:lang w:eastAsia="zh-CN"/>
            </w:rPr>
          </w:rPrChange>
        </w:rPr>
        <w:t xml:space="preserve">, enabling molecular fingerprinting in complex environments. Second, coupling </w:t>
      </w:r>
      <w:r w:rsidR="006A152A" w:rsidRPr="00640733">
        <w:rPr>
          <w:rFonts w:eastAsia="宋体" w:cs="宋体"/>
          <w:spacing w:val="0"/>
          <w:sz w:val="21"/>
          <w:szCs w:val="21"/>
          <w:lang w:eastAsia="zh-CN"/>
          <w:rPrChange w:id="387" w:author="yj zeng" w:date="2026-03-27T16:01:00Z" w16du:dateUtc="2026-03-27T08:01:00Z">
            <w:rPr>
              <w:rFonts w:eastAsiaTheme="minorEastAsia"/>
              <w:sz w:val="21"/>
              <w:szCs w:val="21"/>
              <w:lang w:eastAsia="zh-CN"/>
            </w:rPr>
          </w:rPrChange>
        </w:rPr>
        <w:t>OFE</w:t>
      </w:r>
      <w:r w:rsidR="00BA6712" w:rsidRPr="00640733">
        <w:rPr>
          <w:rFonts w:eastAsia="宋体" w:cs="宋体"/>
          <w:spacing w:val="0"/>
          <w:sz w:val="21"/>
          <w:szCs w:val="21"/>
          <w:lang w:eastAsia="zh-CN"/>
          <w:rPrChange w:id="388" w:author="yj zeng" w:date="2026-03-27T16:01:00Z" w16du:dateUtc="2026-03-27T08:01:00Z">
            <w:rPr>
              <w:rFonts w:eastAsiaTheme="minorEastAsia"/>
              <w:sz w:val="21"/>
              <w:szCs w:val="21"/>
              <w:lang w:eastAsia="zh-CN"/>
            </w:rPr>
          </w:rPrChange>
        </w:rPr>
        <w:t xml:space="preserve"> with event cameras</w:t>
      </w:r>
      <w:r w:rsidR="00D63AF4" w:rsidRPr="00640733">
        <w:rPr>
          <w:rFonts w:eastAsia="宋体" w:cs="宋体"/>
          <w:spacing w:val="0"/>
          <w:sz w:val="21"/>
          <w:szCs w:val="21"/>
          <w:lang w:eastAsia="zh-CN"/>
          <w:rPrChange w:id="389"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390" w:author="yj zeng" w:date="2026-03-27T16:01:00Z" w16du:dateUtc="2026-03-27T08:01:00Z">
            <w:rPr>
              <w:rFonts w:eastAsiaTheme="minorEastAsia"/>
              <w:sz w:val="21"/>
              <w:szCs w:val="21"/>
              <w:lang w:eastAsia="zh-CN"/>
            </w:rPr>
          </w:rPrChange>
        </w:rPr>
        <w:instrText xml:space="preserve"> REF _Ref225086928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391"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392" w:author="yj zeng" w:date="2026-03-27T16:01:00Z" w16du:dateUtc="2026-03-27T08:01:00Z">
            <w:rPr>
              <w:rFonts w:eastAsiaTheme="minorEastAsia"/>
              <w:sz w:val="21"/>
              <w:szCs w:val="21"/>
              <w:lang w:eastAsia="zh-CN"/>
            </w:rPr>
          </w:rPrChange>
        </w:rPr>
        <w:t>[19]</w:t>
      </w:r>
      <w:r w:rsidR="00D63AF4" w:rsidRPr="00640733">
        <w:rPr>
          <w:rFonts w:eastAsia="宋体" w:cs="宋体"/>
          <w:spacing w:val="0"/>
          <w:sz w:val="21"/>
          <w:szCs w:val="21"/>
          <w:lang w:eastAsia="zh-CN"/>
          <w:rPrChange w:id="393" w:author="yj zeng" w:date="2026-03-27T16:01:00Z" w16du:dateUtc="2026-03-27T08:01:00Z">
            <w:rPr>
              <w:rFonts w:eastAsiaTheme="minorEastAsia"/>
              <w:sz w:val="21"/>
              <w:szCs w:val="21"/>
              <w:lang w:eastAsia="zh-CN"/>
            </w:rPr>
          </w:rPrChange>
        </w:rPr>
        <w:fldChar w:fldCharType="end"/>
      </w:r>
      <w:r w:rsidR="00BA6712" w:rsidRPr="00640733">
        <w:rPr>
          <w:rFonts w:eastAsia="宋体" w:cs="宋体"/>
          <w:spacing w:val="0"/>
          <w:sz w:val="21"/>
          <w:szCs w:val="21"/>
          <w:lang w:eastAsia="zh-CN"/>
          <w:rPrChange w:id="394" w:author="yj zeng" w:date="2026-03-27T16:01:00Z" w16du:dateUtc="2026-03-27T08:01:00Z">
            <w:rPr>
              <w:rFonts w:eastAsiaTheme="minorEastAsia"/>
              <w:sz w:val="21"/>
              <w:szCs w:val="21"/>
              <w:lang w:eastAsia="zh-CN"/>
            </w:rPr>
          </w:rPrChange>
        </w:rPr>
        <w:t xml:space="preserve"> (capable of microsecond-level temporal resolution) or SPAD arrays</w:t>
      </w:r>
      <w:r w:rsidR="00D63AF4" w:rsidRPr="00640733">
        <w:rPr>
          <w:rFonts w:eastAsia="宋体" w:cs="宋体"/>
          <w:spacing w:val="0"/>
          <w:sz w:val="21"/>
          <w:szCs w:val="21"/>
          <w:lang w:eastAsia="zh-CN"/>
          <w:rPrChange w:id="395"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396" w:author="yj zeng" w:date="2026-03-27T16:01:00Z" w16du:dateUtc="2026-03-27T08:01:00Z">
            <w:rPr>
              <w:rFonts w:eastAsiaTheme="minorEastAsia"/>
              <w:sz w:val="21"/>
              <w:szCs w:val="21"/>
              <w:lang w:eastAsia="zh-CN"/>
            </w:rPr>
          </w:rPrChange>
        </w:rPr>
        <w:instrText xml:space="preserve"> REF _Ref225086920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397"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398" w:author="yj zeng" w:date="2026-03-27T16:01:00Z" w16du:dateUtc="2026-03-27T08:01:00Z">
            <w:rPr>
              <w:rFonts w:eastAsiaTheme="minorEastAsia"/>
              <w:sz w:val="21"/>
              <w:szCs w:val="21"/>
              <w:lang w:eastAsia="zh-CN"/>
            </w:rPr>
          </w:rPrChange>
        </w:rPr>
        <w:t>[20]</w:t>
      </w:r>
      <w:r w:rsidR="00D63AF4" w:rsidRPr="00640733">
        <w:rPr>
          <w:rFonts w:eastAsia="宋体" w:cs="宋体"/>
          <w:spacing w:val="0"/>
          <w:sz w:val="21"/>
          <w:szCs w:val="21"/>
          <w:lang w:eastAsia="zh-CN"/>
          <w:rPrChange w:id="399" w:author="yj zeng" w:date="2026-03-27T16:01:00Z" w16du:dateUtc="2026-03-27T08:01:00Z">
            <w:rPr>
              <w:rFonts w:eastAsiaTheme="minorEastAsia"/>
              <w:sz w:val="21"/>
              <w:szCs w:val="21"/>
              <w:lang w:eastAsia="zh-CN"/>
            </w:rPr>
          </w:rPrChange>
        </w:rPr>
        <w:fldChar w:fldCharType="end"/>
      </w:r>
      <w:r w:rsidR="00BA6712" w:rsidRPr="00640733">
        <w:rPr>
          <w:rFonts w:eastAsia="宋体" w:cs="宋体"/>
          <w:spacing w:val="0"/>
          <w:sz w:val="21"/>
          <w:szCs w:val="21"/>
          <w:lang w:eastAsia="zh-CN"/>
          <w:rPrChange w:id="400" w:author="yj zeng" w:date="2026-03-27T16:01:00Z" w16du:dateUtc="2026-03-27T08:01:00Z">
            <w:rPr>
              <w:rFonts w:eastAsiaTheme="minorEastAsia"/>
              <w:sz w:val="21"/>
              <w:szCs w:val="21"/>
              <w:lang w:eastAsia="zh-CN"/>
            </w:rPr>
          </w:rPrChange>
        </w:rPr>
        <w:t xml:space="preserve"> (achieving picosecond to nanosecond-level precision) facilitates hyperspectral imaging. </w:t>
      </w:r>
      <w:del w:id="401" w:author="yj zeng" w:date="2026-03-27T16:06:00Z" w16du:dateUtc="2026-03-27T08:06:00Z">
        <w:r w:rsidR="00BA6712" w:rsidRPr="00640733" w:rsidDel="00856A90">
          <w:rPr>
            <w:rFonts w:eastAsia="宋体" w:cs="宋体"/>
            <w:spacing w:val="0"/>
            <w:sz w:val="21"/>
            <w:szCs w:val="21"/>
            <w:lang w:eastAsia="zh-CN"/>
            <w:rPrChange w:id="402" w:author="yj zeng" w:date="2026-03-27T16:01:00Z" w16du:dateUtc="2026-03-27T08:01:00Z">
              <w:rPr>
                <w:rFonts w:eastAsiaTheme="minorEastAsia"/>
                <w:sz w:val="21"/>
                <w:szCs w:val="21"/>
                <w:lang w:eastAsia="zh-CN"/>
              </w:rPr>
            </w:rPrChange>
          </w:rPr>
          <w:delText>Finally</w:delText>
        </w:r>
      </w:del>
      <w:ins w:id="403" w:author="yj zeng" w:date="2026-03-27T16:06:00Z" w16du:dateUtc="2026-03-27T08:06:00Z">
        <w:r w:rsidR="00856A90">
          <w:rPr>
            <w:rFonts w:eastAsia="宋体" w:cs="宋体" w:hint="eastAsia"/>
            <w:spacing w:val="0"/>
            <w:sz w:val="21"/>
            <w:szCs w:val="21"/>
            <w:lang w:eastAsia="zh-CN"/>
          </w:rPr>
          <w:t>Third</w:t>
        </w:r>
      </w:ins>
      <w:r w:rsidR="00BA6712" w:rsidRPr="00640733">
        <w:rPr>
          <w:rFonts w:eastAsia="宋体" w:cs="宋体"/>
          <w:spacing w:val="0"/>
          <w:sz w:val="21"/>
          <w:szCs w:val="21"/>
          <w:lang w:eastAsia="zh-CN"/>
          <w:rPrChange w:id="404" w:author="yj zeng" w:date="2026-03-27T16:01:00Z" w16du:dateUtc="2026-03-27T08:01:00Z">
            <w:rPr>
              <w:rFonts w:eastAsiaTheme="minorEastAsia"/>
              <w:sz w:val="21"/>
              <w:szCs w:val="21"/>
              <w:lang w:eastAsia="zh-CN"/>
            </w:rPr>
          </w:rPrChange>
        </w:rPr>
        <w:t xml:space="preserve">, the active nature of </w:t>
      </w:r>
      <w:r w:rsidR="006A152A" w:rsidRPr="00640733">
        <w:rPr>
          <w:rFonts w:eastAsia="宋体" w:cs="宋体"/>
          <w:spacing w:val="0"/>
          <w:sz w:val="21"/>
          <w:szCs w:val="21"/>
          <w:lang w:eastAsia="zh-CN"/>
          <w:rPrChange w:id="405" w:author="yj zeng" w:date="2026-03-27T16:01:00Z" w16du:dateUtc="2026-03-27T08:01:00Z">
            <w:rPr>
              <w:rFonts w:eastAsiaTheme="minorEastAsia"/>
              <w:sz w:val="21"/>
              <w:szCs w:val="21"/>
              <w:lang w:eastAsia="zh-CN"/>
            </w:rPr>
          </w:rPrChange>
        </w:rPr>
        <w:t>OFE</w:t>
      </w:r>
      <w:r w:rsidR="00BA6712" w:rsidRPr="00640733">
        <w:rPr>
          <w:rFonts w:eastAsia="宋体" w:cs="宋体"/>
          <w:spacing w:val="0"/>
          <w:sz w:val="21"/>
          <w:szCs w:val="21"/>
          <w:lang w:eastAsia="zh-CN"/>
          <w:rPrChange w:id="406" w:author="yj zeng" w:date="2026-03-27T16:01:00Z" w16du:dateUtc="2026-03-27T08:01:00Z">
            <w:rPr>
              <w:rFonts w:eastAsiaTheme="minorEastAsia"/>
              <w:sz w:val="21"/>
              <w:szCs w:val="21"/>
              <w:lang w:eastAsia="zh-CN"/>
            </w:rPr>
          </w:rPrChange>
        </w:rPr>
        <w:t xml:space="preserve"> opens new possibilities for real-time adaptive sensing. Unlike passive spectrometers, the </w:t>
      </w:r>
      <w:r w:rsidR="004525D2" w:rsidRPr="00640733">
        <w:rPr>
          <w:rFonts w:eastAsia="宋体" w:cs="宋体"/>
          <w:spacing w:val="0"/>
          <w:sz w:val="21"/>
          <w:szCs w:val="21"/>
          <w:lang w:eastAsia="zh-CN"/>
          <w:rPrChange w:id="407" w:author="yj zeng" w:date="2026-03-27T16:01:00Z" w16du:dateUtc="2026-03-27T08:01:00Z">
            <w:rPr>
              <w:rFonts w:eastAsiaTheme="minorEastAsia"/>
              <w:sz w:val="21"/>
              <w:szCs w:val="21"/>
              <w:lang w:eastAsia="zh-CN"/>
            </w:rPr>
          </w:rPrChange>
        </w:rPr>
        <w:t xml:space="preserve">spectral channels </w:t>
      </w:r>
      <w:r w:rsidR="00BA6712" w:rsidRPr="00640733">
        <w:rPr>
          <w:rFonts w:eastAsia="宋体" w:cs="宋体"/>
          <w:spacing w:val="0"/>
          <w:sz w:val="21"/>
          <w:szCs w:val="21"/>
          <w:lang w:eastAsia="zh-CN"/>
          <w:rPrChange w:id="408" w:author="yj zeng" w:date="2026-03-27T16:01:00Z" w16du:dateUtc="2026-03-27T08:01:00Z">
            <w:rPr>
              <w:rFonts w:eastAsiaTheme="minorEastAsia"/>
              <w:sz w:val="21"/>
              <w:szCs w:val="21"/>
              <w:lang w:eastAsia="zh-CN"/>
            </w:rPr>
          </w:rPrChange>
        </w:rPr>
        <w:t xml:space="preserve">in </w:t>
      </w:r>
      <w:r w:rsidR="006A152A" w:rsidRPr="00640733">
        <w:rPr>
          <w:rFonts w:eastAsia="宋体" w:cs="宋体"/>
          <w:spacing w:val="0"/>
          <w:sz w:val="21"/>
          <w:szCs w:val="21"/>
          <w:lang w:eastAsia="zh-CN"/>
          <w:rPrChange w:id="409" w:author="yj zeng" w:date="2026-03-27T16:01:00Z" w16du:dateUtc="2026-03-27T08:01:00Z">
            <w:rPr>
              <w:rFonts w:eastAsiaTheme="minorEastAsia"/>
              <w:sz w:val="21"/>
              <w:szCs w:val="21"/>
              <w:lang w:eastAsia="zh-CN"/>
            </w:rPr>
          </w:rPrChange>
        </w:rPr>
        <w:lastRenderedPageBreak/>
        <w:t>OFE</w:t>
      </w:r>
      <w:r w:rsidR="00BA6712" w:rsidRPr="00640733">
        <w:rPr>
          <w:rFonts w:eastAsia="宋体" w:cs="宋体"/>
          <w:spacing w:val="0"/>
          <w:sz w:val="21"/>
          <w:szCs w:val="21"/>
          <w:lang w:eastAsia="zh-CN"/>
          <w:rPrChange w:id="410" w:author="yj zeng" w:date="2026-03-27T16:01:00Z" w16du:dateUtc="2026-03-27T08:01:00Z">
            <w:rPr>
              <w:rFonts w:eastAsiaTheme="minorEastAsia"/>
              <w:sz w:val="21"/>
              <w:szCs w:val="21"/>
              <w:lang w:eastAsia="zh-CN"/>
            </w:rPr>
          </w:rPrChange>
        </w:rPr>
        <w:t xml:space="preserve"> can be dynamically optimized based on initial measurements to maximize the reconstruction fidelity for specific spectral features</w:t>
      </w:r>
      <w:r w:rsidR="00D63AF4" w:rsidRPr="00640733">
        <w:rPr>
          <w:rFonts w:eastAsia="宋体" w:cs="宋体"/>
          <w:spacing w:val="0"/>
          <w:sz w:val="21"/>
          <w:szCs w:val="21"/>
          <w:lang w:eastAsia="zh-CN"/>
          <w:rPrChange w:id="411" w:author="yj zeng" w:date="2026-03-27T16:01:00Z" w16du:dateUtc="2026-03-27T08:01:00Z">
            <w:rPr>
              <w:rFonts w:eastAsiaTheme="minorEastAsia"/>
              <w:sz w:val="21"/>
              <w:szCs w:val="21"/>
              <w:lang w:eastAsia="zh-CN"/>
            </w:rPr>
          </w:rPrChange>
        </w:rPr>
        <w:fldChar w:fldCharType="begin"/>
      </w:r>
      <w:r w:rsidR="00D63AF4" w:rsidRPr="00640733">
        <w:rPr>
          <w:rFonts w:eastAsia="宋体" w:cs="宋体"/>
          <w:spacing w:val="0"/>
          <w:sz w:val="21"/>
          <w:szCs w:val="21"/>
          <w:lang w:eastAsia="zh-CN"/>
          <w:rPrChange w:id="412" w:author="yj zeng" w:date="2026-03-27T16:01:00Z" w16du:dateUtc="2026-03-27T08:01:00Z">
            <w:rPr>
              <w:rFonts w:eastAsiaTheme="minorEastAsia"/>
              <w:sz w:val="21"/>
              <w:szCs w:val="21"/>
              <w:lang w:eastAsia="zh-CN"/>
            </w:rPr>
          </w:rPrChange>
        </w:rPr>
        <w:instrText xml:space="preserve"> REF _Ref225086994 \r \h </w:instrText>
      </w:r>
      <w:r w:rsidR="00640733">
        <w:rPr>
          <w:rFonts w:eastAsia="宋体" w:cs="宋体"/>
          <w:spacing w:val="0"/>
          <w:sz w:val="21"/>
          <w:szCs w:val="21"/>
          <w:lang w:eastAsia="zh-CN"/>
        </w:rPr>
        <w:instrText xml:space="preserve"> \* MERGEFORMAT </w:instrText>
      </w:r>
      <w:r w:rsidR="00D63AF4" w:rsidRPr="00141A2F">
        <w:rPr>
          <w:rFonts w:eastAsia="宋体" w:cs="宋体"/>
          <w:spacing w:val="0"/>
          <w:sz w:val="21"/>
          <w:szCs w:val="21"/>
          <w:lang w:eastAsia="zh-CN"/>
        </w:rPr>
      </w:r>
      <w:r w:rsidR="00D63AF4" w:rsidRPr="00640733">
        <w:rPr>
          <w:rFonts w:eastAsia="宋体" w:cs="宋体"/>
          <w:spacing w:val="0"/>
          <w:sz w:val="21"/>
          <w:szCs w:val="21"/>
          <w:lang w:eastAsia="zh-CN"/>
          <w:rPrChange w:id="413" w:author="yj zeng" w:date="2026-03-27T16:01:00Z" w16du:dateUtc="2026-03-27T08:01:00Z">
            <w:rPr>
              <w:rFonts w:eastAsiaTheme="minorEastAsia"/>
              <w:sz w:val="21"/>
              <w:szCs w:val="21"/>
              <w:lang w:eastAsia="zh-CN"/>
            </w:rPr>
          </w:rPrChange>
        </w:rPr>
        <w:fldChar w:fldCharType="separate"/>
      </w:r>
      <w:r w:rsidR="0049799A" w:rsidRPr="00640733">
        <w:rPr>
          <w:rFonts w:eastAsia="宋体" w:cs="宋体"/>
          <w:spacing w:val="0"/>
          <w:sz w:val="21"/>
          <w:szCs w:val="21"/>
          <w:lang w:eastAsia="zh-CN"/>
          <w:rPrChange w:id="414" w:author="yj zeng" w:date="2026-03-27T16:01:00Z" w16du:dateUtc="2026-03-27T08:01:00Z">
            <w:rPr>
              <w:rFonts w:eastAsiaTheme="minorEastAsia"/>
              <w:sz w:val="21"/>
              <w:szCs w:val="21"/>
              <w:lang w:eastAsia="zh-CN"/>
            </w:rPr>
          </w:rPrChange>
        </w:rPr>
        <w:t>[21]</w:t>
      </w:r>
      <w:r w:rsidR="00D63AF4" w:rsidRPr="00640733">
        <w:rPr>
          <w:rFonts w:eastAsia="宋体" w:cs="宋体"/>
          <w:spacing w:val="0"/>
          <w:sz w:val="21"/>
          <w:szCs w:val="21"/>
          <w:lang w:eastAsia="zh-CN"/>
          <w:rPrChange w:id="415" w:author="yj zeng" w:date="2026-03-27T16:01:00Z" w16du:dateUtc="2026-03-27T08:01:00Z">
            <w:rPr>
              <w:rFonts w:eastAsiaTheme="minorEastAsia"/>
              <w:sz w:val="21"/>
              <w:szCs w:val="21"/>
              <w:lang w:eastAsia="zh-CN"/>
            </w:rPr>
          </w:rPrChange>
        </w:rPr>
        <w:fldChar w:fldCharType="end"/>
      </w:r>
      <w:r w:rsidR="00BA6712" w:rsidRPr="00640733">
        <w:rPr>
          <w:rFonts w:eastAsia="宋体" w:cs="宋体"/>
          <w:spacing w:val="0"/>
          <w:sz w:val="21"/>
          <w:szCs w:val="21"/>
          <w:lang w:eastAsia="zh-CN"/>
          <w:rPrChange w:id="416" w:author="yj zeng" w:date="2026-03-27T16:01:00Z" w16du:dateUtc="2026-03-27T08:01:00Z">
            <w:rPr>
              <w:rFonts w:eastAsiaTheme="minorEastAsia"/>
              <w:sz w:val="21"/>
              <w:szCs w:val="21"/>
              <w:lang w:eastAsia="zh-CN"/>
            </w:rPr>
          </w:rPrChange>
        </w:rPr>
        <w:t xml:space="preserve">, establishing a closed-loop framework for intelligent optical sensing. </w:t>
      </w:r>
      <w:bookmarkEnd w:id="135"/>
    </w:p>
    <w:p w14:paraId="68EEF89F" w14:textId="77777777" w:rsidR="000E2711" w:rsidRDefault="000E2711" w:rsidP="00D65C58">
      <w:pPr>
        <w:pStyle w:val="OSABody"/>
        <w:rPr>
          <w:rFonts w:ascii="Times New Roman" w:eastAsiaTheme="minorEastAsia" w:hAnsi="Times New Roman" w:cs="Times New Roman"/>
          <w:spacing w:val="-8"/>
          <w:kern w:val="0"/>
          <w:szCs w:val="21"/>
        </w:rPr>
      </w:pPr>
    </w:p>
    <w:p w14:paraId="32C4DCAE" w14:textId="36A17DD4" w:rsidR="000E2711" w:rsidRPr="00FA371A" w:rsidRDefault="000E2711" w:rsidP="000E2711">
      <w:pPr>
        <w:rPr>
          <w:rFonts w:eastAsiaTheme="minorEastAsia"/>
          <w:b/>
          <w:bCs/>
          <w:sz w:val="21"/>
          <w:szCs w:val="21"/>
          <w:lang w:eastAsia="zh-CN"/>
        </w:rPr>
      </w:pPr>
      <w:r>
        <w:rPr>
          <w:rFonts w:eastAsiaTheme="minorEastAsia"/>
          <w:b/>
          <w:bCs/>
          <w:sz w:val="21"/>
          <w:szCs w:val="21"/>
          <w:lang w:eastAsia="zh-CN"/>
        </w:rPr>
        <w:t>A</w:t>
      </w:r>
      <w:r>
        <w:rPr>
          <w:rFonts w:eastAsiaTheme="minorEastAsia" w:hint="eastAsia"/>
          <w:b/>
          <w:bCs/>
          <w:sz w:val="21"/>
          <w:szCs w:val="21"/>
          <w:lang w:eastAsia="zh-CN"/>
        </w:rPr>
        <w:t>cknowledgement</w:t>
      </w:r>
    </w:p>
    <w:p w14:paraId="7B509B12" w14:textId="6B1392AD" w:rsidR="00D65C58" w:rsidRPr="00D65C58" w:rsidRDefault="00D65C58" w:rsidP="00D65C58">
      <w:pPr>
        <w:pStyle w:val="OSABody"/>
        <w:rPr>
          <w:rFonts w:ascii="Times New Roman" w:eastAsiaTheme="minorEastAsia" w:hAnsi="Times New Roman" w:cs="Times New Roman"/>
          <w:spacing w:val="-8"/>
          <w:kern w:val="0"/>
          <w:szCs w:val="21"/>
        </w:rPr>
      </w:pPr>
      <w:r w:rsidRPr="00D65C58">
        <w:rPr>
          <w:rFonts w:ascii="Times New Roman" w:eastAsiaTheme="minorEastAsia" w:hAnsi="Times New Roman" w:cs="Times New Roman"/>
          <w:spacing w:val="-8"/>
          <w:kern w:val="0"/>
          <w:szCs w:val="21"/>
        </w:rPr>
        <w:t xml:space="preserve">We acknowledge the support from the Ningbo Public Welfare Research Program Project (2024Z234), the “Pioneer and Leading Goose” R&amp;D Program of Zhejiang (Nos. 2025C02159, 2025C02140, 2025C02159, 2023C03083, 2024C03045, 2024Z146), the National Natural Science Foundation of China (W2412107, 91233208, 62105284), the National Key Research and Development Program of China (2022YFB2804100, 2022YFC3601002), Ningbo Science and Technology Project (Nos. 2020Z077, 2023Z179, 2023Z122, 2024Z146), Science and Technology Plan Key Project of Taizhou City (24gyz01), Ningbo Top Medical and Health Research Program (No.2022020506), the Special Development Fund of Shanghai </w:t>
      </w:r>
      <w:proofErr w:type="spellStart"/>
      <w:r w:rsidRPr="00D65C58">
        <w:rPr>
          <w:rFonts w:ascii="Times New Roman" w:eastAsiaTheme="minorEastAsia" w:hAnsi="Times New Roman" w:cs="Times New Roman"/>
          <w:spacing w:val="-8"/>
          <w:kern w:val="0"/>
          <w:szCs w:val="21"/>
        </w:rPr>
        <w:t>Zhangjiang</w:t>
      </w:r>
      <w:proofErr w:type="spellEnd"/>
      <w:r w:rsidRPr="00D65C58">
        <w:rPr>
          <w:rFonts w:ascii="Times New Roman" w:eastAsiaTheme="minorEastAsia" w:hAnsi="Times New Roman" w:cs="Times New Roman"/>
          <w:spacing w:val="-8"/>
          <w:kern w:val="0"/>
          <w:szCs w:val="21"/>
        </w:rPr>
        <w:t xml:space="preserve"> Science City, the Special Development Fund of Hangzhou </w:t>
      </w:r>
      <w:proofErr w:type="spellStart"/>
      <w:r w:rsidRPr="00D65C58">
        <w:rPr>
          <w:rFonts w:ascii="Times New Roman" w:eastAsiaTheme="minorEastAsia" w:hAnsi="Times New Roman" w:cs="Times New Roman"/>
          <w:spacing w:val="-8"/>
          <w:kern w:val="0"/>
          <w:szCs w:val="21"/>
        </w:rPr>
        <w:t>Chengxi</w:t>
      </w:r>
      <w:proofErr w:type="spellEnd"/>
      <w:r w:rsidRPr="00D65C58">
        <w:rPr>
          <w:rFonts w:ascii="Times New Roman" w:eastAsiaTheme="minorEastAsia" w:hAnsi="Times New Roman" w:cs="Times New Roman"/>
          <w:spacing w:val="-8"/>
          <w:kern w:val="0"/>
          <w:szCs w:val="21"/>
        </w:rPr>
        <w:t xml:space="preserve"> Sci-tech Innovation Corridor, and the Fundamental Research Funds for the Central Universities (226-2024-00150). National Ten Thousand Talent Program (Young Talents)</w:t>
      </w:r>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417" w:name="_Ref225085922"/>
      <w:r w:rsidRPr="00376E55">
        <w:rPr>
          <w:rFonts w:eastAsiaTheme="minorEastAsia"/>
          <w:sz w:val="21"/>
          <w:szCs w:val="21"/>
          <w:lang w:eastAsia="zh-CN"/>
        </w:rPr>
        <w:t xml:space="preserve">Cui X, </w:t>
      </w:r>
      <w:proofErr w:type="spellStart"/>
      <w:r w:rsidRPr="00376E55">
        <w:rPr>
          <w:rFonts w:eastAsiaTheme="minorEastAsia"/>
          <w:sz w:val="21"/>
          <w:szCs w:val="21"/>
          <w:lang w:eastAsia="zh-CN"/>
        </w:rPr>
        <w:t>Nigmatulin</w:t>
      </w:r>
      <w:proofErr w:type="spellEnd"/>
      <w:r w:rsidRPr="00376E55">
        <w:rPr>
          <w:rFonts w:eastAsiaTheme="minorEastAsia"/>
          <w:sz w:val="21"/>
          <w:szCs w:val="21"/>
          <w:lang w:eastAsia="zh-CN"/>
        </w:rPr>
        <w:t xml:space="preserve"> F, Wang L, et al. Miniaturized spectral sensing with a tunable optoelectronic interface[J]. Science advances, 2025, 11(4): eado6886.</w:t>
      </w:r>
      <w:bookmarkEnd w:id="417"/>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418" w:name="_Ref225085940"/>
      <w:r w:rsidRPr="00376E55">
        <w:rPr>
          <w:rFonts w:eastAsiaTheme="minorEastAsia"/>
          <w:sz w:val="21"/>
          <w:szCs w:val="21"/>
          <w:lang w:eastAsia="zh-CN"/>
        </w:rPr>
        <w:t xml:space="preserve">Zhang D, Hou L, </w:t>
      </w:r>
      <w:proofErr w:type="spellStart"/>
      <w:r w:rsidRPr="00376E55">
        <w:rPr>
          <w:rFonts w:eastAsiaTheme="minorEastAsia"/>
          <w:sz w:val="21"/>
          <w:szCs w:val="21"/>
          <w:lang w:eastAsia="zh-CN"/>
        </w:rPr>
        <w:t>Lv</w:t>
      </w:r>
      <w:proofErr w:type="spellEnd"/>
      <w:r w:rsidRPr="00376E55">
        <w:rPr>
          <w:rFonts w:eastAsiaTheme="minorEastAsia"/>
          <w:sz w:val="21"/>
          <w:szCs w:val="21"/>
          <w:lang w:eastAsia="zh-CN"/>
        </w:rPr>
        <w:t xml:space="preserve"> L, et al. Precision agriculture: temporal and spatial modeling of wheat canopy spectral characteristics[J]. Agriculture, 2025, 15(3): 326.</w:t>
      </w:r>
      <w:bookmarkEnd w:id="418"/>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419" w:name="_Ref225085943"/>
      <w:r w:rsidRPr="00376E55">
        <w:rPr>
          <w:rFonts w:eastAsiaTheme="minorEastAsia"/>
          <w:sz w:val="21"/>
          <w:szCs w:val="21"/>
          <w:lang w:eastAsia="zh-CN"/>
        </w:rPr>
        <w:t xml:space="preserve">Oberski T, Walendzik B, </w:t>
      </w:r>
      <w:proofErr w:type="spellStart"/>
      <w:r w:rsidRPr="00376E55">
        <w:rPr>
          <w:rFonts w:eastAsiaTheme="minorEastAsia"/>
          <w:sz w:val="21"/>
          <w:szCs w:val="21"/>
          <w:lang w:eastAsia="zh-CN"/>
        </w:rPr>
        <w:t>Szejnfeld</w:t>
      </w:r>
      <w:proofErr w:type="spellEnd"/>
      <w:r w:rsidRPr="00376E55">
        <w:rPr>
          <w:rFonts w:eastAsiaTheme="minorEastAsia"/>
          <w:sz w:val="21"/>
          <w:szCs w:val="21"/>
          <w:lang w:eastAsia="zh-CN"/>
        </w:rPr>
        <w:t xml:space="preserve"> M. The monitoring of </w:t>
      </w:r>
      <w:proofErr w:type="spellStart"/>
      <w:r w:rsidRPr="00376E55">
        <w:rPr>
          <w:rFonts w:eastAsiaTheme="minorEastAsia"/>
          <w:sz w:val="21"/>
          <w:szCs w:val="21"/>
          <w:lang w:eastAsia="zh-CN"/>
        </w:rPr>
        <w:t>macroplastic</w:t>
      </w:r>
      <w:proofErr w:type="spellEnd"/>
      <w:r w:rsidRPr="00376E55">
        <w:rPr>
          <w:rFonts w:eastAsiaTheme="minorEastAsia"/>
          <w:sz w:val="21"/>
          <w:szCs w:val="21"/>
          <w:lang w:eastAsia="zh-CN"/>
        </w:rPr>
        <w:t xml:space="preserve"> waste in selected environment with UAV and multispectral imaging[J]. Sustainability, 2025, 17(5): 1997.</w:t>
      </w:r>
      <w:bookmarkEnd w:id="419"/>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420" w:name="_Ref225085948"/>
      <w:r w:rsidRPr="00376E55">
        <w:rPr>
          <w:rFonts w:eastAsiaTheme="minorEastAsia"/>
          <w:sz w:val="21"/>
          <w:szCs w:val="21"/>
          <w:lang w:eastAsia="zh-CN"/>
        </w:rPr>
        <w:t xml:space="preserve">Zou X, Shen Y, Jiao C, et al. Label-free resonance Raman spectral imaging reveals magnesium microsphere therapy attenuates oxidative damage in knee osteoarthritic rats[J]. </w:t>
      </w:r>
      <w:proofErr w:type="spellStart"/>
      <w:r w:rsidRPr="00376E55">
        <w:rPr>
          <w:rFonts w:eastAsiaTheme="minorEastAsia"/>
          <w:sz w:val="21"/>
          <w:szCs w:val="21"/>
          <w:lang w:eastAsia="zh-CN"/>
        </w:rPr>
        <w:t>Spectrochimica</w:t>
      </w:r>
      <w:proofErr w:type="spellEnd"/>
      <w:r w:rsidRPr="00376E55">
        <w:rPr>
          <w:rFonts w:eastAsiaTheme="minorEastAsia"/>
          <w:sz w:val="21"/>
          <w:szCs w:val="21"/>
          <w:lang w:eastAsia="zh-CN"/>
        </w:rPr>
        <w:t xml:space="preserve"> Acta Part A: Molecular and Biomolecular Spectroscopy, 2026: 127743.</w:t>
      </w:r>
      <w:bookmarkEnd w:id="420"/>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421" w:name="_Ref225085959"/>
      <w:r w:rsidRPr="00376E55">
        <w:rPr>
          <w:rFonts w:eastAsiaTheme="minorEastAsia"/>
          <w:sz w:val="21"/>
          <w:szCs w:val="21"/>
          <w:lang w:eastAsia="zh-CN"/>
        </w:rPr>
        <w:t>Liu W, Xu S, Lee C. Ultracompact on-chip spectral shaping using pixelated nano-opto-electro-mechanical gratings[J]. Science, 2025, 389(6762): 806-810.</w:t>
      </w:r>
      <w:bookmarkEnd w:id="421"/>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422" w:name="_Ref225085964"/>
      <w:proofErr w:type="spellStart"/>
      <w:r w:rsidRPr="00376E55">
        <w:rPr>
          <w:rFonts w:eastAsiaTheme="minorEastAsia"/>
          <w:sz w:val="21"/>
          <w:szCs w:val="21"/>
          <w:lang w:eastAsia="zh-CN"/>
        </w:rPr>
        <w:t>Grotevent</w:t>
      </w:r>
      <w:proofErr w:type="spellEnd"/>
      <w:r w:rsidRPr="00376E55">
        <w:rPr>
          <w:rFonts w:eastAsiaTheme="minorEastAsia"/>
          <w:sz w:val="21"/>
          <w:szCs w:val="21"/>
          <w:lang w:eastAsia="zh-CN"/>
        </w:rPr>
        <w:t xml:space="preserve"> M J, Yakunin S, Bachmann D, et al. Integrated </w:t>
      </w:r>
      <w:proofErr w:type="gramStart"/>
      <w:r w:rsidRPr="00376E55">
        <w:rPr>
          <w:rFonts w:eastAsiaTheme="minorEastAsia"/>
          <w:sz w:val="21"/>
          <w:szCs w:val="21"/>
          <w:lang w:eastAsia="zh-CN"/>
        </w:rPr>
        <w:t>photodetectors</w:t>
      </w:r>
      <w:proofErr w:type="gramEnd"/>
      <w:r w:rsidRPr="00376E55">
        <w:rPr>
          <w:rFonts w:eastAsiaTheme="minorEastAsia"/>
          <w:sz w:val="21"/>
          <w:szCs w:val="21"/>
          <w:lang w:eastAsia="zh-CN"/>
        </w:rPr>
        <w:t xml:space="preserve"> for compact Fourier-transform waveguide spectrometers[J]. Nature Photonics, 2023, 17(1): 59-64.</w:t>
      </w:r>
      <w:bookmarkEnd w:id="422"/>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423" w:name="_Ref225086333"/>
      <w:r w:rsidRPr="00376E55">
        <w:rPr>
          <w:rFonts w:eastAsiaTheme="minorEastAsia"/>
          <w:sz w:val="21"/>
          <w:szCs w:val="21"/>
          <w:lang w:eastAsia="zh-CN"/>
        </w:rPr>
        <w:t xml:space="preserve">Hong D, Li C, </w:t>
      </w:r>
      <w:proofErr w:type="spellStart"/>
      <w:r w:rsidRPr="00376E55">
        <w:rPr>
          <w:rFonts w:eastAsiaTheme="minorEastAsia"/>
          <w:sz w:val="21"/>
          <w:szCs w:val="21"/>
          <w:lang w:eastAsia="zh-CN"/>
        </w:rPr>
        <w:t>Yokoya</w:t>
      </w:r>
      <w:proofErr w:type="spellEnd"/>
      <w:r w:rsidRPr="00376E55">
        <w:rPr>
          <w:rFonts w:eastAsiaTheme="minorEastAsia"/>
          <w:sz w:val="21"/>
          <w:szCs w:val="21"/>
          <w:lang w:eastAsia="zh-CN"/>
        </w:rPr>
        <w:t xml:space="preserve"> N, et al. Hyperspectral imaging[J]. Nature Reviews Methods Primers, 2026, 6(1): 19.</w:t>
      </w:r>
      <w:bookmarkEnd w:id="423"/>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424" w:name="_Ref225087403"/>
      <w:r w:rsidRPr="006E2DD4">
        <w:rPr>
          <w:rFonts w:eastAsiaTheme="minorEastAsia"/>
          <w:sz w:val="21"/>
          <w:szCs w:val="21"/>
          <w:lang w:eastAsia="zh-CN"/>
        </w:rPr>
        <w:t>Cui K, Huang Y. On-chip spectral imaging and sensing transition towards marketable technologies[J]. Nature Reviews Electrical Engineering, 2025, 2(3): 151-152.</w:t>
      </w:r>
      <w:bookmarkEnd w:id="424"/>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425" w:name="_Ref225087441"/>
      <w:r w:rsidRPr="005A4D1C">
        <w:rPr>
          <w:rFonts w:eastAsiaTheme="minorEastAsia"/>
          <w:sz w:val="21"/>
          <w:szCs w:val="21"/>
          <w:lang w:eastAsia="zh-CN"/>
        </w:rPr>
        <w:t xml:space="preserve">Chen Z, Qu G, He Z, et al. Single‐Pixel Multispectral Imaging </w:t>
      </w:r>
      <w:proofErr w:type="gramStart"/>
      <w:r w:rsidRPr="005A4D1C">
        <w:rPr>
          <w:rFonts w:eastAsiaTheme="minorEastAsia"/>
          <w:sz w:val="21"/>
          <w:szCs w:val="21"/>
          <w:lang w:eastAsia="zh-CN"/>
        </w:rPr>
        <w:t>With</w:t>
      </w:r>
      <w:proofErr w:type="gramEnd"/>
      <w:r w:rsidRPr="005A4D1C">
        <w:rPr>
          <w:rFonts w:eastAsiaTheme="minorEastAsia"/>
          <w:sz w:val="21"/>
          <w:szCs w:val="21"/>
          <w:lang w:eastAsia="zh-CN"/>
        </w:rPr>
        <w:t xml:space="preserve"> Customized Pixelated Spectral Mask Plate[J]. Laser &amp; Photonics Reviews, 2026: e03207.</w:t>
      </w:r>
      <w:bookmarkEnd w:id="425"/>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426" w:name="_Ref225086728"/>
      <w:r w:rsidRPr="003F7747">
        <w:rPr>
          <w:rFonts w:eastAsiaTheme="minorEastAsia"/>
          <w:sz w:val="21"/>
          <w:szCs w:val="21"/>
          <w:lang w:eastAsia="zh-CN"/>
        </w:rPr>
        <w:t xml:space="preserve">Hong D, Zhang B, Li X, et al. </w:t>
      </w:r>
      <w:proofErr w:type="spellStart"/>
      <w:r w:rsidRPr="003F7747">
        <w:rPr>
          <w:rFonts w:eastAsiaTheme="minorEastAsia"/>
          <w:sz w:val="21"/>
          <w:szCs w:val="21"/>
          <w:lang w:eastAsia="zh-CN"/>
        </w:rPr>
        <w:t>SpectralGPT</w:t>
      </w:r>
      <w:proofErr w:type="spellEnd"/>
      <w:r w:rsidRPr="003F7747">
        <w:rPr>
          <w:rFonts w:eastAsiaTheme="minorEastAsia"/>
          <w:sz w:val="21"/>
          <w:szCs w:val="21"/>
          <w:lang w:eastAsia="zh-CN"/>
        </w:rPr>
        <w:t>: Spectral remote sensing foundation model[J]. IEEE transactions on pattern analysis and machine intelligence, 2024, 46(8): 5227-5244.</w:t>
      </w:r>
      <w:bookmarkEnd w:id="426"/>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427" w:name="_Ref225086346"/>
      <w:r w:rsidRPr="00376E55">
        <w:rPr>
          <w:rFonts w:eastAsiaTheme="minorEastAsia"/>
          <w:sz w:val="21"/>
          <w:szCs w:val="21"/>
          <w:lang w:eastAsia="zh-CN"/>
        </w:rPr>
        <w:t>Hua X, Wang Y, Wang S, et al. Ultra-compact snapshot spectral light-field imaging[J]. Nature communications, 2022, 13(1): 2732.</w:t>
      </w:r>
      <w:bookmarkEnd w:id="427"/>
    </w:p>
    <w:p w14:paraId="066DB0B3" w14:textId="41099426" w:rsidR="00DB6919" w:rsidRPr="00544283" w:rsidRDefault="00DB6919" w:rsidP="00DB6919">
      <w:pPr>
        <w:pStyle w:val="af2"/>
        <w:numPr>
          <w:ilvl w:val="0"/>
          <w:numId w:val="1"/>
        </w:numPr>
        <w:ind w:firstLineChars="0"/>
        <w:jc w:val="both"/>
        <w:rPr>
          <w:rFonts w:eastAsiaTheme="minorEastAsia"/>
          <w:sz w:val="21"/>
          <w:szCs w:val="21"/>
          <w:lang w:eastAsia="zh-CN"/>
        </w:rPr>
      </w:pPr>
      <w:bookmarkStart w:id="428" w:name="_Ref225086429"/>
      <w:r w:rsidRPr="00544283">
        <w:rPr>
          <w:rFonts w:eastAsiaTheme="minorEastAsia"/>
          <w:sz w:val="21"/>
          <w:szCs w:val="21"/>
          <w:lang w:eastAsia="zh-CN"/>
        </w:rPr>
        <w:t>Yao Z, Liu S, Wang Y, et al. Integrated lithium niobate photonics for sub-</w:t>
      </w:r>
      <w:proofErr w:type="spellStart"/>
      <w:r w:rsidRPr="00544283">
        <w:rPr>
          <w:rFonts w:eastAsiaTheme="minorEastAsia"/>
          <w:sz w:val="21"/>
          <w:szCs w:val="21"/>
          <w:lang w:eastAsia="zh-CN"/>
        </w:rPr>
        <w:t>ångström</w:t>
      </w:r>
      <w:proofErr w:type="spellEnd"/>
      <w:r w:rsidRPr="00544283">
        <w:rPr>
          <w:rFonts w:eastAsiaTheme="minorEastAsia"/>
          <w:sz w:val="21"/>
          <w:szCs w:val="21"/>
          <w:lang w:eastAsia="zh-CN"/>
        </w:rPr>
        <w:t xml:space="preserve"> snapshot spectroscopy[J]. Nature, 2025, 646(8085): 567-575.</w:t>
      </w:r>
      <w:bookmarkEnd w:id="428"/>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429" w:name="_Ref225086443"/>
      <w:r w:rsidRPr="00DB6919">
        <w:rPr>
          <w:rFonts w:eastAsiaTheme="minorEastAsia"/>
          <w:sz w:val="21"/>
          <w:szCs w:val="21"/>
          <w:lang w:eastAsia="zh-CN"/>
        </w:rPr>
        <w:t xml:space="preserve">Zhou P, </w:t>
      </w:r>
      <w:proofErr w:type="spellStart"/>
      <w:r w:rsidRPr="00DB6919">
        <w:rPr>
          <w:rFonts w:eastAsiaTheme="minorEastAsia"/>
          <w:sz w:val="21"/>
          <w:szCs w:val="21"/>
          <w:lang w:eastAsia="zh-CN"/>
        </w:rPr>
        <w:t>Lv</w:t>
      </w:r>
      <w:proofErr w:type="spellEnd"/>
      <w:r w:rsidRPr="00DB6919">
        <w:rPr>
          <w:rFonts w:eastAsiaTheme="minorEastAsia"/>
          <w:sz w:val="21"/>
          <w:szCs w:val="21"/>
          <w:lang w:eastAsia="zh-CN"/>
        </w:rPr>
        <w:t xml:space="preserve"> Y, Zheng Y, et al. CTIS spectral image reconstruction technology based on slit-scanning architecture[J]. Optics Express, 2024, 32(14): 25276-25291.</w:t>
      </w:r>
      <w:bookmarkEnd w:id="429"/>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430" w:name="_Ref225086565"/>
      <w:r w:rsidRPr="003F7747">
        <w:rPr>
          <w:rFonts w:eastAsiaTheme="minorEastAsia"/>
          <w:sz w:val="21"/>
          <w:szCs w:val="21"/>
          <w:lang w:eastAsia="zh-CN"/>
        </w:rPr>
        <w:lastRenderedPageBreak/>
        <w:t>Adhikari S, Gross N, Wilson K S, et al. On-chip lock-in detection for ultrafast spectroscopy of single particles[J]. The Journal of Physical Chemistry C, 2024, 128(21): 8708-8715.</w:t>
      </w:r>
      <w:bookmarkEnd w:id="430"/>
    </w:p>
    <w:p w14:paraId="0C8D9387" w14:textId="7B2B12C2" w:rsidR="00B66FDF" w:rsidRDefault="00B66FDF" w:rsidP="007624E9">
      <w:pPr>
        <w:pStyle w:val="af2"/>
        <w:numPr>
          <w:ilvl w:val="0"/>
          <w:numId w:val="1"/>
        </w:numPr>
        <w:ind w:firstLineChars="0"/>
        <w:jc w:val="both"/>
        <w:rPr>
          <w:rFonts w:eastAsiaTheme="minorEastAsia"/>
          <w:sz w:val="21"/>
          <w:szCs w:val="21"/>
          <w:lang w:eastAsia="zh-CN"/>
        </w:rPr>
      </w:pPr>
      <w:bookmarkStart w:id="431" w:name="_Ref225433401"/>
      <w:r w:rsidRPr="00B66FDF">
        <w:rPr>
          <w:rFonts w:eastAsiaTheme="minorEastAsia"/>
          <w:sz w:val="21"/>
          <w:szCs w:val="21"/>
          <w:lang w:eastAsia="zh-CN"/>
        </w:rPr>
        <w:t>J. I. Park, M. H. Lee, M. D. Grossberg, et al. 2007 IEEE 11th International Conference on Computer Vision. IEEE, 2007: 1-8.</w:t>
      </w:r>
      <w:bookmarkEnd w:id="431"/>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432" w:name="_Ref225087173"/>
      <w:r w:rsidRPr="003F7747">
        <w:rPr>
          <w:rFonts w:eastAsiaTheme="minorEastAsia"/>
          <w:sz w:val="21"/>
          <w:szCs w:val="21"/>
          <w:lang w:eastAsia="zh-CN"/>
        </w:rPr>
        <w:t>Shao Z, Huang G, Mielczarek A, et al. Robust spectral sensor for standoff biometric detection[J]. Nature Sensors, 2026: 1-8.</w:t>
      </w:r>
      <w:bookmarkEnd w:id="432"/>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433" w:name="_Ref225087125"/>
      <w:r w:rsidRPr="00D63AF4">
        <w:rPr>
          <w:rFonts w:eastAsiaTheme="minorEastAsia"/>
          <w:sz w:val="21"/>
          <w:szCs w:val="21"/>
          <w:lang w:eastAsia="zh-CN"/>
        </w:rPr>
        <w:t>Wörner H J, Wolf J P. Ultrafast spectroscopy of liquids using extreme-ultraviolet to soft-X-ray pulses[J]. Nature Reviews Chemistry, 2025, 9(3): 185-199.</w:t>
      </w:r>
      <w:bookmarkEnd w:id="433"/>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434" w:name="_Ref225087076"/>
      <w:r w:rsidRPr="00D63AF4">
        <w:rPr>
          <w:rFonts w:eastAsiaTheme="minorEastAsia"/>
          <w:sz w:val="21"/>
          <w:szCs w:val="21"/>
          <w:lang w:eastAsia="zh-CN"/>
        </w:rPr>
        <w:t>Yu H, Memon M H, Yao M, et al. A miniaturized cascaded-diode-array spectral imager[J]. Nature Photonics, 2025, 19(12): 1322-1329.</w:t>
      </w:r>
      <w:bookmarkEnd w:id="434"/>
    </w:p>
    <w:p w14:paraId="70359674" w14:textId="6AC3F365" w:rsidR="00D63AF4" w:rsidRPr="00544283" w:rsidRDefault="00D63AF4" w:rsidP="00D63AF4">
      <w:pPr>
        <w:pStyle w:val="af2"/>
        <w:numPr>
          <w:ilvl w:val="0"/>
          <w:numId w:val="1"/>
        </w:numPr>
        <w:ind w:firstLineChars="0"/>
        <w:jc w:val="both"/>
        <w:rPr>
          <w:rFonts w:eastAsiaTheme="minorEastAsia"/>
          <w:sz w:val="21"/>
          <w:szCs w:val="21"/>
          <w:lang w:eastAsia="zh-CN"/>
        </w:rPr>
      </w:pPr>
      <w:bookmarkStart w:id="435" w:name="_Ref225086928"/>
      <w:r w:rsidRPr="00D63AF4">
        <w:rPr>
          <w:rFonts w:eastAsiaTheme="minorEastAsia"/>
          <w:sz w:val="21"/>
          <w:szCs w:val="21"/>
          <w:lang w:eastAsia="zh-CN"/>
        </w:rPr>
        <w:t>Yu B, Liang J, Wang Z, et al. Active hyperspectral imaging using an event camera[C]//Proceedings of the Computer Vision and Pattern Recognition Conference. 2025: 929-939.</w:t>
      </w:r>
      <w:bookmarkEnd w:id="435"/>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436" w:name="_Ref225086920"/>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bookmarkEnd w:id="436"/>
    </w:p>
    <w:p w14:paraId="2ABA4E8C" w14:textId="60631EF4" w:rsidR="00D63AF4" w:rsidRPr="00544283" w:rsidRDefault="00D63AF4" w:rsidP="00544283">
      <w:pPr>
        <w:pStyle w:val="af2"/>
        <w:numPr>
          <w:ilvl w:val="0"/>
          <w:numId w:val="1"/>
        </w:numPr>
        <w:ind w:firstLineChars="0"/>
        <w:jc w:val="both"/>
        <w:rPr>
          <w:rFonts w:eastAsiaTheme="minorEastAsia"/>
          <w:sz w:val="21"/>
          <w:szCs w:val="21"/>
          <w:lang w:eastAsia="zh-CN"/>
        </w:rPr>
      </w:pPr>
      <w:bookmarkStart w:id="437" w:name="_Ref225086994"/>
      <w:r w:rsidRPr="00D63AF4">
        <w:rPr>
          <w:rFonts w:eastAsiaTheme="minorEastAsia"/>
          <w:sz w:val="21"/>
          <w:szCs w:val="21"/>
          <w:lang w:eastAsia="zh-CN"/>
        </w:rPr>
        <w:t>Yuan Y, Sun R, Xie X, et al. Multispectral imaging colorimetric measurement method with illumination-adaptive white calibration[J]. JOSA A, 2025, 42(7): 898-907.</w:t>
      </w:r>
      <w:bookmarkEnd w:id="437"/>
    </w:p>
    <w:sectPr w:rsidR="00D63AF4" w:rsidRPr="005442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BAE1C" w14:textId="77777777" w:rsidR="00771AE3" w:rsidRDefault="00771AE3" w:rsidP="00872910">
      <w:r>
        <w:separator/>
      </w:r>
    </w:p>
  </w:endnote>
  <w:endnote w:type="continuationSeparator" w:id="0">
    <w:p w14:paraId="09125DFE" w14:textId="77777777" w:rsidR="00771AE3" w:rsidRDefault="00771AE3"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46C0" w14:textId="77777777" w:rsidR="00771AE3" w:rsidRDefault="00771AE3" w:rsidP="00872910">
      <w:r>
        <w:separator/>
      </w:r>
    </w:p>
  </w:footnote>
  <w:footnote w:type="continuationSeparator" w:id="0">
    <w:p w14:paraId="10670743" w14:textId="77777777" w:rsidR="00771AE3" w:rsidRDefault="00771AE3"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wUA8SSMkywAAAA="/>
  </w:docVars>
  <w:rsids>
    <w:rsidRoot w:val="00BD525D"/>
    <w:rsid w:val="00001145"/>
    <w:rsid w:val="00002C37"/>
    <w:rsid w:val="0000360E"/>
    <w:rsid w:val="000061FD"/>
    <w:rsid w:val="00006CDA"/>
    <w:rsid w:val="000072EE"/>
    <w:rsid w:val="00007610"/>
    <w:rsid w:val="000102CA"/>
    <w:rsid w:val="00010620"/>
    <w:rsid w:val="00011E23"/>
    <w:rsid w:val="00013261"/>
    <w:rsid w:val="00014526"/>
    <w:rsid w:val="000164F2"/>
    <w:rsid w:val="000212CD"/>
    <w:rsid w:val="00022FB2"/>
    <w:rsid w:val="0002413E"/>
    <w:rsid w:val="0002604A"/>
    <w:rsid w:val="00026F58"/>
    <w:rsid w:val="00027A72"/>
    <w:rsid w:val="00030199"/>
    <w:rsid w:val="0003127B"/>
    <w:rsid w:val="000313A0"/>
    <w:rsid w:val="00031CB1"/>
    <w:rsid w:val="00033FB5"/>
    <w:rsid w:val="000343C9"/>
    <w:rsid w:val="00047DFA"/>
    <w:rsid w:val="00050D80"/>
    <w:rsid w:val="00053156"/>
    <w:rsid w:val="00053A9B"/>
    <w:rsid w:val="0006694C"/>
    <w:rsid w:val="00066BA8"/>
    <w:rsid w:val="00070DFF"/>
    <w:rsid w:val="00071B23"/>
    <w:rsid w:val="000721EA"/>
    <w:rsid w:val="00076B98"/>
    <w:rsid w:val="00081B38"/>
    <w:rsid w:val="00081C77"/>
    <w:rsid w:val="00082A25"/>
    <w:rsid w:val="00082A66"/>
    <w:rsid w:val="00085424"/>
    <w:rsid w:val="00090C84"/>
    <w:rsid w:val="00094EC5"/>
    <w:rsid w:val="0009518E"/>
    <w:rsid w:val="00095419"/>
    <w:rsid w:val="00097C8E"/>
    <w:rsid w:val="000A02FA"/>
    <w:rsid w:val="000A3657"/>
    <w:rsid w:val="000B06A5"/>
    <w:rsid w:val="000B2A41"/>
    <w:rsid w:val="000B4CC6"/>
    <w:rsid w:val="000B5DFC"/>
    <w:rsid w:val="000B6214"/>
    <w:rsid w:val="000C0B42"/>
    <w:rsid w:val="000C31DC"/>
    <w:rsid w:val="000C4078"/>
    <w:rsid w:val="000D3309"/>
    <w:rsid w:val="000D3AC6"/>
    <w:rsid w:val="000D4513"/>
    <w:rsid w:val="000D7019"/>
    <w:rsid w:val="000E0B6E"/>
    <w:rsid w:val="000E2711"/>
    <w:rsid w:val="000E2CB8"/>
    <w:rsid w:val="000F0C16"/>
    <w:rsid w:val="000F1191"/>
    <w:rsid w:val="000F2E9C"/>
    <w:rsid w:val="000F564C"/>
    <w:rsid w:val="000F6CF7"/>
    <w:rsid w:val="001034AE"/>
    <w:rsid w:val="00103EE5"/>
    <w:rsid w:val="00104BE4"/>
    <w:rsid w:val="0010555A"/>
    <w:rsid w:val="001058A2"/>
    <w:rsid w:val="001067E6"/>
    <w:rsid w:val="0010690C"/>
    <w:rsid w:val="00112ED2"/>
    <w:rsid w:val="0011306A"/>
    <w:rsid w:val="00113604"/>
    <w:rsid w:val="00113660"/>
    <w:rsid w:val="001137F3"/>
    <w:rsid w:val="001148E3"/>
    <w:rsid w:val="0011785D"/>
    <w:rsid w:val="00120798"/>
    <w:rsid w:val="00120802"/>
    <w:rsid w:val="00120B00"/>
    <w:rsid w:val="00122346"/>
    <w:rsid w:val="001238F9"/>
    <w:rsid w:val="00123A3F"/>
    <w:rsid w:val="001241EB"/>
    <w:rsid w:val="0012450A"/>
    <w:rsid w:val="00127340"/>
    <w:rsid w:val="00130500"/>
    <w:rsid w:val="0013275F"/>
    <w:rsid w:val="001354C5"/>
    <w:rsid w:val="00135684"/>
    <w:rsid w:val="00136249"/>
    <w:rsid w:val="0014063F"/>
    <w:rsid w:val="00141A2F"/>
    <w:rsid w:val="001435C0"/>
    <w:rsid w:val="00147121"/>
    <w:rsid w:val="00150923"/>
    <w:rsid w:val="00157284"/>
    <w:rsid w:val="00161BF9"/>
    <w:rsid w:val="00162761"/>
    <w:rsid w:val="00164ABB"/>
    <w:rsid w:val="0016549C"/>
    <w:rsid w:val="00165C71"/>
    <w:rsid w:val="00170707"/>
    <w:rsid w:val="00174A3E"/>
    <w:rsid w:val="001751BC"/>
    <w:rsid w:val="001804F0"/>
    <w:rsid w:val="00184EC6"/>
    <w:rsid w:val="00192084"/>
    <w:rsid w:val="00197601"/>
    <w:rsid w:val="001A1120"/>
    <w:rsid w:val="001A3DDD"/>
    <w:rsid w:val="001A4F57"/>
    <w:rsid w:val="001B404D"/>
    <w:rsid w:val="001B43AC"/>
    <w:rsid w:val="001B4563"/>
    <w:rsid w:val="001B6480"/>
    <w:rsid w:val="001B724E"/>
    <w:rsid w:val="001C0321"/>
    <w:rsid w:val="001C4194"/>
    <w:rsid w:val="001C570B"/>
    <w:rsid w:val="001C6FA6"/>
    <w:rsid w:val="001D0594"/>
    <w:rsid w:val="001D0E93"/>
    <w:rsid w:val="001D0FF1"/>
    <w:rsid w:val="001D291F"/>
    <w:rsid w:val="001D4EE0"/>
    <w:rsid w:val="001D6C6E"/>
    <w:rsid w:val="001E0A76"/>
    <w:rsid w:val="001E2D44"/>
    <w:rsid w:val="001E526E"/>
    <w:rsid w:val="001E678D"/>
    <w:rsid w:val="001F0433"/>
    <w:rsid w:val="001F0A2F"/>
    <w:rsid w:val="001F103E"/>
    <w:rsid w:val="00202431"/>
    <w:rsid w:val="00203F2E"/>
    <w:rsid w:val="00206092"/>
    <w:rsid w:val="00207578"/>
    <w:rsid w:val="002105D3"/>
    <w:rsid w:val="0021083C"/>
    <w:rsid w:val="00210C2C"/>
    <w:rsid w:val="00210DCC"/>
    <w:rsid w:val="00215677"/>
    <w:rsid w:val="00221C33"/>
    <w:rsid w:val="00226BDB"/>
    <w:rsid w:val="00231EA3"/>
    <w:rsid w:val="00232439"/>
    <w:rsid w:val="00235649"/>
    <w:rsid w:val="00236CB6"/>
    <w:rsid w:val="00241C6D"/>
    <w:rsid w:val="00242BF9"/>
    <w:rsid w:val="002451B2"/>
    <w:rsid w:val="0024629A"/>
    <w:rsid w:val="00251A77"/>
    <w:rsid w:val="00252A19"/>
    <w:rsid w:val="0025322A"/>
    <w:rsid w:val="00254658"/>
    <w:rsid w:val="0025580B"/>
    <w:rsid w:val="00275AB1"/>
    <w:rsid w:val="00277A2A"/>
    <w:rsid w:val="00280140"/>
    <w:rsid w:val="00281949"/>
    <w:rsid w:val="00283578"/>
    <w:rsid w:val="0028386E"/>
    <w:rsid w:val="002873E0"/>
    <w:rsid w:val="0028775A"/>
    <w:rsid w:val="00290D7F"/>
    <w:rsid w:val="00292256"/>
    <w:rsid w:val="00293CF8"/>
    <w:rsid w:val="00294BCD"/>
    <w:rsid w:val="002973F5"/>
    <w:rsid w:val="00297927"/>
    <w:rsid w:val="002A7D7E"/>
    <w:rsid w:val="002B093A"/>
    <w:rsid w:val="002B1474"/>
    <w:rsid w:val="002B73DC"/>
    <w:rsid w:val="002C2A61"/>
    <w:rsid w:val="002D0CFB"/>
    <w:rsid w:val="002D1D3B"/>
    <w:rsid w:val="002D304B"/>
    <w:rsid w:val="002D3AF7"/>
    <w:rsid w:val="002D62BA"/>
    <w:rsid w:val="002D7026"/>
    <w:rsid w:val="002E1C08"/>
    <w:rsid w:val="002E1DDA"/>
    <w:rsid w:val="002E2014"/>
    <w:rsid w:val="002E6AF8"/>
    <w:rsid w:val="002F1914"/>
    <w:rsid w:val="002F1D49"/>
    <w:rsid w:val="002F2C72"/>
    <w:rsid w:val="002F38B1"/>
    <w:rsid w:val="002F5121"/>
    <w:rsid w:val="003048D0"/>
    <w:rsid w:val="00306591"/>
    <w:rsid w:val="00306CCE"/>
    <w:rsid w:val="00313A56"/>
    <w:rsid w:val="003147ED"/>
    <w:rsid w:val="00316015"/>
    <w:rsid w:val="00316083"/>
    <w:rsid w:val="00331C6B"/>
    <w:rsid w:val="0033323C"/>
    <w:rsid w:val="00335F30"/>
    <w:rsid w:val="003419F9"/>
    <w:rsid w:val="0034362E"/>
    <w:rsid w:val="003467DB"/>
    <w:rsid w:val="00346AD3"/>
    <w:rsid w:val="00351E91"/>
    <w:rsid w:val="00352748"/>
    <w:rsid w:val="0035456B"/>
    <w:rsid w:val="003554AD"/>
    <w:rsid w:val="003617C1"/>
    <w:rsid w:val="00361F10"/>
    <w:rsid w:val="00363157"/>
    <w:rsid w:val="00363DAF"/>
    <w:rsid w:val="00366415"/>
    <w:rsid w:val="0036715E"/>
    <w:rsid w:val="00370098"/>
    <w:rsid w:val="00370D56"/>
    <w:rsid w:val="00371485"/>
    <w:rsid w:val="00374212"/>
    <w:rsid w:val="00374AAE"/>
    <w:rsid w:val="003754A3"/>
    <w:rsid w:val="00376E55"/>
    <w:rsid w:val="003804C7"/>
    <w:rsid w:val="00380812"/>
    <w:rsid w:val="00381ED8"/>
    <w:rsid w:val="00382B24"/>
    <w:rsid w:val="00382B9A"/>
    <w:rsid w:val="00383524"/>
    <w:rsid w:val="00383969"/>
    <w:rsid w:val="00386F6E"/>
    <w:rsid w:val="003876E2"/>
    <w:rsid w:val="0039268E"/>
    <w:rsid w:val="00396351"/>
    <w:rsid w:val="00396811"/>
    <w:rsid w:val="003A068C"/>
    <w:rsid w:val="003A0C10"/>
    <w:rsid w:val="003A38FB"/>
    <w:rsid w:val="003A3EAB"/>
    <w:rsid w:val="003A5C4A"/>
    <w:rsid w:val="003A752B"/>
    <w:rsid w:val="003A7AAD"/>
    <w:rsid w:val="003A7E7F"/>
    <w:rsid w:val="003B1F49"/>
    <w:rsid w:val="003B24E6"/>
    <w:rsid w:val="003B3FA3"/>
    <w:rsid w:val="003C22F5"/>
    <w:rsid w:val="003C30AA"/>
    <w:rsid w:val="003C5460"/>
    <w:rsid w:val="003C5624"/>
    <w:rsid w:val="003C6966"/>
    <w:rsid w:val="003C7438"/>
    <w:rsid w:val="003D022F"/>
    <w:rsid w:val="003D2E67"/>
    <w:rsid w:val="003E09A5"/>
    <w:rsid w:val="003E1354"/>
    <w:rsid w:val="003E3A92"/>
    <w:rsid w:val="003E42DF"/>
    <w:rsid w:val="003E4F6B"/>
    <w:rsid w:val="003F1206"/>
    <w:rsid w:val="003F572B"/>
    <w:rsid w:val="003F6012"/>
    <w:rsid w:val="003F72E2"/>
    <w:rsid w:val="003F7747"/>
    <w:rsid w:val="00404D78"/>
    <w:rsid w:val="00405E1C"/>
    <w:rsid w:val="004109DE"/>
    <w:rsid w:val="00412A6F"/>
    <w:rsid w:val="004143BD"/>
    <w:rsid w:val="004150C7"/>
    <w:rsid w:val="00417411"/>
    <w:rsid w:val="0041750E"/>
    <w:rsid w:val="00421A8E"/>
    <w:rsid w:val="00426F26"/>
    <w:rsid w:val="004273D1"/>
    <w:rsid w:val="00427BBF"/>
    <w:rsid w:val="00427F2E"/>
    <w:rsid w:val="004343DC"/>
    <w:rsid w:val="004373CD"/>
    <w:rsid w:val="00440AFD"/>
    <w:rsid w:val="004427E5"/>
    <w:rsid w:val="00444C10"/>
    <w:rsid w:val="0044526C"/>
    <w:rsid w:val="00446EBA"/>
    <w:rsid w:val="00450736"/>
    <w:rsid w:val="00451ACE"/>
    <w:rsid w:val="004525D2"/>
    <w:rsid w:val="00454211"/>
    <w:rsid w:val="004573A6"/>
    <w:rsid w:val="0045788A"/>
    <w:rsid w:val="00460160"/>
    <w:rsid w:val="00461D6C"/>
    <w:rsid w:val="0046374D"/>
    <w:rsid w:val="004641EC"/>
    <w:rsid w:val="004676EB"/>
    <w:rsid w:val="00470709"/>
    <w:rsid w:val="004724FA"/>
    <w:rsid w:val="00474982"/>
    <w:rsid w:val="0047524F"/>
    <w:rsid w:val="00475AC3"/>
    <w:rsid w:val="00476650"/>
    <w:rsid w:val="00476FE3"/>
    <w:rsid w:val="0048005C"/>
    <w:rsid w:val="00480300"/>
    <w:rsid w:val="00482839"/>
    <w:rsid w:val="00482DB1"/>
    <w:rsid w:val="00486711"/>
    <w:rsid w:val="00492615"/>
    <w:rsid w:val="0049799A"/>
    <w:rsid w:val="004A0FF1"/>
    <w:rsid w:val="004A42C2"/>
    <w:rsid w:val="004A46BA"/>
    <w:rsid w:val="004A4D63"/>
    <w:rsid w:val="004B0C8E"/>
    <w:rsid w:val="004B5C9D"/>
    <w:rsid w:val="004B7EF0"/>
    <w:rsid w:val="004C0AEE"/>
    <w:rsid w:val="004C1430"/>
    <w:rsid w:val="004C3751"/>
    <w:rsid w:val="004C4079"/>
    <w:rsid w:val="004D0289"/>
    <w:rsid w:val="004D3F59"/>
    <w:rsid w:val="004D6F2D"/>
    <w:rsid w:val="004E2164"/>
    <w:rsid w:val="004E3574"/>
    <w:rsid w:val="004E5288"/>
    <w:rsid w:val="004E6E28"/>
    <w:rsid w:val="004E7317"/>
    <w:rsid w:val="004F01A7"/>
    <w:rsid w:val="004F17BD"/>
    <w:rsid w:val="004F2CB5"/>
    <w:rsid w:val="004F4FF7"/>
    <w:rsid w:val="004F760A"/>
    <w:rsid w:val="00501345"/>
    <w:rsid w:val="00502133"/>
    <w:rsid w:val="005023F0"/>
    <w:rsid w:val="00502F8C"/>
    <w:rsid w:val="00503D54"/>
    <w:rsid w:val="00506274"/>
    <w:rsid w:val="00506DEA"/>
    <w:rsid w:val="00507660"/>
    <w:rsid w:val="00510191"/>
    <w:rsid w:val="00511BE9"/>
    <w:rsid w:val="00512A7C"/>
    <w:rsid w:val="00513C40"/>
    <w:rsid w:val="00514581"/>
    <w:rsid w:val="00515D51"/>
    <w:rsid w:val="00516B1E"/>
    <w:rsid w:val="00516CD3"/>
    <w:rsid w:val="005201C6"/>
    <w:rsid w:val="00520986"/>
    <w:rsid w:val="00522286"/>
    <w:rsid w:val="005250F9"/>
    <w:rsid w:val="0052695A"/>
    <w:rsid w:val="00527A39"/>
    <w:rsid w:val="0053020C"/>
    <w:rsid w:val="00530D27"/>
    <w:rsid w:val="0053290B"/>
    <w:rsid w:val="0053371F"/>
    <w:rsid w:val="00534C46"/>
    <w:rsid w:val="0053779F"/>
    <w:rsid w:val="00544283"/>
    <w:rsid w:val="005465D3"/>
    <w:rsid w:val="00546EC7"/>
    <w:rsid w:val="00547E9D"/>
    <w:rsid w:val="005509E5"/>
    <w:rsid w:val="00550DD9"/>
    <w:rsid w:val="005574CC"/>
    <w:rsid w:val="005633F4"/>
    <w:rsid w:val="00564355"/>
    <w:rsid w:val="005646D5"/>
    <w:rsid w:val="00572526"/>
    <w:rsid w:val="005735E5"/>
    <w:rsid w:val="00577A6A"/>
    <w:rsid w:val="00581D2C"/>
    <w:rsid w:val="0058474C"/>
    <w:rsid w:val="00584823"/>
    <w:rsid w:val="00586A3F"/>
    <w:rsid w:val="00587FCD"/>
    <w:rsid w:val="00591293"/>
    <w:rsid w:val="005940A5"/>
    <w:rsid w:val="0059457F"/>
    <w:rsid w:val="00595C49"/>
    <w:rsid w:val="00597D0E"/>
    <w:rsid w:val="005A1EEB"/>
    <w:rsid w:val="005A4A3A"/>
    <w:rsid w:val="005A4D1C"/>
    <w:rsid w:val="005A76A5"/>
    <w:rsid w:val="005B0ABA"/>
    <w:rsid w:val="005B212F"/>
    <w:rsid w:val="005B7DEC"/>
    <w:rsid w:val="005C75E6"/>
    <w:rsid w:val="005C7AF5"/>
    <w:rsid w:val="005D00D6"/>
    <w:rsid w:val="005D0518"/>
    <w:rsid w:val="005D3ED4"/>
    <w:rsid w:val="005D4874"/>
    <w:rsid w:val="005D7C89"/>
    <w:rsid w:val="005E2C9C"/>
    <w:rsid w:val="005E687E"/>
    <w:rsid w:val="005F1B56"/>
    <w:rsid w:val="005F2568"/>
    <w:rsid w:val="005F7A86"/>
    <w:rsid w:val="00601426"/>
    <w:rsid w:val="00602883"/>
    <w:rsid w:val="00602EE9"/>
    <w:rsid w:val="0060328B"/>
    <w:rsid w:val="006045E6"/>
    <w:rsid w:val="006051F2"/>
    <w:rsid w:val="0061386B"/>
    <w:rsid w:val="00613BA6"/>
    <w:rsid w:val="0061623D"/>
    <w:rsid w:val="00617858"/>
    <w:rsid w:val="006179CA"/>
    <w:rsid w:val="00622801"/>
    <w:rsid w:val="00622F8E"/>
    <w:rsid w:val="00625423"/>
    <w:rsid w:val="006258D5"/>
    <w:rsid w:val="0062717B"/>
    <w:rsid w:val="00632FE5"/>
    <w:rsid w:val="00634C49"/>
    <w:rsid w:val="00640733"/>
    <w:rsid w:val="006445AA"/>
    <w:rsid w:val="00644748"/>
    <w:rsid w:val="00646EEE"/>
    <w:rsid w:val="00647542"/>
    <w:rsid w:val="00650899"/>
    <w:rsid w:val="00656E76"/>
    <w:rsid w:val="00662E82"/>
    <w:rsid w:val="00663460"/>
    <w:rsid w:val="00663930"/>
    <w:rsid w:val="0067016F"/>
    <w:rsid w:val="00672EAB"/>
    <w:rsid w:val="00673979"/>
    <w:rsid w:val="006759D4"/>
    <w:rsid w:val="00677FE9"/>
    <w:rsid w:val="0068456E"/>
    <w:rsid w:val="00687919"/>
    <w:rsid w:val="00687F5A"/>
    <w:rsid w:val="006901DB"/>
    <w:rsid w:val="00695559"/>
    <w:rsid w:val="0069621F"/>
    <w:rsid w:val="0069680E"/>
    <w:rsid w:val="00697A13"/>
    <w:rsid w:val="006A109F"/>
    <w:rsid w:val="006A152A"/>
    <w:rsid w:val="006A1604"/>
    <w:rsid w:val="006A7F04"/>
    <w:rsid w:val="006B0CF7"/>
    <w:rsid w:val="006B387D"/>
    <w:rsid w:val="006B500F"/>
    <w:rsid w:val="006B6DFC"/>
    <w:rsid w:val="006B6E14"/>
    <w:rsid w:val="006C0877"/>
    <w:rsid w:val="006C17D6"/>
    <w:rsid w:val="006C27FE"/>
    <w:rsid w:val="006C2C6C"/>
    <w:rsid w:val="006C36BF"/>
    <w:rsid w:val="006D0A7E"/>
    <w:rsid w:val="006D7B24"/>
    <w:rsid w:val="006E0B65"/>
    <w:rsid w:val="006E2DD4"/>
    <w:rsid w:val="006E3971"/>
    <w:rsid w:val="006E6ACF"/>
    <w:rsid w:val="006F016B"/>
    <w:rsid w:val="006F1B11"/>
    <w:rsid w:val="006F2E1D"/>
    <w:rsid w:val="006F40B5"/>
    <w:rsid w:val="006F5A21"/>
    <w:rsid w:val="0070016B"/>
    <w:rsid w:val="007009FF"/>
    <w:rsid w:val="00704062"/>
    <w:rsid w:val="00704134"/>
    <w:rsid w:val="0070618C"/>
    <w:rsid w:val="007120B0"/>
    <w:rsid w:val="00712EBD"/>
    <w:rsid w:val="00714321"/>
    <w:rsid w:val="00714D51"/>
    <w:rsid w:val="007168E9"/>
    <w:rsid w:val="00717CEB"/>
    <w:rsid w:val="0072244D"/>
    <w:rsid w:val="00724E78"/>
    <w:rsid w:val="007264E5"/>
    <w:rsid w:val="0073403F"/>
    <w:rsid w:val="00734223"/>
    <w:rsid w:val="007412F8"/>
    <w:rsid w:val="0074176B"/>
    <w:rsid w:val="007426E3"/>
    <w:rsid w:val="0074390D"/>
    <w:rsid w:val="007450BD"/>
    <w:rsid w:val="0075042B"/>
    <w:rsid w:val="007513F4"/>
    <w:rsid w:val="00751B04"/>
    <w:rsid w:val="00753233"/>
    <w:rsid w:val="00755669"/>
    <w:rsid w:val="0076180A"/>
    <w:rsid w:val="00761A07"/>
    <w:rsid w:val="00761DDE"/>
    <w:rsid w:val="007624E9"/>
    <w:rsid w:val="00766A5C"/>
    <w:rsid w:val="00766AA3"/>
    <w:rsid w:val="007679A0"/>
    <w:rsid w:val="007700D6"/>
    <w:rsid w:val="00770D2B"/>
    <w:rsid w:val="00771AE3"/>
    <w:rsid w:val="00771FB8"/>
    <w:rsid w:val="0077375F"/>
    <w:rsid w:val="00773ED5"/>
    <w:rsid w:val="00781AF3"/>
    <w:rsid w:val="00782B6D"/>
    <w:rsid w:val="00783426"/>
    <w:rsid w:val="007840B2"/>
    <w:rsid w:val="00786B50"/>
    <w:rsid w:val="00786BC2"/>
    <w:rsid w:val="00787ECE"/>
    <w:rsid w:val="00790729"/>
    <w:rsid w:val="00790912"/>
    <w:rsid w:val="007909F5"/>
    <w:rsid w:val="00792901"/>
    <w:rsid w:val="00793B6E"/>
    <w:rsid w:val="00794540"/>
    <w:rsid w:val="0079768F"/>
    <w:rsid w:val="007978DF"/>
    <w:rsid w:val="007A0089"/>
    <w:rsid w:val="007A154A"/>
    <w:rsid w:val="007A226C"/>
    <w:rsid w:val="007A232E"/>
    <w:rsid w:val="007A54C5"/>
    <w:rsid w:val="007A68B4"/>
    <w:rsid w:val="007B1356"/>
    <w:rsid w:val="007B209B"/>
    <w:rsid w:val="007B22FF"/>
    <w:rsid w:val="007B2C9C"/>
    <w:rsid w:val="007B6D26"/>
    <w:rsid w:val="007B7BA2"/>
    <w:rsid w:val="007C2DF3"/>
    <w:rsid w:val="007C49AE"/>
    <w:rsid w:val="007C4C2E"/>
    <w:rsid w:val="007C4D2E"/>
    <w:rsid w:val="007C4DA0"/>
    <w:rsid w:val="007C5F02"/>
    <w:rsid w:val="007D1C1D"/>
    <w:rsid w:val="007D2455"/>
    <w:rsid w:val="007E1680"/>
    <w:rsid w:val="007E4320"/>
    <w:rsid w:val="007E4CA1"/>
    <w:rsid w:val="007F13A8"/>
    <w:rsid w:val="007F160C"/>
    <w:rsid w:val="007F26E8"/>
    <w:rsid w:val="007F74BF"/>
    <w:rsid w:val="00800D5F"/>
    <w:rsid w:val="00802B85"/>
    <w:rsid w:val="00802DF5"/>
    <w:rsid w:val="00805DF4"/>
    <w:rsid w:val="00806EB3"/>
    <w:rsid w:val="00807902"/>
    <w:rsid w:val="0081326E"/>
    <w:rsid w:val="00815F48"/>
    <w:rsid w:val="008227DD"/>
    <w:rsid w:val="00822EA1"/>
    <w:rsid w:val="00826D71"/>
    <w:rsid w:val="00830CB3"/>
    <w:rsid w:val="00834F79"/>
    <w:rsid w:val="00835782"/>
    <w:rsid w:val="00837481"/>
    <w:rsid w:val="008442C0"/>
    <w:rsid w:val="008452E5"/>
    <w:rsid w:val="00845E01"/>
    <w:rsid w:val="00847CA4"/>
    <w:rsid w:val="00851A9B"/>
    <w:rsid w:val="00855056"/>
    <w:rsid w:val="008560F9"/>
    <w:rsid w:val="00856945"/>
    <w:rsid w:val="00856A90"/>
    <w:rsid w:val="008572B0"/>
    <w:rsid w:val="00857BA6"/>
    <w:rsid w:val="00861EE9"/>
    <w:rsid w:val="00864B7A"/>
    <w:rsid w:val="00866590"/>
    <w:rsid w:val="0087207D"/>
    <w:rsid w:val="00872910"/>
    <w:rsid w:val="0087493D"/>
    <w:rsid w:val="00876C37"/>
    <w:rsid w:val="008805F9"/>
    <w:rsid w:val="00880878"/>
    <w:rsid w:val="00881CA2"/>
    <w:rsid w:val="0088258D"/>
    <w:rsid w:val="00883893"/>
    <w:rsid w:val="00883E12"/>
    <w:rsid w:val="00885B4C"/>
    <w:rsid w:val="00886A3F"/>
    <w:rsid w:val="00886CFD"/>
    <w:rsid w:val="00887994"/>
    <w:rsid w:val="0089006E"/>
    <w:rsid w:val="0089148F"/>
    <w:rsid w:val="0089232E"/>
    <w:rsid w:val="008946A8"/>
    <w:rsid w:val="008955BE"/>
    <w:rsid w:val="00897978"/>
    <w:rsid w:val="008A0804"/>
    <w:rsid w:val="008A0B0C"/>
    <w:rsid w:val="008A2840"/>
    <w:rsid w:val="008A3235"/>
    <w:rsid w:val="008A363C"/>
    <w:rsid w:val="008A4DD6"/>
    <w:rsid w:val="008A581B"/>
    <w:rsid w:val="008B32A0"/>
    <w:rsid w:val="008B6856"/>
    <w:rsid w:val="008B71B1"/>
    <w:rsid w:val="008C1025"/>
    <w:rsid w:val="008C4E97"/>
    <w:rsid w:val="008C4F69"/>
    <w:rsid w:val="008C56EC"/>
    <w:rsid w:val="008C6BA7"/>
    <w:rsid w:val="008C7165"/>
    <w:rsid w:val="008D2415"/>
    <w:rsid w:val="008D4E11"/>
    <w:rsid w:val="008E018D"/>
    <w:rsid w:val="008E0CD1"/>
    <w:rsid w:val="008E3C63"/>
    <w:rsid w:val="008E71C1"/>
    <w:rsid w:val="008F552E"/>
    <w:rsid w:val="009006FE"/>
    <w:rsid w:val="00901C0D"/>
    <w:rsid w:val="0090291F"/>
    <w:rsid w:val="00903A16"/>
    <w:rsid w:val="00907935"/>
    <w:rsid w:val="00911A90"/>
    <w:rsid w:val="00914081"/>
    <w:rsid w:val="009149C3"/>
    <w:rsid w:val="00914F15"/>
    <w:rsid w:val="00916F3C"/>
    <w:rsid w:val="00917CC7"/>
    <w:rsid w:val="00920BC8"/>
    <w:rsid w:val="00926CE6"/>
    <w:rsid w:val="00927407"/>
    <w:rsid w:val="00927BC5"/>
    <w:rsid w:val="0093195B"/>
    <w:rsid w:val="00934BAA"/>
    <w:rsid w:val="00941A2E"/>
    <w:rsid w:val="009437DA"/>
    <w:rsid w:val="009443FB"/>
    <w:rsid w:val="00945961"/>
    <w:rsid w:val="00947AB4"/>
    <w:rsid w:val="00950E2F"/>
    <w:rsid w:val="00950ED1"/>
    <w:rsid w:val="00951095"/>
    <w:rsid w:val="0095588F"/>
    <w:rsid w:val="009612A8"/>
    <w:rsid w:val="009636F3"/>
    <w:rsid w:val="00963E7A"/>
    <w:rsid w:val="00965085"/>
    <w:rsid w:val="0096558F"/>
    <w:rsid w:val="00966A26"/>
    <w:rsid w:val="00974522"/>
    <w:rsid w:val="00974A91"/>
    <w:rsid w:val="0097641D"/>
    <w:rsid w:val="00977727"/>
    <w:rsid w:val="00980571"/>
    <w:rsid w:val="00980835"/>
    <w:rsid w:val="00980AD5"/>
    <w:rsid w:val="009850FE"/>
    <w:rsid w:val="00986267"/>
    <w:rsid w:val="0099577C"/>
    <w:rsid w:val="00995CF6"/>
    <w:rsid w:val="00996685"/>
    <w:rsid w:val="00997B0B"/>
    <w:rsid w:val="009A3512"/>
    <w:rsid w:val="009B0ADC"/>
    <w:rsid w:val="009B39EB"/>
    <w:rsid w:val="009B782E"/>
    <w:rsid w:val="009B786D"/>
    <w:rsid w:val="009C199F"/>
    <w:rsid w:val="009C224C"/>
    <w:rsid w:val="009C5C81"/>
    <w:rsid w:val="009C71D0"/>
    <w:rsid w:val="009D281F"/>
    <w:rsid w:val="009D2978"/>
    <w:rsid w:val="009D4676"/>
    <w:rsid w:val="009D4CB1"/>
    <w:rsid w:val="009D61E5"/>
    <w:rsid w:val="009D67DC"/>
    <w:rsid w:val="009E0E5F"/>
    <w:rsid w:val="009E1117"/>
    <w:rsid w:val="009E6099"/>
    <w:rsid w:val="009E6BF6"/>
    <w:rsid w:val="009E6E31"/>
    <w:rsid w:val="009E6FF5"/>
    <w:rsid w:val="009F0716"/>
    <w:rsid w:val="009F0B2B"/>
    <w:rsid w:val="009F4485"/>
    <w:rsid w:val="009F6849"/>
    <w:rsid w:val="00A00761"/>
    <w:rsid w:val="00A015E2"/>
    <w:rsid w:val="00A0190E"/>
    <w:rsid w:val="00A049DE"/>
    <w:rsid w:val="00A04D31"/>
    <w:rsid w:val="00A0722A"/>
    <w:rsid w:val="00A11327"/>
    <w:rsid w:val="00A16D65"/>
    <w:rsid w:val="00A21603"/>
    <w:rsid w:val="00A21854"/>
    <w:rsid w:val="00A22933"/>
    <w:rsid w:val="00A22BF0"/>
    <w:rsid w:val="00A25F4A"/>
    <w:rsid w:val="00A267A1"/>
    <w:rsid w:val="00A301C9"/>
    <w:rsid w:val="00A31724"/>
    <w:rsid w:val="00A333F5"/>
    <w:rsid w:val="00A36EB4"/>
    <w:rsid w:val="00A40670"/>
    <w:rsid w:val="00A412F7"/>
    <w:rsid w:val="00A4187A"/>
    <w:rsid w:val="00A43FFA"/>
    <w:rsid w:val="00A45067"/>
    <w:rsid w:val="00A47427"/>
    <w:rsid w:val="00A50277"/>
    <w:rsid w:val="00A56F9D"/>
    <w:rsid w:val="00A613BF"/>
    <w:rsid w:val="00A63223"/>
    <w:rsid w:val="00A64B37"/>
    <w:rsid w:val="00A65AF8"/>
    <w:rsid w:val="00A65B63"/>
    <w:rsid w:val="00A6605F"/>
    <w:rsid w:val="00A668F7"/>
    <w:rsid w:val="00A703BD"/>
    <w:rsid w:val="00A728A5"/>
    <w:rsid w:val="00A75712"/>
    <w:rsid w:val="00A75741"/>
    <w:rsid w:val="00A75BC8"/>
    <w:rsid w:val="00A8359A"/>
    <w:rsid w:val="00A8466B"/>
    <w:rsid w:val="00A85BE4"/>
    <w:rsid w:val="00A90DF5"/>
    <w:rsid w:val="00A92363"/>
    <w:rsid w:val="00A93050"/>
    <w:rsid w:val="00A939AB"/>
    <w:rsid w:val="00A95502"/>
    <w:rsid w:val="00A9631B"/>
    <w:rsid w:val="00AA1693"/>
    <w:rsid w:val="00AA17C4"/>
    <w:rsid w:val="00AA1D08"/>
    <w:rsid w:val="00AA2B60"/>
    <w:rsid w:val="00AA627C"/>
    <w:rsid w:val="00AB01F4"/>
    <w:rsid w:val="00AB27DB"/>
    <w:rsid w:val="00AB548F"/>
    <w:rsid w:val="00AB54FE"/>
    <w:rsid w:val="00AB558A"/>
    <w:rsid w:val="00AB6B21"/>
    <w:rsid w:val="00AB7595"/>
    <w:rsid w:val="00AB7C30"/>
    <w:rsid w:val="00AC0620"/>
    <w:rsid w:val="00AC102E"/>
    <w:rsid w:val="00AC18EF"/>
    <w:rsid w:val="00AC7D6B"/>
    <w:rsid w:val="00AD0322"/>
    <w:rsid w:val="00AD1BDF"/>
    <w:rsid w:val="00AD4C57"/>
    <w:rsid w:val="00AE24EA"/>
    <w:rsid w:val="00AE4D84"/>
    <w:rsid w:val="00AE61C3"/>
    <w:rsid w:val="00AE784D"/>
    <w:rsid w:val="00AF5513"/>
    <w:rsid w:val="00AF71AB"/>
    <w:rsid w:val="00B02AE1"/>
    <w:rsid w:val="00B034FE"/>
    <w:rsid w:val="00B05320"/>
    <w:rsid w:val="00B0604F"/>
    <w:rsid w:val="00B061D2"/>
    <w:rsid w:val="00B10051"/>
    <w:rsid w:val="00B11445"/>
    <w:rsid w:val="00B1152F"/>
    <w:rsid w:val="00B14192"/>
    <w:rsid w:val="00B176B9"/>
    <w:rsid w:val="00B17D21"/>
    <w:rsid w:val="00B2013F"/>
    <w:rsid w:val="00B201E1"/>
    <w:rsid w:val="00B2064C"/>
    <w:rsid w:val="00B20E2E"/>
    <w:rsid w:val="00B228BA"/>
    <w:rsid w:val="00B23864"/>
    <w:rsid w:val="00B258A9"/>
    <w:rsid w:val="00B26C5F"/>
    <w:rsid w:val="00B30032"/>
    <w:rsid w:val="00B306E8"/>
    <w:rsid w:val="00B315B3"/>
    <w:rsid w:val="00B3168E"/>
    <w:rsid w:val="00B34889"/>
    <w:rsid w:val="00B36929"/>
    <w:rsid w:val="00B37F60"/>
    <w:rsid w:val="00B40990"/>
    <w:rsid w:val="00B43346"/>
    <w:rsid w:val="00B43BF7"/>
    <w:rsid w:val="00B43CD1"/>
    <w:rsid w:val="00B43E2D"/>
    <w:rsid w:val="00B43F9B"/>
    <w:rsid w:val="00B4673E"/>
    <w:rsid w:val="00B471A5"/>
    <w:rsid w:val="00B47B52"/>
    <w:rsid w:val="00B53AB2"/>
    <w:rsid w:val="00B574F1"/>
    <w:rsid w:val="00B57C12"/>
    <w:rsid w:val="00B6449C"/>
    <w:rsid w:val="00B65FF2"/>
    <w:rsid w:val="00B66FDF"/>
    <w:rsid w:val="00B6731D"/>
    <w:rsid w:val="00B7077C"/>
    <w:rsid w:val="00B70DC2"/>
    <w:rsid w:val="00B731CB"/>
    <w:rsid w:val="00B758E2"/>
    <w:rsid w:val="00B75F12"/>
    <w:rsid w:val="00B7642D"/>
    <w:rsid w:val="00B76531"/>
    <w:rsid w:val="00B76970"/>
    <w:rsid w:val="00B76ED6"/>
    <w:rsid w:val="00B772FE"/>
    <w:rsid w:val="00B83007"/>
    <w:rsid w:val="00B857EF"/>
    <w:rsid w:val="00B86765"/>
    <w:rsid w:val="00B871C6"/>
    <w:rsid w:val="00B9089C"/>
    <w:rsid w:val="00B92746"/>
    <w:rsid w:val="00B9426D"/>
    <w:rsid w:val="00B9563A"/>
    <w:rsid w:val="00B95674"/>
    <w:rsid w:val="00BA106F"/>
    <w:rsid w:val="00BA1916"/>
    <w:rsid w:val="00BA1E8F"/>
    <w:rsid w:val="00BA2404"/>
    <w:rsid w:val="00BA561D"/>
    <w:rsid w:val="00BA6712"/>
    <w:rsid w:val="00BB08E3"/>
    <w:rsid w:val="00BB1395"/>
    <w:rsid w:val="00BB221C"/>
    <w:rsid w:val="00BB3404"/>
    <w:rsid w:val="00BB434A"/>
    <w:rsid w:val="00BB77D0"/>
    <w:rsid w:val="00BC472F"/>
    <w:rsid w:val="00BC5246"/>
    <w:rsid w:val="00BC6B28"/>
    <w:rsid w:val="00BC7877"/>
    <w:rsid w:val="00BD00BC"/>
    <w:rsid w:val="00BD1D7F"/>
    <w:rsid w:val="00BD2C93"/>
    <w:rsid w:val="00BD3489"/>
    <w:rsid w:val="00BD3768"/>
    <w:rsid w:val="00BD40A9"/>
    <w:rsid w:val="00BD5013"/>
    <w:rsid w:val="00BD525D"/>
    <w:rsid w:val="00BE1056"/>
    <w:rsid w:val="00BE17E3"/>
    <w:rsid w:val="00BE2371"/>
    <w:rsid w:val="00BE2455"/>
    <w:rsid w:val="00BE55D5"/>
    <w:rsid w:val="00BE6B1F"/>
    <w:rsid w:val="00BE6BE2"/>
    <w:rsid w:val="00BF0FE9"/>
    <w:rsid w:val="00BF2784"/>
    <w:rsid w:val="00BF2877"/>
    <w:rsid w:val="00BF31DD"/>
    <w:rsid w:val="00BF3C69"/>
    <w:rsid w:val="00BF49A4"/>
    <w:rsid w:val="00BF5E10"/>
    <w:rsid w:val="00BF614C"/>
    <w:rsid w:val="00BF7EB0"/>
    <w:rsid w:val="00C025F3"/>
    <w:rsid w:val="00C043C1"/>
    <w:rsid w:val="00C046D7"/>
    <w:rsid w:val="00C0554E"/>
    <w:rsid w:val="00C062D6"/>
    <w:rsid w:val="00C07FA7"/>
    <w:rsid w:val="00C1015F"/>
    <w:rsid w:val="00C1161D"/>
    <w:rsid w:val="00C1281C"/>
    <w:rsid w:val="00C13911"/>
    <w:rsid w:val="00C15C6F"/>
    <w:rsid w:val="00C26BF0"/>
    <w:rsid w:val="00C32FDD"/>
    <w:rsid w:val="00C36E2A"/>
    <w:rsid w:val="00C37480"/>
    <w:rsid w:val="00C4143F"/>
    <w:rsid w:val="00C448CF"/>
    <w:rsid w:val="00C448DF"/>
    <w:rsid w:val="00C45416"/>
    <w:rsid w:val="00C455FA"/>
    <w:rsid w:val="00C46532"/>
    <w:rsid w:val="00C52357"/>
    <w:rsid w:val="00C53577"/>
    <w:rsid w:val="00C53C01"/>
    <w:rsid w:val="00C55B09"/>
    <w:rsid w:val="00C659CB"/>
    <w:rsid w:val="00C66EBC"/>
    <w:rsid w:val="00C676F4"/>
    <w:rsid w:val="00C7209C"/>
    <w:rsid w:val="00C769A1"/>
    <w:rsid w:val="00C76DBC"/>
    <w:rsid w:val="00C7755D"/>
    <w:rsid w:val="00C810D2"/>
    <w:rsid w:val="00C81161"/>
    <w:rsid w:val="00C82569"/>
    <w:rsid w:val="00C91EFA"/>
    <w:rsid w:val="00C930A0"/>
    <w:rsid w:val="00C94226"/>
    <w:rsid w:val="00C944AC"/>
    <w:rsid w:val="00C96D84"/>
    <w:rsid w:val="00CA03AC"/>
    <w:rsid w:val="00CA0A69"/>
    <w:rsid w:val="00CA20D3"/>
    <w:rsid w:val="00CA2F55"/>
    <w:rsid w:val="00CB3676"/>
    <w:rsid w:val="00CB3ED7"/>
    <w:rsid w:val="00CB42D7"/>
    <w:rsid w:val="00CB4F5A"/>
    <w:rsid w:val="00CB7FD4"/>
    <w:rsid w:val="00CC1B6A"/>
    <w:rsid w:val="00CC483F"/>
    <w:rsid w:val="00CC671F"/>
    <w:rsid w:val="00CC71FC"/>
    <w:rsid w:val="00CC7D4C"/>
    <w:rsid w:val="00CD2C0F"/>
    <w:rsid w:val="00CD4F7F"/>
    <w:rsid w:val="00CD6046"/>
    <w:rsid w:val="00CD7FBE"/>
    <w:rsid w:val="00CE0230"/>
    <w:rsid w:val="00CE38C0"/>
    <w:rsid w:val="00CE3E82"/>
    <w:rsid w:val="00CE549D"/>
    <w:rsid w:val="00CE763D"/>
    <w:rsid w:val="00CF3714"/>
    <w:rsid w:val="00CF3C30"/>
    <w:rsid w:val="00CF7052"/>
    <w:rsid w:val="00CF708E"/>
    <w:rsid w:val="00D04AFE"/>
    <w:rsid w:val="00D06800"/>
    <w:rsid w:val="00D12585"/>
    <w:rsid w:val="00D12A5E"/>
    <w:rsid w:val="00D130E0"/>
    <w:rsid w:val="00D13B3D"/>
    <w:rsid w:val="00D14966"/>
    <w:rsid w:val="00D2069E"/>
    <w:rsid w:val="00D24642"/>
    <w:rsid w:val="00D25584"/>
    <w:rsid w:val="00D31229"/>
    <w:rsid w:val="00D31CDD"/>
    <w:rsid w:val="00D43361"/>
    <w:rsid w:val="00D43A71"/>
    <w:rsid w:val="00D53CFE"/>
    <w:rsid w:val="00D53F8A"/>
    <w:rsid w:val="00D55A97"/>
    <w:rsid w:val="00D5619B"/>
    <w:rsid w:val="00D637E9"/>
    <w:rsid w:val="00D63AF4"/>
    <w:rsid w:val="00D63D69"/>
    <w:rsid w:val="00D63FC6"/>
    <w:rsid w:val="00D65C58"/>
    <w:rsid w:val="00D705BC"/>
    <w:rsid w:val="00D70C30"/>
    <w:rsid w:val="00D72005"/>
    <w:rsid w:val="00D72278"/>
    <w:rsid w:val="00D72937"/>
    <w:rsid w:val="00D80023"/>
    <w:rsid w:val="00D83CDC"/>
    <w:rsid w:val="00D85709"/>
    <w:rsid w:val="00D86625"/>
    <w:rsid w:val="00D86C96"/>
    <w:rsid w:val="00D8752D"/>
    <w:rsid w:val="00D9475B"/>
    <w:rsid w:val="00D95577"/>
    <w:rsid w:val="00DA13FC"/>
    <w:rsid w:val="00DA1A1A"/>
    <w:rsid w:val="00DA481D"/>
    <w:rsid w:val="00DB58ED"/>
    <w:rsid w:val="00DB61B9"/>
    <w:rsid w:val="00DB6919"/>
    <w:rsid w:val="00DB720E"/>
    <w:rsid w:val="00DB756D"/>
    <w:rsid w:val="00DC051F"/>
    <w:rsid w:val="00DC0835"/>
    <w:rsid w:val="00DC3760"/>
    <w:rsid w:val="00DD2371"/>
    <w:rsid w:val="00DD4AE5"/>
    <w:rsid w:val="00DD4DF6"/>
    <w:rsid w:val="00DD4F3A"/>
    <w:rsid w:val="00DD4FDC"/>
    <w:rsid w:val="00DD589C"/>
    <w:rsid w:val="00DE521B"/>
    <w:rsid w:val="00DE56A5"/>
    <w:rsid w:val="00DE5F85"/>
    <w:rsid w:val="00DF240F"/>
    <w:rsid w:val="00DF37C6"/>
    <w:rsid w:val="00DF548A"/>
    <w:rsid w:val="00E00156"/>
    <w:rsid w:val="00E0064B"/>
    <w:rsid w:val="00E04C81"/>
    <w:rsid w:val="00E06F5B"/>
    <w:rsid w:val="00E07034"/>
    <w:rsid w:val="00E1639F"/>
    <w:rsid w:val="00E164CC"/>
    <w:rsid w:val="00E16FEA"/>
    <w:rsid w:val="00E17142"/>
    <w:rsid w:val="00E21346"/>
    <w:rsid w:val="00E21E44"/>
    <w:rsid w:val="00E22408"/>
    <w:rsid w:val="00E2258A"/>
    <w:rsid w:val="00E269B1"/>
    <w:rsid w:val="00E3124A"/>
    <w:rsid w:val="00E3151E"/>
    <w:rsid w:val="00E31E9E"/>
    <w:rsid w:val="00E3549A"/>
    <w:rsid w:val="00E355D6"/>
    <w:rsid w:val="00E3620C"/>
    <w:rsid w:val="00E3741E"/>
    <w:rsid w:val="00E37C46"/>
    <w:rsid w:val="00E40642"/>
    <w:rsid w:val="00E4230D"/>
    <w:rsid w:val="00E44475"/>
    <w:rsid w:val="00E445D9"/>
    <w:rsid w:val="00E4730C"/>
    <w:rsid w:val="00E5009C"/>
    <w:rsid w:val="00E60073"/>
    <w:rsid w:val="00E60DBC"/>
    <w:rsid w:val="00E63BDD"/>
    <w:rsid w:val="00E64093"/>
    <w:rsid w:val="00E64ACD"/>
    <w:rsid w:val="00E6652D"/>
    <w:rsid w:val="00E66E49"/>
    <w:rsid w:val="00E72C66"/>
    <w:rsid w:val="00E731F1"/>
    <w:rsid w:val="00E758A7"/>
    <w:rsid w:val="00E765C1"/>
    <w:rsid w:val="00E81113"/>
    <w:rsid w:val="00E8178F"/>
    <w:rsid w:val="00E82C58"/>
    <w:rsid w:val="00E85824"/>
    <w:rsid w:val="00E90DCA"/>
    <w:rsid w:val="00E97508"/>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18A"/>
    <w:rsid w:val="00EC36B9"/>
    <w:rsid w:val="00ED1B64"/>
    <w:rsid w:val="00ED314A"/>
    <w:rsid w:val="00ED3197"/>
    <w:rsid w:val="00ED4052"/>
    <w:rsid w:val="00ED5E2C"/>
    <w:rsid w:val="00ED71BE"/>
    <w:rsid w:val="00EE2920"/>
    <w:rsid w:val="00EE3C7D"/>
    <w:rsid w:val="00EE3D1D"/>
    <w:rsid w:val="00EE416A"/>
    <w:rsid w:val="00EF271F"/>
    <w:rsid w:val="00EF4701"/>
    <w:rsid w:val="00EF79D4"/>
    <w:rsid w:val="00F006B0"/>
    <w:rsid w:val="00F00B3E"/>
    <w:rsid w:val="00F010BE"/>
    <w:rsid w:val="00F015EC"/>
    <w:rsid w:val="00F01AE0"/>
    <w:rsid w:val="00F02807"/>
    <w:rsid w:val="00F07B77"/>
    <w:rsid w:val="00F10C30"/>
    <w:rsid w:val="00F1527D"/>
    <w:rsid w:val="00F17261"/>
    <w:rsid w:val="00F1795C"/>
    <w:rsid w:val="00F2230B"/>
    <w:rsid w:val="00F23F93"/>
    <w:rsid w:val="00F26A9E"/>
    <w:rsid w:val="00F30FB5"/>
    <w:rsid w:val="00F318B9"/>
    <w:rsid w:val="00F31FB7"/>
    <w:rsid w:val="00F416C0"/>
    <w:rsid w:val="00F5391C"/>
    <w:rsid w:val="00F56476"/>
    <w:rsid w:val="00F62EAE"/>
    <w:rsid w:val="00F62F41"/>
    <w:rsid w:val="00F6714B"/>
    <w:rsid w:val="00F7017A"/>
    <w:rsid w:val="00F81698"/>
    <w:rsid w:val="00F920B5"/>
    <w:rsid w:val="00F93202"/>
    <w:rsid w:val="00F93515"/>
    <w:rsid w:val="00F95657"/>
    <w:rsid w:val="00FA2345"/>
    <w:rsid w:val="00FA371A"/>
    <w:rsid w:val="00FA5E96"/>
    <w:rsid w:val="00FA6486"/>
    <w:rsid w:val="00FA74F2"/>
    <w:rsid w:val="00FB71EE"/>
    <w:rsid w:val="00FB7D74"/>
    <w:rsid w:val="00FC3660"/>
    <w:rsid w:val="00FC611B"/>
    <w:rsid w:val="00FC6906"/>
    <w:rsid w:val="00FC7622"/>
    <w:rsid w:val="00FC7731"/>
    <w:rsid w:val="00FD19DE"/>
    <w:rsid w:val="00FD24E8"/>
    <w:rsid w:val="00FD261B"/>
    <w:rsid w:val="00FD7197"/>
    <w:rsid w:val="00FE36EC"/>
    <w:rsid w:val="00FE4678"/>
    <w:rsid w:val="00FE57E9"/>
    <w:rsid w:val="00FE704A"/>
    <w:rsid w:val="00FF31DB"/>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 w:type="character" w:customStyle="1" w:styleId="OSABodyChar">
    <w:name w:val="OSA Body Char"/>
    <w:link w:val="OSABody"/>
    <w:rsid w:val="00D65C58"/>
    <w:rPr>
      <w:rFonts w:ascii="Cambria" w:hAnsi="Cambria"/>
      <w:szCs w:val="16"/>
    </w:rPr>
  </w:style>
  <w:style w:type="paragraph" w:customStyle="1" w:styleId="OSABody">
    <w:name w:val="OSA Body"/>
    <w:basedOn w:val="a"/>
    <w:next w:val="a"/>
    <w:link w:val="OSABodyChar"/>
    <w:qFormat/>
    <w:rsid w:val="00D65C58"/>
    <w:pPr>
      <w:jc w:val="both"/>
    </w:pPr>
    <w:rPr>
      <w:rFonts w:ascii="Cambria" w:eastAsia="宋体" w:hAnsi="Cambria" w:cstheme="minorBidi"/>
      <w:spacing w:val="0"/>
      <w:kern w:val="2"/>
      <w:sz w:val="21"/>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image" Target="media/image2.tif"/><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11</Pages>
  <Words>4762</Words>
  <Characters>30334</Characters>
  <Application>Microsoft Office Word</Application>
  <DocSecurity>0</DocSecurity>
  <Lines>446</Lines>
  <Paragraphs>122</Paragraphs>
  <ScaleCrop>false</ScaleCrop>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169</cp:revision>
  <cp:lastPrinted>2025-11-13T03:02:00Z</cp:lastPrinted>
  <dcterms:created xsi:type="dcterms:W3CDTF">2026-03-27T05:02:00Z</dcterms:created>
  <dcterms:modified xsi:type="dcterms:W3CDTF">2026-03-27T12:21:00Z</dcterms:modified>
</cp:coreProperties>
</file>