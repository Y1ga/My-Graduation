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3FEC6" w14:textId="7B567ADA" w:rsidR="004D0289" w:rsidRPr="00FA371A" w:rsidRDefault="00646EEE" w:rsidP="00AA1D08">
      <w:pPr>
        <w:jc w:val="center"/>
        <w:rPr>
          <w:rFonts w:eastAsia="宋体" w:cs="宋体"/>
          <w:spacing w:val="0"/>
          <w:sz w:val="21"/>
          <w:szCs w:val="21"/>
          <w:lang w:eastAsia="zh-CN"/>
        </w:rPr>
      </w:pPr>
      <w:r>
        <w:rPr>
          <w:rFonts w:eastAsia="宋体" w:cs="宋体" w:hint="eastAsia"/>
          <w:spacing w:val="0"/>
          <w:sz w:val="21"/>
          <w:szCs w:val="21"/>
          <w:lang w:eastAsia="zh-CN"/>
        </w:rPr>
        <w:t>F</w:t>
      </w:r>
      <w:r w:rsidR="00283578" w:rsidRPr="00FA371A">
        <w:rPr>
          <w:rFonts w:eastAsia="宋体" w:cs="宋体"/>
          <w:spacing w:val="0"/>
          <w:sz w:val="21"/>
          <w:szCs w:val="21"/>
          <w:lang w:eastAsia="zh-CN"/>
        </w:rPr>
        <w:t>requency</w:t>
      </w:r>
      <w:r w:rsidRPr="00646EEE">
        <w:rPr>
          <w:rFonts w:eastAsia="宋体" w:cs="宋体" w:hint="eastAsia"/>
          <w:spacing w:val="0"/>
          <w:sz w:val="21"/>
          <w:szCs w:val="21"/>
          <w:lang w:eastAsia="zh-CN"/>
        </w:rPr>
        <w:t xml:space="preserve"> </w:t>
      </w:r>
      <w:r>
        <w:rPr>
          <w:rFonts w:eastAsia="宋体" w:cs="宋体" w:hint="eastAsia"/>
          <w:spacing w:val="0"/>
          <w:sz w:val="21"/>
          <w:szCs w:val="21"/>
          <w:lang w:eastAsia="zh-CN"/>
        </w:rPr>
        <w:t>e</w:t>
      </w:r>
      <w:r w:rsidRPr="00FA371A">
        <w:rPr>
          <w:rFonts w:eastAsia="宋体" w:cs="宋体"/>
          <w:spacing w:val="0"/>
          <w:sz w:val="21"/>
          <w:szCs w:val="21"/>
          <w:lang w:eastAsia="zh-CN"/>
        </w:rPr>
        <w:t>ncod</w:t>
      </w:r>
      <w:r>
        <w:rPr>
          <w:rFonts w:eastAsia="宋体" w:cs="宋体" w:hint="eastAsia"/>
          <w:spacing w:val="0"/>
          <w:sz w:val="21"/>
          <w:szCs w:val="21"/>
          <w:lang w:eastAsia="zh-CN"/>
        </w:rPr>
        <w:t>ed computational spectral sensing</w:t>
      </w:r>
    </w:p>
    <w:p w14:paraId="398FFB4D" w14:textId="396A4C78" w:rsidR="00FA371A" w:rsidRPr="00FA371A" w:rsidRDefault="00FA371A" w:rsidP="00FA371A">
      <w:pPr>
        <w:spacing w:line="360" w:lineRule="auto"/>
        <w:jc w:val="center"/>
        <w:rPr>
          <w:sz w:val="22"/>
          <w:szCs w:val="22"/>
        </w:rPr>
      </w:pPr>
      <w:r w:rsidRPr="00FA371A">
        <w:rPr>
          <w:sz w:val="22"/>
          <w:szCs w:val="22"/>
        </w:rPr>
        <w:t>Yijia Zeng</w:t>
      </w:r>
      <w:r w:rsidRPr="00FA371A">
        <w:rPr>
          <w:rFonts w:eastAsiaTheme="minorEastAsia" w:hint="eastAsia"/>
          <w:sz w:val="22"/>
          <w:szCs w:val="22"/>
          <w:vertAlign w:val="superscript"/>
          <w:lang w:eastAsia="zh-CN"/>
        </w:rPr>
        <w:t>1</w:t>
      </w:r>
      <w:r w:rsidRPr="00FA371A">
        <w:rPr>
          <w:rFonts w:eastAsiaTheme="minorEastAsia" w:hint="eastAsia"/>
          <w:sz w:val="22"/>
          <w:szCs w:val="22"/>
          <w:lang w:eastAsia="zh-CN"/>
        </w:rPr>
        <w:t xml:space="preserve">, </w:t>
      </w:r>
      <w:ins w:id="0" w:author="yj zeng" w:date="2026-02-04T13:29:00Z" w16du:dateUtc="2026-02-04T05:29:00Z">
        <w:r w:rsidR="00515D51">
          <w:rPr>
            <w:rFonts w:eastAsiaTheme="minorEastAsia" w:hint="eastAsia"/>
            <w:sz w:val="22"/>
            <w:szCs w:val="22"/>
            <w:lang w:eastAsia="zh-CN"/>
          </w:rPr>
          <w:t>Zhi Zhang</w:t>
        </w:r>
      </w:ins>
      <w:ins w:id="1" w:author="yj zeng" w:date="2026-02-04T13:30:00Z" w16du:dateUtc="2026-02-04T05:30:00Z">
        <w:r w:rsidR="00515D51" w:rsidRPr="00FA371A">
          <w:rPr>
            <w:rFonts w:eastAsiaTheme="minorEastAsia" w:hint="eastAsia"/>
            <w:sz w:val="22"/>
            <w:szCs w:val="22"/>
            <w:vertAlign w:val="superscript"/>
            <w:lang w:eastAsia="zh-CN"/>
          </w:rPr>
          <w:t>1</w:t>
        </w:r>
      </w:ins>
      <w:ins w:id="2" w:author="yj zeng" w:date="2026-02-04T13:29:00Z" w16du:dateUtc="2026-02-04T05:29:00Z">
        <w:r w:rsidR="00515D51">
          <w:rPr>
            <w:rFonts w:eastAsiaTheme="minorEastAsia" w:hint="eastAsia"/>
            <w:sz w:val="22"/>
            <w:szCs w:val="22"/>
            <w:lang w:eastAsia="zh-CN"/>
          </w:rPr>
          <w:t>, Quanzhou Long</w:t>
        </w:r>
      </w:ins>
      <w:ins w:id="3" w:author="yj zeng" w:date="2026-02-04T13:30:00Z" w16du:dateUtc="2026-02-04T05:30:00Z">
        <w:r w:rsidR="00515D51" w:rsidRPr="00FA371A">
          <w:rPr>
            <w:rFonts w:eastAsiaTheme="minorEastAsia" w:hint="eastAsia"/>
            <w:sz w:val="22"/>
            <w:szCs w:val="22"/>
            <w:vertAlign w:val="superscript"/>
            <w:lang w:eastAsia="zh-CN"/>
          </w:rPr>
          <w:t>1</w:t>
        </w:r>
      </w:ins>
      <w:ins w:id="4" w:author="yj zeng" w:date="2026-02-04T13:29:00Z" w16du:dateUtc="2026-02-04T05:29:00Z">
        <w:r w:rsidR="00515D51">
          <w:rPr>
            <w:rFonts w:eastAsiaTheme="minorEastAsia" w:hint="eastAsia"/>
            <w:sz w:val="22"/>
            <w:szCs w:val="22"/>
            <w:lang w:eastAsia="zh-CN"/>
          </w:rPr>
          <w:t xml:space="preserve">, </w:t>
        </w:r>
      </w:ins>
      <w:ins w:id="5" w:author="yj zeng" w:date="2026-02-04T13:30:00Z" w16du:dateUtc="2026-02-04T05:30:00Z">
        <w:r w:rsidR="00515D51">
          <w:rPr>
            <w:rFonts w:eastAsiaTheme="minorEastAsia" w:hint="eastAsia"/>
            <w:sz w:val="22"/>
            <w:szCs w:val="22"/>
            <w:lang w:eastAsia="zh-CN"/>
          </w:rPr>
          <w:t>Zijian Lin</w:t>
        </w:r>
        <w:r w:rsidR="00515D51" w:rsidRPr="00FA371A">
          <w:rPr>
            <w:rFonts w:eastAsiaTheme="minorEastAsia" w:hint="eastAsia"/>
            <w:sz w:val="22"/>
            <w:szCs w:val="22"/>
            <w:vertAlign w:val="superscript"/>
            <w:lang w:eastAsia="zh-CN"/>
          </w:rPr>
          <w:t>1</w:t>
        </w:r>
        <w:r w:rsidR="00515D51">
          <w:rPr>
            <w:rFonts w:eastAsiaTheme="minorEastAsia" w:hint="eastAsia"/>
            <w:sz w:val="22"/>
            <w:szCs w:val="22"/>
            <w:lang w:eastAsia="zh-CN"/>
          </w:rPr>
          <w:t xml:space="preserve">, </w:t>
        </w:r>
      </w:ins>
      <w:r w:rsidRPr="00FA371A">
        <w:rPr>
          <w:rFonts w:hint="eastAsia"/>
          <w:sz w:val="22"/>
          <w:szCs w:val="22"/>
        </w:rPr>
        <w:t>Tingbiao</w:t>
      </w:r>
      <w:commentRangeStart w:id="6"/>
      <w:r w:rsidRPr="00FA371A">
        <w:rPr>
          <w:rFonts w:hint="eastAsia"/>
          <w:sz w:val="22"/>
          <w:szCs w:val="22"/>
        </w:rPr>
        <w:t xml:space="preserve"> Guo</w:t>
      </w:r>
      <w:r w:rsidRPr="00FA371A">
        <w:rPr>
          <w:rFonts w:eastAsiaTheme="minorEastAsia" w:hint="eastAsia"/>
          <w:sz w:val="22"/>
          <w:szCs w:val="22"/>
          <w:vertAlign w:val="superscript"/>
          <w:lang w:eastAsia="zh-CN"/>
        </w:rPr>
        <w:t>1</w:t>
      </w:r>
      <w:r w:rsidRPr="00BE6B1F">
        <w:rPr>
          <w:rFonts w:eastAsiaTheme="minorEastAsia"/>
          <w:sz w:val="22"/>
          <w:szCs w:val="22"/>
          <w:vertAlign w:val="superscript"/>
          <w:lang w:eastAsia="zh-CN"/>
        </w:rPr>
        <w:t>,</w:t>
      </w:r>
      <w:r w:rsidRPr="00FA371A">
        <w:rPr>
          <w:rFonts w:hint="eastAsia"/>
          <w:sz w:val="22"/>
          <w:szCs w:val="22"/>
        </w:rPr>
        <w:t>*, Sailing He</w:t>
      </w:r>
      <w:r w:rsidRPr="00FA371A">
        <w:rPr>
          <w:rFonts w:eastAsiaTheme="minorEastAsia" w:hint="eastAsia"/>
          <w:sz w:val="22"/>
          <w:szCs w:val="22"/>
          <w:vertAlign w:val="superscript"/>
          <w:lang w:eastAsia="zh-CN"/>
        </w:rPr>
        <w:t>1</w:t>
      </w:r>
      <w:commentRangeEnd w:id="6"/>
      <w:r w:rsidRPr="00FA371A">
        <w:rPr>
          <w:rStyle w:val="ab"/>
          <w:rFonts w:eastAsiaTheme="minorEastAsia" w:hint="eastAsia"/>
          <w:sz w:val="22"/>
          <w:szCs w:val="22"/>
          <w:vertAlign w:val="superscript"/>
          <w:lang w:eastAsia="zh-CN"/>
        </w:rPr>
        <w:commentReference w:id="6"/>
      </w:r>
      <w:r w:rsidRPr="00FA371A">
        <w:rPr>
          <w:rFonts w:eastAsiaTheme="minorEastAsia" w:hint="eastAsia"/>
          <w:sz w:val="22"/>
          <w:szCs w:val="22"/>
          <w:vertAlign w:val="superscript"/>
          <w:lang w:eastAsia="zh-CN"/>
        </w:rPr>
        <w:t>,</w:t>
      </w:r>
      <w:r w:rsidRPr="00FA371A">
        <w:rPr>
          <w:rFonts w:hint="eastAsia"/>
          <w:sz w:val="22"/>
          <w:szCs w:val="22"/>
        </w:rPr>
        <w:t>*</w:t>
      </w:r>
    </w:p>
    <w:p w14:paraId="63A8943C" w14:textId="77777777" w:rsidR="00FA371A" w:rsidRPr="00FA371A" w:rsidRDefault="00FA371A" w:rsidP="00FA371A">
      <w:pPr>
        <w:pStyle w:val="03AuthorAffiliation"/>
        <w:spacing w:line="360" w:lineRule="auto"/>
        <w:jc w:val="both"/>
        <w:rPr>
          <w:i w:val="0"/>
          <w:spacing w:val="0"/>
          <w:kern w:val="2"/>
          <w:sz w:val="22"/>
          <w:lang w:eastAsia="zh-CN"/>
        </w:rPr>
      </w:pPr>
      <w:r w:rsidRPr="00FA371A">
        <w:rPr>
          <w:i w:val="0"/>
          <w:spacing w:val="0"/>
          <w:kern w:val="2"/>
          <w:sz w:val="22"/>
          <w:lang w:eastAsia="zh-CN"/>
        </w:rPr>
        <w:t xml:space="preserve">1 Centre for Optical and Electromagnetic Research, National Engineering Research Center for Optical Instruments, College of Optical Science and Engineering, Zhejiang University, Hangzhou, </w:t>
      </w:r>
      <w:r w:rsidRPr="00FA371A">
        <w:rPr>
          <w:rFonts w:hint="eastAsia"/>
          <w:i w:val="0"/>
          <w:spacing w:val="0"/>
          <w:kern w:val="2"/>
          <w:sz w:val="22"/>
          <w:lang w:eastAsia="zh-CN"/>
        </w:rPr>
        <w:t xml:space="preserve">Zhejiang, </w:t>
      </w:r>
      <w:r w:rsidRPr="00FA371A">
        <w:rPr>
          <w:i w:val="0"/>
          <w:spacing w:val="0"/>
          <w:kern w:val="2"/>
          <w:sz w:val="22"/>
          <w:lang w:eastAsia="zh-CN"/>
        </w:rPr>
        <w:t>China</w:t>
      </w:r>
    </w:p>
    <w:p w14:paraId="554BA4C7" w14:textId="77777777" w:rsidR="00FA371A" w:rsidRPr="00FA371A" w:rsidRDefault="00FA371A" w:rsidP="00FA371A">
      <w:pPr>
        <w:pStyle w:val="AuthorsFull"/>
        <w:spacing w:line="360" w:lineRule="auto"/>
        <w:jc w:val="both"/>
        <w:rPr>
          <w:sz w:val="22"/>
          <w:szCs w:val="22"/>
        </w:rPr>
      </w:pPr>
      <w:r w:rsidRPr="00FA371A">
        <w:rPr>
          <w:rFonts w:eastAsiaTheme="minorEastAsia" w:cstheme="minorBidi" w:hint="eastAsia"/>
          <w:i w:val="0"/>
          <w:kern w:val="2"/>
          <w:sz w:val="22"/>
          <w:szCs w:val="22"/>
          <w:lang w:eastAsia="zh-CN"/>
        </w:rPr>
        <w:t xml:space="preserve">2 </w:t>
      </w:r>
      <w:r w:rsidRPr="00FA371A">
        <w:rPr>
          <w:rFonts w:eastAsiaTheme="minorEastAsia" w:cstheme="minorBidi"/>
          <w:i w:val="0"/>
          <w:kern w:val="2"/>
          <w:sz w:val="22"/>
          <w:szCs w:val="22"/>
          <w:lang w:eastAsia="zh-CN"/>
        </w:rPr>
        <w:t>Department of Electromagnetic Engineering, School of Electrical Engineering, Royal Institute of Technology, Stockholm S-10044, Sweden</w:t>
      </w:r>
    </w:p>
    <w:p w14:paraId="51FD3E1C" w14:textId="77777777" w:rsidR="00FA371A" w:rsidRPr="00FA371A" w:rsidRDefault="00FA371A" w:rsidP="00FA371A">
      <w:pPr>
        <w:pStyle w:val="03AuthorAffiliation"/>
        <w:spacing w:line="360" w:lineRule="auto"/>
        <w:jc w:val="both"/>
        <w:rPr>
          <w:sz w:val="20"/>
          <w:szCs w:val="24"/>
        </w:rPr>
      </w:pPr>
      <w:r w:rsidRPr="00FA371A">
        <w:rPr>
          <w:i w:val="0"/>
          <w:spacing w:val="0"/>
          <w:kern w:val="2"/>
          <w:sz w:val="22"/>
          <w:lang w:eastAsia="zh-CN"/>
        </w:rPr>
        <w:t>*Corresponding authors: sailing@kth.se and tbguo@zju.edu.cn</w:t>
      </w:r>
    </w:p>
    <w:p w14:paraId="03F39F52" w14:textId="77777777" w:rsidR="00FA371A" w:rsidRPr="00FA371A" w:rsidRDefault="00FA371A" w:rsidP="00AA1D08">
      <w:pPr>
        <w:jc w:val="center"/>
        <w:rPr>
          <w:rFonts w:eastAsia="宋体" w:cs="宋体"/>
          <w:spacing w:val="0"/>
          <w:sz w:val="21"/>
          <w:szCs w:val="21"/>
          <w:lang w:eastAsia="zh-CN"/>
        </w:rPr>
      </w:pPr>
    </w:p>
    <w:p w14:paraId="403368D7" w14:textId="2EF4FF0F" w:rsidR="0053371F" w:rsidRPr="00FA371A" w:rsidRDefault="0053371F" w:rsidP="00512A7C">
      <w:pPr>
        <w:jc w:val="both"/>
        <w:rPr>
          <w:rFonts w:eastAsia="宋体" w:cs="宋体"/>
          <w:b/>
          <w:bCs/>
          <w:spacing w:val="0"/>
          <w:sz w:val="21"/>
          <w:szCs w:val="21"/>
          <w:lang w:eastAsia="zh-CN"/>
        </w:rPr>
      </w:pPr>
      <w:r w:rsidRPr="00FA371A">
        <w:rPr>
          <w:rFonts w:eastAsia="宋体" w:cs="宋体" w:hint="eastAsia"/>
          <w:b/>
          <w:bCs/>
          <w:spacing w:val="0"/>
          <w:sz w:val="21"/>
          <w:szCs w:val="21"/>
          <w:lang w:eastAsia="zh-CN"/>
        </w:rPr>
        <w:t>Abstract</w:t>
      </w:r>
    </w:p>
    <w:p w14:paraId="2820ABA6" w14:textId="786EBE6D" w:rsidR="0053371F" w:rsidRPr="00FA371A" w:rsidRDefault="009636F3" w:rsidP="00512A7C">
      <w:pPr>
        <w:jc w:val="both"/>
        <w:rPr>
          <w:rFonts w:eastAsia="宋体" w:cs="宋体"/>
          <w:spacing w:val="0"/>
          <w:sz w:val="21"/>
          <w:szCs w:val="21"/>
          <w:lang w:eastAsia="zh-CN"/>
        </w:rPr>
      </w:pPr>
      <w:r w:rsidRPr="00FA371A">
        <w:rPr>
          <w:rFonts w:eastAsia="宋体" w:cs="宋体"/>
          <w:spacing w:val="0"/>
          <w:sz w:val="21"/>
          <w:szCs w:val="21"/>
          <w:lang w:eastAsia="zh-CN"/>
        </w:rPr>
        <w:t xml:space="preserve">High-fidelity spectroscopy in real-world environments is severely limited by unpredictable ambient interference and the inherent trade-off between acquisition speed and signal-to-noise ratio (SNR). Conventional time-division multiplexing (TDM) approaches often fail as they lack intrinsic mechanisms to decouple target signals from background illumination. Here, we propose </w:t>
      </w:r>
      <w:r w:rsidRPr="00FA371A">
        <w:rPr>
          <w:rFonts w:eastAsia="宋体" w:cs="宋体" w:hint="eastAsia"/>
          <w:spacing w:val="0"/>
          <w:sz w:val="21"/>
          <w:szCs w:val="21"/>
          <w:lang w:eastAsia="zh-CN"/>
        </w:rPr>
        <w:t>o</w:t>
      </w:r>
      <w:r w:rsidRPr="00FA371A">
        <w:rPr>
          <w:rFonts w:eastAsia="宋体" w:cs="宋体"/>
          <w:spacing w:val="0"/>
          <w:sz w:val="21"/>
          <w:szCs w:val="21"/>
          <w:lang w:eastAsia="zh-CN"/>
        </w:rPr>
        <w:t xml:space="preserve">rthogonal </w:t>
      </w:r>
      <w:r w:rsidRPr="00FA371A">
        <w:rPr>
          <w:rFonts w:eastAsia="宋体" w:cs="宋体" w:hint="eastAsia"/>
          <w:spacing w:val="0"/>
          <w:sz w:val="21"/>
          <w:szCs w:val="21"/>
          <w:lang w:eastAsia="zh-CN"/>
        </w:rPr>
        <w:t>f</w:t>
      </w:r>
      <w:r w:rsidRPr="00FA371A">
        <w:rPr>
          <w:rFonts w:eastAsia="宋体" w:cs="宋体"/>
          <w:spacing w:val="0"/>
          <w:sz w:val="21"/>
          <w:szCs w:val="21"/>
          <w:lang w:eastAsia="zh-CN"/>
        </w:rPr>
        <w:t xml:space="preserve">requency </w:t>
      </w:r>
      <w:r w:rsidRPr="00FA371A">
        <w:rPr>
          <w:rFonts w:eastAsia="宋体" w:cs="宋体" w:hint="eastAsia"/>
          <w:spacing w:val="0"/>
          <w:sz w:val="21"/>
          <w:szCs w:val="21"/>
          <w:lang w:eastAsia="zh-CN"/>
        </w:rPr>
        <w:t>e</w:t>
      </w:r>
      <w:r w:rsidRPr="00FA371A">
        <w:rPr>
          <w:rFonts w:eastAsia="宋体" w:cs="宋体"/>
          <w:spacing w:val="0"/>
          <w:sz w:val="21"/>
          <w:szCs w:val="21"/>
          <w:lang w:eastAsia="zh-CN"/>
        </w:rPr>
        <w:t xml:space="preserve">ncoding (OFE), a robust framework that shifts spectral acquisition from serial scanning to a parallelized frequency-domain architecture. By encoding each spectral channel with a distinct orthogonal </w:t>
      </w:r>
      <w:r w:rsidR="00646EEE">
        <w:rPr>
          <w:rFonts w:eastAsia="宋体" w:cs="宋体" w:hint="eastAsia"/>
          <w:spacing w:val="0"/>
          <w:sz w:val="21"/>
          <w:szCs w:val="21"/>
          <w:lang w:eastAsia="zh-CN"/>
        </w:rPr>
        <w:t xml:space="preserve">frequency </w:t>
      </w:r>
      <w:r w:rsidRPr="00FA371A">
        <w:rPr>
          <w:rFonts w:eastAsia="宋体" w:cs="宋体"/>
          <w:spacing w:val="0"/>
          <w:sz w:val="21"/>
          <w:szCs w:val="21"/>
          <w:lang w:eastAsia="zh-CN"/>
        </w:rPr>
        <w:t xml:space="preserve">kernel, </w:t>
      </w:r>
      <w:r w:rsidR="00646EEE">
        <w:rPr>
          <w:rFonts w:eastAsia="宋体" w:cs="宋体" w:hint="eastAsia"/>
          <w:spacing w:val="0"/>
          <w:sz w:val="21"/>
          <w:szCs w:val="21"/>
          <w:lang w:eastAsia="zh-CN"/>
        </w:rPr>
        <w:t>it</w:t>
      </w:r>
      <w:r w:rsidRPr="00FA371A">
        <w:rPr>
          <w:rFonts w:eastAsia="宋体" w:cs="宋体"/>
          <w:spacing w:val="0"/>
          <w:sz w:val="21"/>
          <w:szCs w:val="21"/>
          <w:lang w:eastAsia="zh-CN"/>
        </w:rPr>
        <w:t xml:space="preserve"> strategically allocates carriers to spectral gaps</w:t>
      </w:r>
      <w:r w:rsidR="00646EEE">
        <w:rPr>
          <w:rFonts w:eastAsia="宋体" w:cs="宋体" w:hint="eastAsia"/>
          <w:spacing w:val="0"/>
          <w:sz w:val="21"/>
          <w:szCs w:val="21"/>
          <w:lang w:eastAsia="zh-CN"/>
        </w:rPr>
        <w:t xml:space="preserve"> </w:t>
      </w:r>
      <w:r w:rsidRPr="00FA371A">
        <w:rPr>
          <w:rFonts w:eastAsia="宋体" w:cs="宋体"/>
          <w:spacing w:val="0"/>
          <w:sz w:val="21"/>
          <w:szCs w:val="21"/>
          <w:lang w:eastAsia="zh-CN"/>
        </w:rPr>
        <w:t xml:space="preserve">to effectively evade structured environmental noise. </w:t>
      </w:r>
      <w:r w:rsidR="00FA371A">
        <w:rPr>
          <w:rFonts w:eastAsia="宋体" w:cs="宋体" w:hint="eastAsia"/>
          <w:spacing w:val="0"/>
          <w:sz w:val="21"/>
          <w:szCs w:val="21"/>
          <w:lang w:eastAsia="zh-CN"/>
        </w:rPr>
        <w:t>As a proof of concept, w</w:t>
      </w:r>
      <w:r w:rsidRPr="00FA371A">
        <w:rPr>
          <w:rFonts w:eastAsia="宋体" w:cs="宋体"/>
          <w:spacing w:val="0"/>
          <w:sz w:val="21"/>
          <w:szCs w:val="21"/>
          <w:lang w:eastAsia="zh-CN"/>
        </w:rPr>
        <w:t xml:space="preserve">e </w:t>
      </w:r>
      <w:r w:rsidR="00646EEE">
        <w:rPr>
          <w:rFonts w:eastAsia="宋体" w:cs="宋体" w:hint="eastAsia"/>
          <w:spacing w:val="0"/>
          <w:sz w:val="21"/>
          <w:szCs w:val="21"/>
          <w:lang w:eastAsia="zh-CN"/>
        </w:rPr>
        <w:t>use a programmable LED array</w:t>
      </w:r>
      <w:r w:rsidR="00646EEE" w:rsidRPr="00FA371A">
        <w:rPr>
          <w:rFonts w:eastAsia="宋体" w:cs="宋体"/>
          <w:spacing w:val="0"/>
          <w:sz w:val="21"/>
          <w:szCs w:val="21"/>
          <w:lang w:eastAsia="zh-CN"/>
        </w:rPr>
        <w:t xml:space="preserve"> </w:t>
      </w:r>
      <w:r w:rsidR="00646EEE">
        <w:rPr>
          <w:rFonts w:eastAsia="宋体" w:cs="宋体" w:hint="eastAsia"/>
          <w:spacing w:val="0"/>
          <w:sz w:val="21"/>
          <w:szCs w:val="21"/>
          <w:lang w:eastAsia="zh-CN"/>
        </w:rPr>
        <w:t xml:space="preserve">to </w:t>
      </w:r>
      <w:r w:rsidRPr="00FA371A">
        <w:rPr>
          <w:rFonts w:eastAsia="宋体" w:cs="宋体"/>
          <w:spacing w:val="0"/>
          <w:sz w:val="21"/>
          <w:szCs w:val="21"/>
          <w:lang w:eastAsia="zh-CN"/>
        </w:rPr>
        <w:t>demonstrate single-shot spectral reconstruction</w:t>
      </w:r>
      <w:r w:rsidR="00646EEE">
        <w:rPr>
          <w:rFonts w:eastAsia="宋体" w:cs="宋体" w:hint="eastAsia"/>
          <w:spacing w:val="0"/>
          <w:sz w:val="21"/>
          <w:szCs w:val="21"/>
          <w:lang w:eastAsia="zh-CN"/>
        </w:rPr>
        <w:t xml:space="preserve"> based on this framework</w:t>
      </w:r>
      <w:r w:rsidRPr="00FA371A">
        <w:rPr>
          <w:rFonts w:eastAsia="宋体" w:cs="宋体"/>
          <w:spacing w:val="0"/>
          <w:sz w:val="21"/>
          <w:szCs w:val="21"/>
          <w:lang w:eastAsia="zh-CN"/>
        </w:rPr>
        <w:t>. The system exhibits exceptional immunity to high-energy interference</w:t>
      </w:r>
      <w:r w:rsidR="00646EEE">
        <w:rPr>
          <w:rFonts w:eastAsia="宋体" w:cs="宋体" w:hint="eastAsia"/>
          <w:spacing w:val="0"/>
          <w:sz w:val="21"/>
          <w:szCs w:val="21"/>
          <w:lang w:eastAsia="zh-CN"/>
        </w:rPr>
        <w:t xml:space="preserve">, </w:t>
      </w:r>
      <w:r w:rsidRPr="00FA371A">
        <w:rPr>
          <w:rFonts w:eastAsia="宋体" w:cs="宋体"/>
          <w:spacing w:val="0"/>
          <w:sz w:val="21"/>
          <w:szCs w:val="21"/>
          <w:lang w:eastAsia="zh-CN"/>
        </w:rPr>
        <w:t xml:space="preserve">maintaining high reconstruction fidelity (RMSE </w:t>
      </w:r>
      <w:r w:rsidRPr="00B9426D">
        <w:rPr>
          <w:rFonts w:eastAsia="宋体" w:hint="eastAsia"/>
          <w:spacing w:val="0"/>
          <w:sz w:val="21"/>
          <w:szCs w:val="21"/>
          <w:lang w:eastAsia="zh-CN"/>
        </w:rPr>
        <w:t>≈</w:t>
      </w:r>
      <w:r w:rsidRPr="00FA371A">
        <w:rPr>
          <w:rFonts w:eastAsia="宋体" w:cs="宋体"/>
          <w:spacing w:val="0"/>
          <w:sz w:val="21"/>
          <w:szCs w:val="21"/>
          <w:lang w:eastAsia="zh-CN"/>
        </w:rPr>
        <w:t xml:space="preserve"> 0.0261) even under an extreme SNR of -11.77 dB. This work establishes a fast, low-cost paradigm for spectral sensing in challenging electromagnetic environments.</w:t>
      </w:r>
    </w:p>
    <w:p w14:paraId="6173F6DD" w14:textId="64738E9F" w:rsidR="00815F48" w:rsidRPr="00FA371A" w:rsidRDefault="00950E2F" w:rsidP="00512A7C">
      <w:pPr>
        <w:jc w:val="both"/>
        <w:rPr>
          <w:rFonts w:eastAsia="宋体" w:cs="宋体"/>
          <w:b/>
          <w:bCs/>
          <w:spacing w:val="0"/>
          <w:sz w:val="21"/>
          <w:szCs w:val="21"/>
          <w:lang w:eastAsia="zh-CN"/>
        </w:rPr>
      </w:pPr>
      <w:r w:rsidRPr="00FA371A">
        <w:rPr>
          <w:rFonts w:eastAsia="宋体" w:cs="宋体" w:hint="eastAsia"/>
          <w:b/>
          <w:bCs/>
          <w:spacing w:val="0"/>
          <w:sz w:val="21"/>
          <w:szCs w:val="21"/>
          <w:lang w:eastAsia="zh-CN"/>
        </w:rPr>
        <w:t>I</w:t>
      </w:r>
      <w:r w:rsidRPr="00FA371A">
        <w:rPr>
          <w:rFonts w:eastAsia="宋体" w:cs="宋体"/>
          <w:b/>
          <w:bCs/>
          <w:spacing w:val="0"/>
          <w:sz w:val="21"/>
          <w:szCs w:val="21"/>
          <w:lang w:eastAsia="zh-CN"/>
        </w:rPr>
        <w:t>ntroduction</w:t>
      </w:r>
    </w:p>
    <w:p w14:paraId="3CFD4800" w14:textId="432F9751" w:rsidR="00335F30" w:rsidRPr="00FA371A" w:rsidRDefault="00335F30" w:rsidP="00512A7C">
      <w:pPr>
        <w:jc w:val="both"/>
        <w:rPr>
          <w:rFonts w:eastAsia="宋体" w:cs="宋体"/>
          <w:spacing w:val="0"/>
          <w:sz w:val="21"/>
          <w:szCs w:val="21"/>
          <w:lang w:eastAsia="zh-CN"/>
        </w:rPr>
      </w:pPr>
      <w:r w:rsidRPr="00FA371A">
        <w:rPr>
          <w:rFonts w:eastAsia="宋体" w:cs="宋体"/>
          <w:spacing w:val="0"/>
          <w:sz w:val="21"/>
          <w:szCs w:val="21"/>
          <w:lang w:eastAsia="zh-CN"/>
        </w:rPr>
        <w:t xml:space="preserve">Spectroscopic sensing </w:t>
      </w:r>
      <w:r w:rsidR="009C224C" w:rsidRPr="00FA371A">
        <w:rPr>
          <w:rFonts w:eastAsia="宋体" w:cs="宋体"/>
          <w:spacing w:val="0"/>
          <w:sz w:val="21"/>
          <w:szCs w:val="21"/>
          <w:lang w:eastAsia="zh-CN"/>
        </w:rPr>
        <w:t>stands as</w:t>
      </w:r>
      <w:r w:rsidRPr="00FA371A">
        <w:rPr>
          <w:rFonts w:eastAsia="宋体" w:cs="宋体"/>
          <w:spacing w:val="0"/>
          <w:sz w:val="21"/>
          <w:szCs w:val="21"/>
          <w:lang w:eastAsia="zh-CN"/>
        </w:rPr>
        <w:t xml:space="preserve"> a</w:t>
      </w:r>
      <w:r w:rsidR="006A109F" w:rsidRPr="00FA371A">
        <w:rPr>
          <w:rFonts w:eastAsia="宋体" w:cs="宋体" w:hint="eastAsia"/>
          <w:spacing w:val="0"/>
          <w:sz w:val="21"/>
          <w:szCs w:val="21"/>
          <w:lang w:eastAsia="zh-CN"/>
        </w:rPr>
        <w:t>n</w:t>
      </w:r>
      <w:r w:rsidRPr="00FA371A">
        <w:rPr>
          <w:rFonts w:eastAsia="宋体" w:cs="宋体"/>
          <w:spacing w:val="0"/>
          <w:sz w:val="21"/>
          <w:szCs w:val="21"/>
          <w:lang w:eastAsia="zh-CN"/>
        </w:rPr>
        <w:t xml:space="preserve"> </w:t>
      </w:r>
      <w:r w:rsidR="00D14966" w:rsidRPr="00FA371A">
        <w:rPr>
          <w:rFonts w:eastAsia="宋体" w:cs="宋体" w:hint="eastAsia"/>
          <w:spacing w:val="0"/>
          <w:sz w:val="21"/>
          <w:szCs w:val="21"/>
          <w:lang w:eastAsia="zh-CN"/>
        </w:rPr>
        <w:t>essential</w:t>
      </w:r>
      <w:r w:rsidRPr="00FA371A">
        <w:rPr>
          <w:rFonts w:eastAsia="宋体" w:cs="宋体"/>
          <w:spacing w:val="0"/>
          <w:sz w:val="21"/>
          <w:szCs w:val="21"/>
          <w:lang w:eastAsia="zh-CN"/>
        </w:rPr>
        <w:t xml:space="preserve"> technology across diverse disciplines, finding critical utility in precision agriculture, environmental monitoring, and clinical diagnostics. </w:t>
      </w:r>
      <w:r w:rsidR="00963E7A" w:rsidRPr="00FA371A">
        <w:rPr>
          <w:rFonts w:eastAsia="宋体" w:cs="宋体"/>
          <w:spacing w:val="0"/>
          <w:sz w:val="21"/>
          <w:szCs w:val="21"/>
          <w:lang w:eastAsia="zh-CN"/>
        </w:rPr>
        <w:t xml:space="preserve">However, </w:t>
      </w:r>
      <w:r w:rsidR="00BA1916" w:rsidRPr="00FA371A">
        <w:rPr>
          <w:rFonts w:eastAsia="宋体" w:cs="宋体"/>
          <w:spacing w:val="0"/>
          <w:sz w:val="21"/>
          <w:szCs w:val="21"/>
          <w:lang w:eastAsia="zh-CN"/>
        </w:rPr>
        <w:t>achieving</w:t>
      </w:r>
      <w:r w:rsidR="00BA1916" w:rsidRPr="00FA371A">
        <w:rPr>
          <w:rFonts w:eastAsia="宋体" w:cs="宋体" w:hint="eastAsia"/>
          <w:spacing w:val="0"/>
          <w:sz w:val="21"/>
          <w:szCs w:val="21"/>
          <w:lang w:eastAsia="zh-CN"/>
        </w:rPr>
        <w:t xml:space="preserve"> </w:t>
      </w:r>
      <w:r w:rsidR="00963E7A" w:rsidRPr="00FA371A">
        <w:rPr>
          <w:rFonts w:eastAsia="宋体" w:cs="宋体"/>
          <w:spacing w:val="0"/>
          <w:sz w:val="21"/>
          <w:szCs w:val="21"/>
          <w:lang w:eastAsia="zh-CN"/>
        </w:rPr>
        <w:t>high-fidelity spectroscopy in real-world environments remains a significant challenge, primarily due to unpredictable ambient interference.</w:t>
      </w:r>
      <w:r w:rsidRPr="00FA371A">
        <w:rPr>
          <w:rFonts w:eastAsia="宋体" w:cs="宋体"/>
          <w:spacing w:val="0"/>
          <w:sz w:val="21"/>
          <w:szCs w:val="21"/>
          <w:lang w:eastAsia="zh-CN"/>
        </w:rPr>
        <w:t xml:space="preserve"> </w:t>
      </w:r>
      <w:r w:rsidR="0068456E" w:rsidRPr="00FA371A">
        <w:rPr>
          <w:rFonts w:eastAsia="宋体" w:cs="宋体"/>
          <w:spacing w:val="0"/>
          <w:sz w:val="21"/>
          <w:szCs w:val="21"/>
          <w:lang w:eastAsia="zh-CN"/>
        </w:rPr>
        <w:t>Conventional dispersive spectrometers based on gratings or prisms are not only compromised by bulky form factors and high costs but also inherently constrained by the need for narrow entrance slits, which severely limits optical throughput.</w:t>
      </w:r>
      <w:r w:rsidR="0068456E" w:rsidRPr="00FA371A">
        <w:rPr>
          <w:rFonts w:eastAsia="宋体" w:cs="宋体" w:hint="eastAsia"/>
          <w:spacing w:val="0"/>
          <w:sz w:val="21"/>
          <w:szCs w:val="21"/>
          <w:lang w:eastAsia="zh-CN"/>
        </w:rPr>
        <w:t xml:space="preserve"> </w:t>
      </w:r>
      <w:r w:rsidR="00B4673E" w:rsidRPr="00FA371A">
        <w:rPr>
          <w:rFonts w:eastAsia="宋体" w:cs="宋体"/>
          <w:spacing w:val="0"/>
          <w:sz w:val="21"/>
          <w:szCs w:val="21"/>
          <w:lang w:eastAsia="zh-CN"/>
        </w:rPr>
        <w:t>More critically, these systems indiscriminately accumulate total photon flux due to a lack of intrinsic mechanisms to decouple the target signal from background illumination. This mixes the target signal with ambient interference, causing spectral reconstruction to fail in real-world scenarios.</w:t>
      </w:r>
    </w:p>
    <w:p w14:paraId="70646E5B" w14:textId="4CA85B5F" w:rsidR="00704062" w:rsidRPr="00FA371A" w:rsidRDefault="00335F30" w:rsidP="00512A7C">
      <w:pPr>
        <w:jc w:val="both"/>
        <w:rPr>
          <w:rFonts w:eastAsia="宋体" w:cs="宋体"/>
          <w:spacing w:val="0"/>
          <w:sz w:val="21"/>
          <w:szCs w:val="21"/>
          <w:lang w:eastAsia="zh-CN"/>
        </w:rPr>
      </w:pPr>
      <w:r w:rsidRPr="00FA371A">
        <w:rPr>
          <w:rFonts w:eastAsia="宋体" w:cs="宋体"/>
          <w:spacing w:val="0"/>
          <w:sz w:val="21"/>
          <w:szCs w:val="21"/>
          <w:lang w:eastAsia="zh-CN"/>
        </w:rPr>
        <w:tab/>
        <w:t xml:space="preserve">Computational spectroscopy </w:t>
      </w:r>
      <w:r w:rsidR="006A109F" w:rsidRPr="00FA371A">
        <w:rPr>
          <w:rFonts w:eastAsia="宋体" w:cs="宋体"/>
          <w:spacing w:val="0"/>
          <w:sz w:val="21"/>
          <w:szCs w:val="21"/>
          <w:lang w:eastAsia="zh-CN"/>
        </w:rPr>
        <w:t>offers</w:t>
      </w:r>
      <w:r w:rsidRPr="00FA371A">
        <w:rPr>
          <w:rFonts w:eastAsia="宋体" w:cs="宋体"/>
          <w:spacing w:val="0"/>
          <w:sz w:val="21"/>
          <w:szCs w:val="21"/>
          <w:lang w:eastAsia="zh-CN"/>
        </w:rPr>
        <w:t xml:space="preserve"> a promising pathway to overcome these physical limitations. However, existing paradigms remain constrained by an </w:t>
      </w:r>
      <w:r w:rsidR="00ED71BE" w:rsidRPr="00FA371A">
        <w:rPr>
          <w:rFonts w:eastAsia="宋体" w:cs="宋体"/>
          <w:spacing w:val="0"/>
          <w:sz w:val="21"/>
          <w:szCs w:val="21"/>
          <w:lang w:eastAsia="zh-CN"/>
        </w:rPr>
        <w:t>inherent trade-off</w:t>
      </w:r>
      <w:r w:rsidRPr="00FA371A">
        <w:rPr>
          <w:rFonts w:eastAsia="宋体" w:cs="宋体"/>
          <w:spacing w:val="0"/>
          <w:sz w:val="21"/>
          <w:szCs w:val="21"/>
          <w:lang w:eastAsia="zh-CN"/>
        </w:rPr>
        <w:t xml:space="preserve"> between </w:t>
      </w:r>
      <w:r w:rsidR="00ED71BE" w:rsidRPr="00FA371A">
        <w:rPr>
          <w:rFonts w:eastAsia="宋体" w:cs="宋体"/>
          <w:spacing w:val="0"/>
          <w:sz w:val="21"/>
          <w:szCs w:val="21"/>
          <w:lang w:eastAsia="zh-CN"/>
        </w:rPr>
        <w:t>signal-to-noise ratio (SNR),</w:t>
      </w:r>
      <w:r w:rsidRPr="00FA371A">
        <w:rPr>
          <w:rFonts w:eastAsia="宋体" w:cs="宋体"/>
          <w:spacing w:val="0"/>
          <w:sz w:val="21"/>
          <w:szCs w:val="21"/>
          <w:lang w:eastAsia="zh-CN"/>
        </w:rPr>
        <w:t xml:space="preserve"> acquisition speed, and spectral resolution. Snapshot approaches, such as filter arrays, achieve acquisition speed but inherently suffer from a spatial-spectral trade-off</w:t>
      </w:r>
      <w:r w:rsidR="00634C49" w:rsidRPr="00FA371A">
        <w:rPr>
          <w:sz w:val="21"/>
          <w:szCs w:val="21"/>
        </w:rPr>
        <w:t xml:space="preserve"> </w:t>
      </w:r>
      <w:r w:rsidR="00634C49" w:rsidRPr="00FA371A">
        <w:rPr>
          <w:rFonts w:eastAsia="宋体" w:cs="宋体"/>
          <w:spacing w:val="0"/>
          <w:sz w:val="21"/>
          <w:szCs w:val="21"/>
          <w:lang w:eastAsia="zh-CN"/>
        </w:rPr>
        <w:t>that limits their spectral resolution.</w:t>
      </w:r>
      <w:r w:rsidRPr="00FA371A">
        <w:rPr>
          <w:rFonts w:eastAsia="宋体" w:cs="宋体"/>
          <w:spacing w:val="0"/>
          <w:sz w:val="21"/>
          <w:szCs w:val="21"/>
          <w:lang w:eastAsia="zh-CN"/>
        </w:rPr>
        <w:t xml:space="preserve"> Conversely, </w:t>
      </w:r>
      <w:r w:rsidR="00634C49" w:rsidRPr="00FA371A">
        <w:rPr>
          <w:rFonts w:eastAsia="宋体" w:cs="宋体"/>
          <w:spacing w:val="0"/>
          <w:sz w:val="21"/>
          <w:szCs w:val="21"/>
          <w:lang w:eastAsia="zh-CN"/>
        </w:rPr>
        <w:t>time-division multiplexing (TDM) approaches</w:t>
      </w:r>
      <w:r w:rsidR="00634C49" w:rsidRPr="00FA371A">
        <w:rPr>
          <w:rFonts w:eastAsia="宋体" w:cs="宋体" w:hint="eastAsia"/>
          <w:spacing w:val="0"/>
          <w:sz w:val="21"/>
          <w:szCs w:val="21"/>
          <w:lang w:eastAsia="zh-CN"/>
        </w:rPr>
        <w:t xml:space="preserve">, </w:t>
      </w:r>
      <w:r w:rsidR="00634C49" w:rsidRPr="00FA371A">
        <w:rPr>
          <w:rFonts w:eastAsia="宋体" w:cs="宋体"/>
          <w:spacing w:val="0"/>
          <w:sz w:val="21"/>
          <w:szCs w:val="21"/>
          <w:lang w:eastAsia="zh-CN"/>
        </w:rPr>
        <w:t>ranging from tunable spectral filters to sequential active illumination</w:t>
      </w:r>
      <w:r w:rsidR="00634C49" w:rsidRPr="00FA371A">
        <w:rPr>
          <w:rFonts w:eastAsia="宋体" w:cs="宋体" w:hint="eastAsia"/>
          <w:spacing w:val="0"/>
          <w:sz w:val="21"/>
          <w:szCs w:val="21"/>
          <w:lang w:eastAsia="zh-CN"/>
        </w:rPr>
        <w:t xml:space="preserve">, </w:t>
      </w:r>
      <w:r w:rsidR="00634C49" w:rsidRPr="00FA371A">
        <w:rPr>
          <w:rFonts w:eastAsia="宋体" w:cs="宋体"/>
          <w:spacing w:val="0"/>
          <w:sz w:val="21"/>
          <w:szCs w:val="21"/>
          <w:lang w:eastAsia="zh-CN"/>
        </w:rPr>
        <w:t>offer high spectral fidelity but rely on serial acquisition</w:t>
      </w:r>
      <w:r w:rsidRPr="00FA371A">
        <w:rPr>
          <w:rFonts w:eastAsia="宋体" w:cs="宋体"/>
          <w:spacing w:val="0"/>
          <w:sz w:val="21"/>
          <w:szCs w:val="21"/>
          <w:lang w:eastAsia="zh-CN"/>
        </w:rPr>
        <w:t xml:space="preserve">. This temporal </w:t>
      </w:r>
      <w:r w:rsidR="00634C49" w:rsidRPr="00FA371A">
        <w:rPr>
          <w:rFonts w:eastAsia="宋体" w:cs="宋体"/>
          <w:spacing w:val="0"/>
          <w:sz w:val="21"/>
          <w:szCs w:val="21"/>
          <w:lang w:eastAsia="zh-CN"/>
        </w:rPr>
        <w:t xml:space="preserve">sequentiality </w:t>
      </w:r>
      <w:r w:rsidRPr="00FA371A">
        <w:rPr>
          <w:rFonts w:eastAsia="宋体" w:cs="宋体"/>
          <w:spacing w:val="0"/>
          <w:sz w:val="21"/>
          <w:szCs w:val="21"/>
          <w:lang w:eastAsia="zh-CN"/>
        </w:rPr>
        <w:t>dictates that the total acquisition time scales linearly with the number of spectral channels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T</m:t>
            </m:r>
          </m:e>
          <m:sub>
            <m:r>
              <m:rPr>
                <m:sty m:val="p"/>
              </m:rPr>
              <w:rPr>
                <w:rFonts w:ascii="Cambria Math" w:eastAsia="宋体" w:hAnsi="Cambria Math" w:cs="宋体"/>
                <w:spacing w:val="0"/>
                <w:sz w:val="21"/>
                <w:szCs w:val="21"/>
                <w:lang w:eastAsia="zh-CN"/>
              </w:rPr>
              <m:t>total</m:t>
            </m:r>
          </m:sub>
        </m:sSub>
        <m:r>
          <m:rPr>
            <m:sty m:val="p"/>
          </m:rPr>
          <w:rPr>
            <w:rFonts w:ascii="Cambria Math" w:eastAsia="宋体" w:hAnsi="Cambria Math" w:cs="宋体" w:hint="eastAsia"/>
            <w:spacing w:val="0"/>
            <w:sz w:val="21"/>
            <w:szCs w:val="21"/>
            <w:lang w:eastAsia="zh-CN"/>
          </w:rPr>
          <m:t>∝</m:t>
        </m:r>
        <m:r>
          <w:rPr>
            <w:rFonts w:ascii="Cambria Math" w:eastAsia="宋体" w:hAnsi="Cambria Math" w:cs="宋体"/>
            <w:spacing w:val="0"/>
            <w:sz w:val="21"/>
            <w:szCs w:val="21"/>
            <w:lang w:eastAsia="zh-CN"/>
          </w:rPr>
          <m:t>N</m:t>
        </m:r>
      </m:oMath>
      <w:r w:rsidRPr="00FA371A">
        <w:rPr>
          <w:rFonts w:eastAsia="宋体" w:cs="宋体"/>
          <w:spacing w:val="0"/>
          <w:sz w:val="21"/>
          <w:szCs w:val="21"/>
          <w:lang w:eastAsia="zh-CN"/>
        </w:rPr>
        <w:t>),</w:t>
      </w:r>
      <w:r w:rsidR="00634C49" w:rsidRPr="00FA371A">
        <w:rPr>
          <w:rFonts w:eastAsia="宋体" w:cs="宋体" w:hint="eastAsia"/>
          <w:spacing w:val="0"/>
          <w:sz w:val="21"/>
          <w:szCs w:val="21"/>
          <w:lang w:eastAsia="zh-CN"/>
        </w:rPr>
        <w:t xml:space="preserve"> </w:t>
      </w:r>
      <w:r w:rsidR="00634C49" w:rsidRPr="00FA371A">
        <w:rPr>
          <w:rFonts w:eastAsia="宋体" w:cs="宋体"/>
          <w:spacing w:val="0"/>
          <w:sz w:val="21"/>
          <w:szCs w:val="21"/>
          <w:lang w:eastAsia="zh-CN"/>
        </w:rPr>
        <w:t xml:space="preserve">rendering them ineffective for capturing transient </w:t>
      </w:r>
      <w:r w:rsidR="00634C49" w:rsidRPr="00FA371A">
        <w:rPr>
          <w:rFonts w:eastAsia="宋体" w:cs="宋体"/>
          <w:spacing w:val="0"/>
          <w:sz w:val="21"/>
          <w:szCs w:val="21"/>
          <w:lang w:eastAsia="zh-CN"/>
        </w:rPr>
        <w:lastRenderedPageBreak/>
        <w:t>dynamics.</w:t>
      </w:r>
      <w:r w:rsidR="00FB7D74" w:rsidRPr="00FA371A">
        <w:rPr>
          <w:rFonts w:eastAsia="宋体" w:cs="宋体" w:hint="eastAsia"/>
          <w:spacing w:val="0"/>
          <w:sz w:val="21"/>
          <w:szCs w:val="21"/>
          <w:lang w:eastAsia="zh-CN"/>
        </w:rPr>
        <w:t xml:space="preserve"> </w:t>
      </w:r>
      <w:r w:rsidR="00A25F4A" w:rsidRPr="00FA371A">
        <w:rPr>
          <w:rFonts w:eastAsia="宋体" w:cs="宋体"/>
          <w:spacing w:val="0"/>
          <w:sz w:val="21"/>
          <w:szCs w:val="21"/>
          <w:lang w:eastAsia="zh-CN"/>
        </w:rPr>
        <w:t>Ultimately</w:t>
      </w:r>
      <w:r w:rsidR="004A0FF1" w:rsidRPr="00FA371A">
        <w:rPr>
          <w:rFonts w:eastAsia="宋体" w:cs="宋体"/>
          <w:spacing w:val="0"/>
          <w:sz w:val="21"/>
          <w:szCs w:val="21"/>
          <w:lang w:eastAsia="zh-CN"/>
        </w:rPr>
        <w:t xml:space="preserve">, </w:t>
      </w:r>
      <w:ins w:id="7" w:author="yj zeng" w:date="2026-02-01T14:21:00Z" w16du:dateUtc="2026-02-01T06:21:00Z">
        <w:r w:rsidR="007C2DF3">
          <w:rPr>
            <w:rFonts w:eastAsia="宋体" w:cs="宋体" w:hint="eastAsia"/>
            <w:spacing w:val="0"/>
            <w:sz w:val="21"/>
            <w:szCs w:val="21"/>
            <w:lang w:eastAsia="zh-CN"/>
          </w:rPr>
          <w:t>t</w:t>
        </w:r>
      </w:ins>
      <w:ins w:id="8" w:author="yj zeng" w:date="2026-02-01T14:21:00Z">
        <w:r w:rsidR="007C2DF3" w:rsidRPr="007C2DF3">
          <w:rPr>
            <w:rFonts w:eastAsia="宋体" w:cs="宋体"/>
            <w:spacing w:val="0"/>
            <w:sz w:val="21"/>
            <w:szCs w:val="21"/>
            <w:lang w:eastAsia="zh-CN"/>
          </w:rPr>
          <w:t xml:space="preserve">hese computational frameworks remain strictly bound to controlled lighting environments </w:t>
        </w:r>
        <w:r w:rsidR="007C2DF3" w:rsidRPr="007C2DF3">
          <w:rPr>
            <w:rFonts w:eastAsia="宋体" w:cs="宋体"/>
            <w:spacing w:val="0"/>
            <w:sz w:val="21"/>
            <w:szCs w:val="21"/>
            <w:lang w:eastAsia="zh-CN"/>
            <w:rPrChange w:id="9" w:author="yj zeng" w:date="2026-02-01T14:21:00Z" w16du:dateUtc="2026-02-01T06:21:00Z">
              <w:rPr>
                <w:rFonts w:eastAsia="宋体" w:cs="宋体"/>
                <w:b/>
                <w:bCs/>
                <w:spacing w:val="0"/>
                <w:sz w:val="21"/>
                <w:szCs w:val="21"/>
                <w:lang w:eastAsia="zh-CN"/>
              </w:rPr>
            </w:rPrChange>
          </w:rPr>
          <w:t>due to their lack of</w:t>
        </w:r>
        <w:r w:rsidR="007C2DF3" w:rsidRPr="007C2DF3">
          <w:rPr>
            <w:rFonts w:eastAsia="宋体" w:cs="宋体"/>
            <w:spacing w:val="0"/>
            <w:sz w:val="21"/>
            <w:szCs w:val="21"/>
            <w:lang w:eastAsia="zh-CN"/>
          </w:rPr>
          <w:t xml:space="preserve"> an intrinsic encoding mechanism to effectively decouple the active signal from ambient interference.</w:t>
        </w:r>
        <w:r w:rsidR="007C2DF3" w:rsidRPr="007C2DF3" w:rsidDel="007C2DF3">
          <w:rPr>
            <w:rFonts w:eastAsia="宋体" w:cs="宋体"/>
            <w:spacing w:val="0"/>
            <w:sz w:val="21"/>
            <w:szCs w:val="21"/>
            <w:lang w:eastAsia="zh-CN"/>
          </w:rPr>
          <w:t xml:space="preserve"> </w:t>
        </w:r>
      </w:ins>
      <w:del w:id="10" w:author="yj zeng" w:date="2026-02-01T14:21:00Z" w16du:dateUtc="2026-02-01T06:21:00Z">
        <w:r w:rsidR="004A0FF1" w:rsidRPr="00FA371A" w:rsidDel="007C2DF3">
          <w:rPr>
            <w:rFonts w:eastAsia="宋体" w:cs="宋体"/>
            <w:spacing w:val="0"/>
            <w:sz w:val="21"/>
            <w:szCs w:val="21"/>
            <w:lang w:eastAsia="zh-CN"/>
          </w:rPr>
          <w:delText xml:space="preserve">these computational frameworks lack an intrinsic </w:delText>
        </w:r>
        <w:r w:rsidR="00FB7D74" w:rsidRPr="00FA371A" w:rsidDel="007C2DF3">
          <w:rPr>
            <w:rFonts w:eastAsia="宋体" w:cs="宋体" w:hint="eastAsia"/>
            <w:spacing w:val="0"/>
            <w:sz w:val="21"/>
            <w:szCs w:val="21"/>
            <w:lang w:eastAsia="zh-CN"/>
          </w:rPr>
          <w:delText>en</w:delText>
        </w:r>
        <w:r w:rsidR="004A0FF1" w:rsidRPr="00FA371A" w:rsidDel="007C2DF3">
          <w:rPr>
            <w:rFonts w:eastAsia="宋体" w:cs="宋体"/>
            <w:spacing w:val="0"/>
            <w:sz w:val="21"/>
            <w:szCs w:val="21"/>
            <w:lang w:eastAsia="zh-CN"/>
          </w:rPr>
          <w:delText>coding mechanism to effectively decouple the active signal from ambient interference. Consequently, they remain strictly bound to controlled lighting environments</w:delText>
        </w:r>
        <w:r w:rsidR="00B4673E" w:rsidRPr="00FA371A" w:rsidDel="007C2DF3">
          <w:rPr>
            <w:rFonts w:eastAsia="宋体" w:cs="宋体" w:hint="eastAsia"/>
            <w:spacing w:val="0"/>
            <w:sz w:val="21"/>
            <w:szCs w:val="21"/>
            <w:lang w:eastAsia="zh-CN"/>
          </w:rPr>
          <w:delText>.</w:delText>
        </w:r>
      </w:del>
    </w:p>
    <w:p w14:paraId="653A2310" w14:textId="749B225C" w:rsidR="00292256" w:rsidRPr="00FA371A" w:rsidRDefault="00292256" w:rsidP="00512A7C">
      <w:pPr>
        <w:jc w:val="both"/>
        <w:rPr>
          <w:rFonts w:eastAsia="宋体" w:cs="宋体"/>
          <w:spacing w:val="0"/>
          <w:sz w:val="21"/>
          <w:szCs w:val="21"/>
          <w:lang w:eastAsia="zh-CN"/>
        </w:rPr>
      </w:pPr>
      <w:r w:rsidRPr="00FA371A">
        <w:rPr>
          <w:rFonts w:eastAsia="宋体" w:cs="宋体"/>
          <w:spacing w:val="0"/>
          <w:sz w:val="21"/>
          <w:szCs w:val="21"/>
          <w:lang w:eastAsia="zh-CN"/>
        </w:rPr>
        <w:tab/>
      </w:r>
      <w:r w:rsidR="009149C3" w:rsidRPr="00FA371A">
        <w:rPr>
          <w:rFonts w:eastAsia="宋体" w:cs="宋体"/>
          <w:spacing w:val="0"/>
          <w:sz w:val="21"/>
          <w:szCs w:val="21"/>
          <w:lang w:eastAsia="zh-CN"/>
        </w:rPr>
        <w:t xml:space="preserve">In this work, we propose a robust framework for spectral sensing in challenging environments, termed </w:t>
      </w:r>
      <w:r w:rsidR="009149C3" w:rsidRPr="00FA371A">
        <w:rPr>
          <w:rFonts w:eastAsia="宋体" w:cs="宋体" w:hint="eastAsia"/>
          <w:spacing w:val="0"/>
          <w:sz w:val="21"/>
          <w:szCs w:val="21"/>
          <w:lang w:eastAsia="zh-CN"/>
        </w:rPr>
        <w:t>o</w:t>
      </w:r>
      <w:r w:rsidR="009149C3" w:rsidRPr="00FA371A">
        <w:rPr>
          <w:rFonts w:eastAsia="宋体" w:cs="宋体"/>
          <w:spacing w:val="0"/>
          <w:sz w:val="21"/>
          <w:szCs w:val="21"/>
          <w:lang w:eastAsia="zh-CN"/>
        </w:rPr>
        <w:t xml:space="preserve">rthogonal </w:t>
      </w:r>
      <w:r w:rsidR="009149C3" w:rsidRPr="00FA371A">
        <w:rPr>
          <w:rFonts w:eastAsia="宋体" w:cs="宋体" w:hint="eastAsia"/>
          <w:spacing w:val="0"/>
          <w:sz w:val="21"/>
          <w:szCs w:val="21"/>
          <w:lang w:eastAsia="zh-CN"/>
        </w:rPr>
        <w:t>f</w:t>
      </w:r>
      <w:r w:rsidR="009149C3" w:rsidRPr="00FA371A">
        <w:rPr>
          <w:rFonts w:eastAsia="宋体" w:cs="宋体"/>
          <w:spacing w:val="0"/>
          <w:sz w:val="21"/>
          <w:szCs w:val="21"/>
          <w:lang w:eastAsia="zh-CN"/>
        </w:rPr>
        <w:t xml:space="preserve">requency </w:t>
      </w:r>
      <w:r w:rsidR="009149C3" w:rsidRPr="00FA371A">
        <w:rPr>
          <w:rFonts w:eastAsia="宋体" w:cs="宋体" w:hint="eastAsia"/>
          <w:spacing w:val="0"/>
          <w:sz w:val="21"/>
          <w:szCs w:val="21"/>
          <w:lang w:eastAsia="zh-CN"/>
        </w:rPr>
        <w:t>e</w:t>
      </w:r>
      <w:r w:rsidR="009149C3" w:rsidRPr="00FA371A">
        <w:rPr>
          <w:rFonts w:eastAsia="宋体" w:cs="宋体"/>
          <w:spacing w:val="0"/>
          <w:sz w:val="21"/>
          <w:szCs w:val="21"/>
          <w:lang w:eastAsia="zh-CN"/>
        </w:rPr>
        <w:t xml:space="preserve">ncoding (OFE). </w:t>
      </w:r>
      <w:r w:rsidR="006A109F" w:rsidRPr="00FA371A">
        <w:rPr>
          <w:rFonts w:eastAsia="宋体" w:cs="宋体"/>
          <w:spacing w:val="0"/>
          <w:sz w:val="21"/>
          <w:szCs w:val="21"/>
          <w:lang w:eastAsia="zh-CN"/>
        </w:rPr>
        <w:t xml:space="preserve">Unlike </w:t>
      </w:r>
      <w:r w:rsidR="00D8752D" w:rsidRPr="00FA371A">
        <w:rPr>
          <w:rFonts w:eastAsia="宋体" w:cs="宋体"/>
          <w:spacing w:val="0"/>
          <w:sz w:val="21"/>
          <w:szCs w:val="21"/>
          <w:lang w:eastAsia="zh-CN"/>
        </w:rPr>
        <w:t>standard lock-in detection</w:t>
      </w:r>
      <w:r w:rsidR="00D8752D">
        <w:rPr>
          <w:rFonts w:eastAsia="宋体" w:cs="宋体" w:hint="eastAsia"/>
          <w:spacing w:val="0"/>
          <w:sz w:val="21"/>
          <w:szCs w:val="21"/>
          <w:lang w:eastAsia="zh-CN"/>
        </w:rPr>
        <w:t xml:space="preserve"> or</w:t>
      </w:r>
      <w:r w:rsidR="00D8752D" w:rsidRPr="00FA371A">
        <w:rPr>
          <w:rFonts w:eastAsia="宋体" w:cs="宋体"/>
          <w:spacing w:val="0"/>
          <w:sz w:val="21"/>
          <w:szCs w:val="21"/>
          <w:lang w:eastAsia="zh-CN"/>
        </w:rPr>
        <w:t xml:space="preserve"> </w:t>
      </w:r>
      <w:r w:rsidR="006A109F" w:rsidRPr="00FA371A">
        <w:rPr>
          <w:rFonts w:eastAsia="宋体" w:cs="宋体"/>
          <w:spacing w:val="0"/>
          <w:sz w:val="21"/>
          <w:szCs w:val="21"/>
          <w:lang w:eastAsia="zh-CN"/>
        </w:rPr>
        <w:t xml:space="preserve">post-detection unmixing strategies, </w:t>
      </w:r>
      <w:r w:rsidR="00D8752D">
        <w:rPr>
          <w:rFonts w:eastAsia="宋体" w:cs="宋体" w:hint="eastAsia"/>
          <w:spacing w:val="0"/>
          <w:sz w:val="21"/>
          <w:szCs w:val="21"/>
          <w:lang w:eastAsia="zh-CN"/>
        </w:rPr>
        <w:t xml:space="preserve">this scheme </w:t>
      </w:r>
      <w:r w:rsidR="006A109F" w:rsidRPr="00FA371A">
        <w:rPr>
          <w:rFonts w:eastAsia="宋体" w:cs="宋体"/>
          <w:spacing w:val="0"/>
          <w:sz w:val="21"/>
          <w:szCs w:val="21"/>
          <w:lang w:eastAsia="zh-CN"/>
        </w:rPr>
        <w:t xml:space="preserve">ensures rigorous isolation by encoding each spectral basis function via a distinct orthogonal </w:t>
      </w:r>
      <w:r w:rsidR="003F6012">
        <w:rPr>
          <w:rFonts w:eastAsia="宋体" w:cs="宋体" w:hint="eastAsia"/>
          <w:spacing w:val="0"/>
          <w:sz w:val="21"/>
          <w:szCs w:val="21"/>
          <w:lang w:eastAsia="zh-CN"/>
        </w:rPr>
        <w:t>frequency</w:t>
      </w:r>
      <w:r w:rsidR="006A109F" w:rsidRPr="00FA371A">
        <w:rPr>
          <w:rFonts w:eastAsia="宋体" w:cs="宋体"/>
          <w:spacing w:val="0"/>
          <w:sz w:val="21"/>
          <w:szCs w:val="21"/>
          <w:lang w:eastAsia="zh-CN"/>
        </w:rPr>
        <w:t xml:space="preserve"> kernel</w:t>
      </w:r>
      <w:r w:rsidR="00D8752D">
        <w:rPr>
          <w:rFonts w:eastAsia="宋体" w:cs="宋体" w:hint="eastAsia"/>
          <w:spacing w:val="0"/>
          <w:sz w:val="21"/>
          <w:szCs w:val="21"/>
          <w:lang w:eastAsia="zh-CN"/>
        </w:rPr>
        <w:t xml:space="preserve">, </w:t>
      </w:r>
      <w:r w:rsidR="001435C0" w:rsidRPr="00FA371A">
        <w:rPr>
          <w:rFonts w:eastAsia="宋体" w:cs="宋体"/>
          <w:spacing w:val="0"/>
          <w:sz w:val="21"/>
          <w:szCs w:val="21"/>
          <w:lang w:eastAsia="zh-CN"/>
        </w:rPr>
        <w:t xml:space="preserve">enabling the simultaneous reconstruction of all encoded spectral channels via a </w:t>
      </w:r>
      <w:del w:id="11" w:author="yj zeng" w:date="2026-02-02T16:22:00Z" w16du:dateUtc="2026-02-02T08:22:00Z">
        <w:r w:rsidR="001435C0" w:rsidRPr="00FA371A" w:rsidDel="00DA481D">
          <w:rPr>
            <w:rFonts w:eastAsia="宋体" w:cs="宋体"/>
            <w:spacing w:val="0"/>
            <w:sz w:val="21"/>
            <w:szCs w:val="21"/>
            <w:lang w:eastAsia="zh-CN"/>
          </w:rPr>
          <w:delText xml:space="preserve">single-pixel </w:delText>
        </w:r>
      </w:del>
      <w:r w:rsidR="001435C0" w:rsidRPr="00FA371A">
        <w:rPr>
          <w:rFonts w:eastAsia="宋体" w:cs="宋体"/>
          <w:spacing w:val="0"/>
          <w:sz w:val="21"/>
          <w:szCs w:val="21"/>
          <w:lang w:eastAsia="zh-CN"/>
        </w:rPr>
        <w:t>detector in a single-shot acquisition.</w:t>
      </w:r>
      <w:r w:rsidR="001435C0" w:rsidRPr="00FA371A" w:rsidDel="00622801">
        <w:rPr>
          <w:rFonts w:eastAsia="宋体" w:cs="宋体"/>
          <w:spacing w:val="0"/>
          <w:sz w:val="21"/>
          <w:szCs w:val="21"/>
          <w:lang w:eastAsia="zh-CN"/>
        </w:rPr>
        <w:t xml:space="preserve"> </w:t>
      </w:r>
      <w:r w:rsidR="00751B04">
        <w:rPr>
          <w:rFonts w:eastAsia="宋体" w:cs="宋体" w:hint="eastAsia"/>
          <w:spacing w:val="0"/>
          <w:sz w:val="21"/>
          <w:szCs w:val="21"/>
          <w:lang w:eastAsia="zh-CN"/>
        </w:rPr>
        <w:t>W</w:t>
      </w:r>
      <w:r w:rsidR="003F6012" w:rsidRPr="00FA371A">
        <w:rPr>
          <w:rFonts w:eastAsia="宋体" w:cs="宋体"/>
          <w:spacing w:val="0"/>
          <w:sz w:val="21"/>
          <w:szCs w:val="21"/>
          <w:lang w:eastAsia="zh-CN"/>
        </w:rPr>
        <w:t xml:space="preserve">e </w:t>
      </w:r>
      <w:r w:rsidR="00751B04">
        <w:rPr>
          <w:rFonts w:eastAsia="宋体" w:cs="宋体" w:hint="eastAsia"/>
          <w:spacing w:val="0"/>
          <w:sz w:val="21"/>
          <w:szCs w:val="21"/>
          <w:lang w:eastAsia="zh-CN"/>
        </w:rPr>
        <w:t>employ</w:t>
      </w:r>
      <w:r w:rsidR="003F6012">
        <w:rPr>
          <w:rFonts w:eastAsia="宋体" w:cs="宋体" w:hint="eastAsia"/>
          <w:spacing w:val="0"/>
          <w:sz w:val="21"/>
          <w:szCs w:val="21"/>
          <w:lang w:eastAsia="zh-CN"/>
        </w:rPr>
        <w:t xml:space="preserve"> a low-cost, programmable LED array</w:t>
      </w:r>
      <w:r w:rsidR="003F6012" w:rsidRPr="00FA371A">
        <w:rPr>
          <w:rFonts w:eastAsia="宋体" w:cs="宋体"/>
          <w:spacing w:val="0"/>
          <w:sz w:val="21"/>
          <w:szCs w:val="21"/>
          <w:lang w:eastAsia="zh-CN"/>
        </w:rPr>
        <w:t xml:space="preserve"> </w:t>
      </w:r>
      <w:r w:rsidR="00751B04">
        <w:rPr>
          <w:rFonts w:eastAsia="宋体" w:cs="宋体" w:hint="eastAsia"/>
          <w:spacing w:val="0"/>
          <w:sz w:val="21"/>
          <w:szCs w:val="21"/>
          <w:lang w:eastAsia="zh-CN"/>
        </w:rPr>
        <w:t>as</w:t>
      </w:r>
      <w:r w:rsidR="003F6012">
        <w:rPr>
          <w:rFonts w:eastAsia="宋体" w:cs="宋体" w:hint="eastAsia"/>
          <w:spacing w:val="0"/>
          <w:sz w:val="21"/>
          <w:szCs w:val="21"/>
          <w:lang w:eastAsia="zh-CN"/>
        </w:rPr>
        <w:t xml:space="preserve"> </w:t>
      </w:r>
      <w:r w:rsidR="00751B04">
        <w:rPr>
          <w:rFonts w:eastAsia="宋体" w:cs="宋体" w:hint="eastAsia"/>
          <w:spacing w:val="0"/>
          <w:sz w:val="21"/>
          <w:szCs w:val="21"/>
          <w:lang w:eastAsia="zh-CN"/>
        </w:rPr>
        <w:t xml:space="preserve">a </w:t>
      </w:r>
      <w:r w:rsidR="003F6012" w:rsidRPr="00FA371A">
        <w:rPr>
          <w:rFonts w:eastAsia="宋体" w:cs="宋体"/>
          <w:spacing w:val="0"/>
          <w:sz w:val="21"/>
          <w:szCs w:val="21"/>
          <w:lang w:eastAsia="zh-CN"/>
        </w:rPr>
        <w:t>demonstrat</w:t>
      </w:r>
      <w:r w:rsidR="00751B04">
        <w:rPr>
          <w:rFonts w:eastAsia="宋体" w:cs="宋体" w:hint="eastAsia"/>
          <w:spacing w:val="0"/>
          <w:sz w:val="21"/>
          <w:szCs w:val="21"/>
          <w:lang w:eastAsia="zh-CN"/>
        </w:rPr>
        <w:t xml:space="preserve">ion of </w:t>
      </w:r>
      <w:r w:rsidR="003F6012">
        <w:rPr>
          <w:rFonts w:eastAsia="宋体" w:cs="宋体" w:hint="eastAsia"/>
          <w:spacing w:val="0"/>
          <w:sz w:val="21"/>
          <w:szCs w:val="21"/>
          <w:lang w:eastAsia="zh-CN"/>
        </w:rPr>
        <w:t>this framework</w:t>
      </w:r>
      <w:r w:rsidR="003F6012" w:rsidRPr="00FA371A">
        <w:rPr>
          <w:rFonts w:eastAsia="宋体" w:cs="宋体"/>
          <w:spacing w:val="0"/>
          <w:sz w:val="21"/>
          <w:szCs w:val="21"/>
          <w:lang w:eastAsia="zh-CN"/>
        </w:rPr>
        <w:t>.</w:t>
      </w:r>
      <w:r w:rsidRPr="00FA371A">
        <w:rPr>
          <w:rFonts w:eastAsia="宋体" w:cs="宋体"/>
          <w:spacing w:val="0"/>
          <w:sz w:val="21"/>
          <w:szCs w:val="21"/>
          <w:lang w:eastAsia="zh-CN"/>
        </w:rPr>
        <w:tab/>
      </w:r>
      <w:r w:rsidR="000164F2" w:rsidRPr="00FA371A">
        <w:rPr>
          <w:rFonts w:eastAsia="宋体" w:cs="宋体"/>
          <w:spacing w:val="0"/>
          <w:sz w:val="21"/>
          <w:szCs w:val="21"/>
          <w:lang w:eastAsia="zh-CN"/>
        </w:rPr>
        <w:t xml:space="preserve">The </w:t>
      </w:r>
      <w:r w:rsidR="00751B04" w:rsidRPr="00FA371A">
        <w:rPr>
          <w:rFonts w:eastAsia="宋体" w:cs="宋体"/>
          <w:spacing w:val="0"/>
          <w:sz w:val="21"/>
          <w:szCs w:val="21"/>
          <w:lang w:eastAsia="zh-CN"/>
        </w:rPr>
        <w:t>result</w:t>
      </w:r>
      <w:r w:rsidR="00751B04">
        <w:rPr>
          <w:rFonts w:eastAsia="宋体" w:cs="宋体" w:hint="eastAsia"/>
          <w:spacing w:val="0"/>
          <w:sz w:val="21"/>
          <w:szCs w:val="21"/>
          <w:lang w:eastAsia="zh-CN"/>
        </w:rPr>
        <w:t>s</w:t>
      </w:r>
      <w:r w:rsidR="00751B04" w:rsidRPr="00FA371A">
        <w:rPr>
          <w:rFonts w:eastAsia="宋体" w:cs="宋体"/>
          <w:spacing w:val="0"/>
          <w:sz w:val="21"/>
          <w:szCs w:val="21"/>
          <w:lang w:eastAsia="zh-CN"/>
        </w:rPr>
        <w:t xml:space="preserve"> </w:t>
      </w:r>
      <w:r w:rsidR="00B857EF" w:rsidRPr="00FA371A">
        <w:rPr>
          <w:rFonts w:eastAsia="宋体" w:cs="宋体"/>
          <w:spacing w:val="0"/>
          <w:sz w:val="21"/>
          <w:szCs w:val="21"/>
          <w:lang w:eastAsia="zh-CN"/>
        </w:rPr>
        <w:t>demonstrate that this strategy enables accurate spectral reconstruction even under a SNR as low as</w:t>
      </w:r>
      <w:r w:rsidR="00751B04">
        <w:rPr>
          <w:rFonts w:eastAsia="宋体" w:cs="宋体" w:hint="eastAsia"/>
          <w:spacing w:val="0"/>
          <w:sz w:val="21"/>
          <w:szCs w:val="21"/>
          <w:lang w:eastAsia="zh-CN"/>
        </w:rPr>
        <w:t xml:space="preserve"> -</w:t>
      </w:r>
      <w:r w:rsidR="00B857EF" w:rsidRPr="00FA371A">
        <w:rPr>
          <w:rFonts w:eastAsia="宋体" w:cs="宋体"/>
          <w:spacing w:val="0"/>
          <w:sz w:val="21"/>
          <w:szCs w:val="21"/>
          <w:lang w:eastAsia="zh-CN"/>
        </w:rPr>
        <w:t>11.77 dB</w:t>
      </w:r>
      <w:r w:rsidR="00751B04">
        <w:rPr>
          <w:rFonts w:eastAsia="宋体" w:cs="宋体" w:hint="eastAsia"/>
          <w:spacing w:val="0"/>
          <w:sz w:val="21"/>
          <w:szCs w:val="21"/>
          <w:lang w:eastAsia="zh-CN"/>
        </w:rPr>
        <w:t xml:space="preserve">, </w:t>
      </w:r>
      <w:r w:rsidR="006045E6" w:rsidRPr="00FA371A">
        <w:rPr>
          <w:rFonts w:eastAsia="宋体" w:cs="宋体"/>
          <w:spacing w:val="0"/>
          <w:sz w:val="21"/>
          <w:szCs w:val="21"/>
          <w:lang w:eastAsia="zh-CN"/>
        </w:rPr>
        <w:t>a regime where conventional approaches fail</w:t>
      </w:r>
      <w:r w:rsidR="00B857EF" w:rsidRPr="00FA371A">
        <w:rPr>
          <w:rFonts w:eastAsia="宋体" w:cs="宋体"/>
          <w:spacing w:val="0"/>
          <w:sz w:val="21"/>
          <w:szCs w:val="21"/>
          <w:lang w:eastAsia="zh-CN"/>
        </w:rPr>
        <w:t xml:space="preserve">. Furthermore, it achieves </w:t>
      </w:r>
      <w:r w:rsidR="00751B04">
        <w:rPr>
          <w:rFonts w:eastAsia="宋体" w:cs="宋体" w:hint="eastAsia"/>
          <w:spacing w:val="0"/>
          <w:sz w:val="21"/>
          <w:szCs w:val="21"/>
          <w:lang w:eastAsia="zh-CN"/>
        </w:rPr>
        <w:t>ultrafast</w:t>
      </w:r>
      <w:r w:rsidR="00B857EF" w:rsidRPr="00FA371A">
        <w:rPr>
          <w:rFonts w:eastAsia="宋体" w:cs="宋体"/>
          <w:spacing w:val="0"/>
          <w:sz w:val="21"/>
          <w:szCs w:val="21"/>
          <w:lang w:eastAsia="zh-CN"/>
        </w:rPr>
        <w:t xml:space="preserve"> sensing with acquisition times as short as 250 μs</w:t>
      </w:r>
      <w:r w:rsidR="006045E6" w:rsidRPr="00FA371A">
        <w:rPr>
          <w:rFonts w:eastAsia="宋体" w:cs="宋体" w:hint="eastAsia"/>
          <w:spacing w:val="0"/>
          <w:sz w:val="21"/>
          <w:szCs w:val="21"/>
          <w:lang w:eastAsia="zh-CN"/>
        </w:rPr>
        <w:t xml:space="preserve">. </w:t>
      </w:r>
      <w:r w:rsidR="00D53CFE" w:rsidRPr="00FA371A">
        <w:rPr>
          <w:rFonts w:eastAsia="宋体" w:cs="宋体"/>
          <w:spacing w:val="0"/>
          <w:sz w:val="21"/>
          <w:szCs w:val="21"/>
          <w:lang w:eastAsia="zh-CN"/>
        </w:rPr>
        <w:t xml:space="preserve">This work establishes a robust, </w:t>
      </w:r>
      <w:r w:rsidR="00B857EF" w:rsidRPr="00FA371A">
        <w:rPr>
          <w:rFonts w:eastAsia="宋体" w:cs="宋体" w:hint="eastAsia"/>
          <w:spacing w:val="0"/>
          <w:sz w:val="21"/>
          <w:szCs w:val="21"/>
          <w:lang w:eastAsia="zh-CN"/>
        </w:rPr>
        <w:t xml:space="preserve">fast and </w:t>
      </w:r>
      <w:r w:rsidR="00D53CFE" w:rsidRPr="00FA371A">
        <w:rPr>
          <w:rFonts w:eastAsia="宋体" w:cs="宋体"/>
          <w:spacing w:val="0"/>
          <w:sz w:val="21"/>
          <w:szCs w:val="21"/>
          <w:lang w:eastAsia="zh-CN"/>
        </w:rPr>
        <w:t>low-cost framework for</w:t>
      </w:r>
      <w:r w:rsidR="006045E6" w:rsidRPr="00FA371A">
        <w:rPr>
          <w:rFonts w:eastAsia="宋体" w:cs="宋体" w:hint="eastAsia"/>
          <w:spacing w:val="0"/>
          <w:sz w:val="21"/>
          <w:szCs w:val="21"/>
          <w:lang w:eastAsia="zh-CN"/>
        </w:rPr>
        <w:t xml:space="preserve"> </w:t>
      </w:r>
      <w:r w:rsidR="00D53CFE" w:rsidRPr="00FA371A">
        <w:rPr>
          <w:rFonts w:eastAsia="宋体" w:cs="宋体"/>
          <w:spacing w:val="0"/>
          <w:sz w:val="21"/>
          <w:szCs w:val="21"/>
          <w:lang w:eastAsia="zh-CN"/>
        </w:rPr>
        <w:t>spectral sensing in challenging environments.</w:t>
      </w:r>
    </w:p>
    <w:p w14:paraId="3472FCFD" w14:textId="0290146B" w:rsidR="00370D56" w:rsidRPr="00FA371A" w:rsidRDefault="00950E2F" w:rsidP="00512A7C">
      <w:pPr>
        <w:jc w:val="both"/>
        <w:rPr>
          <w:rFonts w:eastAsia="宋体" w:cs="宋体"/>
          <w:b/>
          <w:bCs/>
          <w:spacing w:val="0"/>
          <w:sz w:val="21"/>
          <w:szCs w:val="21"/>
          <w:lang w:eastAsia="zh-CN"/>
        </w:rPr>
      </w:pPr>
      <w:r w:rsidRPr="00FA371A">
        <w:rPr>
          <w:rFonts w:eastAsia="宋体" w:cs="宋体"/>
          <w:b/>
          <w:bCs/>
          <w:spacing w:val="0"/>
          <w:sz w:val="21"/>
          <w:szCs w:val="21"/>
          <w:lang w:eastAsia="zh-CN"/>
        </w:rPr>
        <w:t>Principle</w:t>
      </w:r>
    </w:p>
    <w:p w14:paraId="2D8324C3" w14:textId="53C6EA38" w:rsidR="00E3549A" w:rsidRPr="00FA371A" w:rsidRDefault="00800D5F" w:rsidP="00E3549A">
      <w:pPr>
        <w:jc w:val="both"/>
        <w:rPr>
          <w:rFonts w:eastAsia="宋体" w:cs="宋体"/>
          <w:spacing w:val="0"/>
          <w:sz w:val="21"/>
          <w:szCs w:val="21"/>
          <w:lang w:eastAsia="zh-CN"/>
        </w:rPr>
      </w:pPr>
      <w:r w:rsidRPr="00FA371A">
        <w:rPr>
          <w:rFonts w:eastAsia="宋体" w:cs="宋体"/>
          <w:spacing w:val="0"/>
          <w:sz w:val="21"/>
          <w:szCs w:val="21"/>
          <w:lang w:eastAsia="zh-CN"/>
        </w:rPr>
        <w:t xml:space="preserve">Under the </w:t>
      </w:r>
      <w:r w:rsidRPr="00FA371A">
        <w:rPr>
          <w:rFonts w:eastAsia="宋体" w:cs="宋体" w:hint="eastAsia"/>
          <w:spacing w:val="0"/>
          <w:sz w:val="21"/>
          <w:szCs w:val="21"/>
          <w:lang w:eastAsia="zh-CN"/>
        </w:rPr>
        <w:t>TDM</w:t>
      </w:r>
      <w:r w:rsidRPr="00FA371A">
        <w:rPr>
          <w:rFonts w:eastAsia="宋体" w:cs="宋体"/>
          <w:spacing w:val="0"/>
          <w:sz w:val="21"/>
          <w:szCs w:val="21"/>
          <w:lang w:eastAsia="zh-CN"/>
        </w:rPr>
        <w:t xml:space="preserve"> architecture, spectral channels are activated sequentially according to a predefined timing sequence. The instantaneous intensity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y</m:t>
            </m:r>
          </m:e>
          <m:sub>
            <m:r>
              <m:rPr>
                <m:nor/>
              </m:rPr>
              <w:rPr>
                <w:rFonts w:ascii="Cambria Math" w:eastAsia="宋体" w:hAnsi="Cambria Math" w:cs="宋体"/>
                <w:spacing w:val="0"/>
                <w:sz w:val="21"/>
                <w:szCs w:val="21"/>
                <w:lang w:eastAsia="zh-CN"/>
              </w:rPr>
              <m:t>TDM</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e>
        </m:d>
      </m:oMath>
      <w:r w:rsidRPr="00FA371A">
        <w:rPr>
          <w:rFonts w:eastAsia="宋体" w:cs="宋体"/>
          <w:spacing w:val="0"/>
          <w:sz w:val="21"/>
          <w:szCs w:val="21"/>
          <w:lang w:eastAsia="zh-CN"/>
        </w:rPr>
        <w:t xml:space="preserve"> received by the detector at any given time </w:t>
      </w:r>
      <m:oMath>
        <m:r>
          <w:rPr>
            <w:rFonts w:ascii="Cambria Math" w:eastAsia="宋体" w:hAnsi="Cambria Math" w:cs="宋体"/>
            <w:spacing w:val="0"/>
            <w:sz w:val="21"/>
            <w:szCs w:val="21"/>
            <w:lang w:eastAsia="zh-CN"/>
          </w:rPr>
          <m:t>t</m:t>
        </m:r>
      </m:oMath>
      <w:r w:rsidRPr="00FA371A">
        <w:rPr>
          <w:rFonts w:eastAsia="宋体" w:cs="宋体"/>
          <w:spacing w:val="0"/>
          <w:sz w:val="21"/>
          <w:szCs w:val="21"/>
          <w:lang w:eastAsia="zh-CN"/>
        </w:rPr>
        <w:t xml:space="preserve"> represents the superposition of the spectral signal from the single channel within the current time slot and the ambient noise</w:t>
      </w:r>
      <w:r w:rsidR="001D0FF1" w:rsidRPr="00FA371A">
        <w:rPr>
          <w:rFonts w:eastAsia="宋体" w:cs="宋体" w:hint="eastAsia"/>
          <w:spacing w:val="0"/>
          <w:sz w:val="21"/>
          <w:szCs w:val="21"/>
          <w:lang w:eastAsia="zh-CN"/>
        </w:rPr>
        <w:t>:</w:t>
      </w:r>
    </w:p>
    <w:tbl>
      <w:tblPr>
        <w:tblStyle w:val="af0"/>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
        <w:gridCol w:w="6645"/>
        <w:gridCol w:w="831"/>
      </w:tblGrid>
      <w:tr w:rsidR="002F1D49" w:rsidRPr="00FA371A" w14:paraId="0C92922F" w14:textId="77777777" w:rsidTr="002F1D49">
        <w:trPr>
          <w:jc w:val="center"/>
        </w:trPr>
        <w:tc>
          <w:tcPr>
            <w:tcW w:w="500" w:type="pct"/>
            <w:vAlign w:val="center"/>
          </w:tcPr>
          <w:p w14:paraId="7664DCBB" w14:textId="77777777" w:rsidR="002F1D49" w:rsidRPr="00FA371A" w:rsidRDefault="002F1D49" w:rsidP="00512A7C">
            <w:pPr>
              <w:jc w:val="both"/>
              <w:rPr>
                <w:rFonts w:eastAsia="宋体" w:cs="宋体"/>
                <w:spacing w:val="0"/>
                <w:sz w:val="21"/>
                <w:szCs w:val="21"/>
                <w:lang w:eastAsia="zh-CN"/>
              </w:rPr>
            </w:pPr>
          </w:p>
        </w:tc>
        <w:tc>
          <w:tcPr>
            <w:tcW w:w="4000" w:type="pct"/>
            <w:vAlign w:val="center"/>
          </w:tcPr>
          <w:p w14:paraId="1674D8D0" w14:textId="0147F00B" w:rsidR="002F1D49" w:rsidRPr="00FA371A" w:rsidRDefault="00000000" w:rsidP="00512A7C">
            <w:pPr>
              <w:jc w:val="both"/>
              <w:rPr>
                <w:rFonts w:eastAsia="宋体" w:cs="宋体"/>
                <w:spacing w:val="0"/>
                <w:sz w:val="21"/>
                <w:szCs w:val="21"/>
                <w:lang w:eastAsia="zh-CN"/>
              </w:rPr>
            </w:pPr>
            <m:oMathPara>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y</m:t>
                    </m:r>
                  </m:e>
                  <m:sub>
                    <m:r>
                      <m:rPr>
                        <m:nor/>
                      </m:rPr>
                      <w:rPr>
                        <w:rFonts w:ascii="Cambria Math" w:eastAsia="宋体" w:hAnsi="Cambria Math" w:cs="宋体"/>
                        <w:spacing w:val="0"/>
                        <w:sz w:val="21"/>
                        <w:szCs w:val="21"/>
                        <w:lang w:eastAsia="zh-CN"/>
                      </w:rPr>
                      <m:t>TDM</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e>
                </m:d>
                <m:r>
                  <w:rPr>
                    <w:rFonts w:ascii="Cambria Math" w:eastAsia="宋体" w:hAnsi="Cambria Math" w:cs="宋体"/>
                    <w:spacing w:val="0"/>
                    <w:sz w:val="21"/>
                    <w:szCs w:val="21"/>
                    <w:lang w:eastAsia="zh-CN"/>
                  </w:rPr>
                  <m:t>=</m:t>
                </m:r>
                <m:nary>
                  <m:naryPr>
                    <m:ctrlPr>
                      <w:rPr>
                        <w:rFonts w:ascii="Cambria Math" w:eastAsia="宋体" w:hAnsi="Cambria Math" w:cs="宋体"/>
                        <w:spacing w:val="0"/>
                        <w:sz w:val="21"/>
                        <w:szCs w:val="21"/>
                        <w:lang w:eastAsia="zh-CN"/>
                      </w:rPr>
                    </m:ctrlPr>
                  </m:naryPr>
                  <m:sub>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λ</m:t>
                        </m:r>
                      </m:e>
                      <m:sub>
                        <m:r>
                          <w:rPr>
                            <w:rFonts w:ascii="Cambria Math" w:eastAsia="宋体" w:hAnsi="Cambria Math" w:cs="宋体"/>
                            <w:spacing w:val="0"/>
                            <w:sz w:val="21"/>
                            <w:szCs w:val="21"/>
                            <w:lang w:eastAsia="zh-CN"/>
                          </w:rPr>
                          <m:t>1</m:t>
                        </m:r>
                      </m:sub>
                    </m:sSub>
                    <m:ctrlPr>
                      <w:rPr>
                        <w:rFonts w:ascii="Cambria Math" w:eastAsia="宋体" w:hAnsi="Cambria Math" w:cs="宋体"/>
                        <w:i/>
                        <w:spacing w:val="0"/>
                        <w:sz w:val="21"/>
                        <w:szCs w:val="21"/>
                        <w:lang w:eastAsia="zh-CN"/>
                      </w:rPr>
                    </m:ctrlPr>
                  </m:sub>
                  <m:sup>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λ</m:t>
                        </m:r>
                      </m:e>
                      <m:sub>
                        <m:r>
                          <w:rPr>
                            <w:rFonts w:ascii="Cambria Math" w:eastAsia="宋体" w:hAnsi="Cambria Math" w:cs="宋体"/>
                            <w:spacing w:val="0"/>
                            <w:sz w:val="21"/>
                            <w:szCs w:val="21"/>
                            <w:lang w:eastAsia="zh-CN"/>
                          </w:rPr>
                          <m:t>2</m:t>
                        </m:r>
                      </m:sub>
                    </m:sSub>
                    <m:ctrlPr>
                      <w:rPr>
                        <w:rFonts w:ascii="Cambria Math" w:eastAsia="宋体" w:hAnsi="Cambria Math" w:cs="宋体"/>
                        <w:i/>
                        <w:spacing w:val="0"/>
                        <w:sz w:val="21"/>
                        <w:szCs w:val="21"/>
                        <w:lang w:eastAsia="zh-CN"/>
                      </w:rPr>
                    </m:ctrlPr>
                  </m:sup>
                  <m:e>
                    <m:nary>
                      <m:naryPr>
                        <m:chr m:val="∑"/>
                        <m:ctrlPr>
                          <w:rPr>
                            <w:rFonts w:ascii="Cambria Math" w:eastAsia="宋体" w:hAnsi="Cambria Math" w:cs="宋体"/>
                            <w:spacing w:val="0"/>
                            <w:sz w:val="21"/>
                            <w:szCs w:val="21"/>
                            <w:lang w:eastAsia="zh-CN"/>
                          </w:rPr>
                        </m:ctrlPr>
                      </m:naryPr>
                      <m:sub>
                        <m:r>
                          <w:rPr>
                            <w:rFonts w:ascii="Cambria Math" w:eastAsia="宋体" w:hAnsi="Cambria Math" w:cs="宋体"/>
                            <w:spacing w:val="0"/>
                            <w:sz w:val="21"/>
                            <w:szCs w:val="21"/>
                            <w:lang w:eastAsia="zh-CN"/>
                          </w:rPr>
                          <m:t>k=1</m:t>
                        </m:r>
                        <m:ctrlPr>
                          <w:rPr>
                            <w:rFonts w:ascii="Cambria Math" w:eastAsia="宋体" w:hAnsi="Cambria Math" w:cs="宋体"/>
                            <w:i/>
                            <w:spacing w:val="0"/>
                            <w:sz w:val="21"/>
                            <w:szCs w:val="21"/>
                            <w:lang w:eastAsia="zh-CN"/>
                          </w:rPr>
                        </m:ctrlPr>
                      </m:sub>
                      <m:sup>
                        <m:r>
                          <w:rPr>
                            <w:rFonts w:ascii="Cambria Math" w:eastAsia="宋体" w:hAnsi="Cambria Math" w:cs="宋体"/>
                            <w:spacing w:val="0"/>
                            <w:sz w:val="21"/>
                            <w:szCs w:val="21"/>
                            <w:lang w:eastAsia="zh-CN"/>
                          </w:rPr>
                          <m:t>K</m:t>
                        </m:r>
                        <m:ctrlPr>
                          <w:rPr>
                            <w:rFonts w:ascii="Cambria Math" w:eastAsia="宋体" w:hAnsi="Cambria Math" w:cs="宋体"/>
                            <w:i/>
                            <w:spacing w:val="0"/>
                            <w:sz w:val="21"/>
                            <w:szCs w:val="21"/>
                            <w:lang w:eastAsia="zh-CN"/>
                          </w:rPr>
                        </m:ctrlPr>
                      </m:sup>
                      <m:e>
                        <m:d>
                          <m:dPr>
                            <m:begChr m:val="["/>
                            <m:endChr m:val="]"/>
                            <m:ctrlPr>
                              <w:rPr>
                                <w:rFonts w:ascii="Cambria Math" w:eastAsia="宋体" w:hAnsi="Cambria Math" w:cs="宋体"/>
                                <w:spacing w:val="0"/>
                                <w:sz w:val="21"/>
                                <w:szCs w:val="21"/>
                                <w:lang w:eastAsia="zh-CN"/>
                              </w:rPr>
                            </m:ctrlPr>
                          </m:dPr>
                          <m:e>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P</m:t>
                                </m:r>
                              </m:e>
                              <m:sub>
                                <m:r>
                                  <w:rPr>
                                    <w:rFonts w:ascii="Cambria Math" w:eastAsia="宋体" w:hAnsi="Cambria Math" w:cs="宋体"/>
                                    <w:spacing w:val="0"/>
                                    <w:sz w:val="21"/>
                                    <w:szCs w:val="21"/>
                                    <w:lang w:eastAsia="zh-CN"/>
                                  </w:rPr>
                                  <m:t>k</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λ</m:t>
                                </m:r>
                              </m:e>
                            </m:d>
                            <m:r>
                              <m:rPr>
                                <m:sty m:val="p"/>
                              </m:rPr>
                              <w:rPr>
                                <w:rFonts w:ascii="Cambria Math" w:eastAsia="宋体" w:hAnsi="Cambria Math" w:cs="宋体"/>
                                <w:spacing w:val="0"/>
                                <w:sz w:val="21"/>
                                <w:szCs w:val="21"/>
                                <w:lang w:eastAsia="zh-CN"/>
                              </w:rPr>
                              <m:t>⋅</m:t>
                            </m:r>
                            <m:r>
                              <m:rPr>
                                <m:nor/>
                              </m:rPr>
                              <w:rPr>
                                <w:rFonts w:ascii="Cambria Math" w:eastAsia="宋体" w:hAnsi="Cambria Math" w:cs="宋体"/>
                                <w:spacing w:val="0"/>
                                <w:sz w:val="21"/>
                                <w:szCs w:val="21"/>
                                <w:lang w:eastAsia="zh-CN"/>
                              </w:rPr>
                              <m:t>rect</m:t>
                            </m:r>
                            <m:d>
                              <m:dPr>
                                <m:ctrlPr>
                                  <w:rPr>
                                    <w:rFonts w:ascii="Cambria Math" w:eastAsia="宋体" w:hAnsi="Cambria Math" w:cs="宋体"/>
                                    <w:spacing w:val="0"/>
                                    <w:sz w:val="21"/>
                                    <w:szCs w:val="21"/>
                                    <w:lang w:eastAsia="zh-CN"/>
                                  </w:rPr>
                                </m:ctrlPr>
                              </m:dPr>
                              <m:e>
                                <m:f>
                                  <m:fPr>
                                    <m:ctrlPr>
                                      <w:rPr>
                                        <w:rFonts w:ascii="Cambria Math" w:eastAsia="宋体" w:hAnsi="Cambria Math" w:cs="宋体"/>
                                        <w:spacing w:val="0"/>
                                        <w:sz w:val="21"/>
                                        <w:szCs w:val="21"/>
                                        <w:lang w:eastAsia="zh-CN"/>
                                      </w:rPr>
                                    </m:ctrlPr>
                                  </m:fPr>
                                  <m:num>
                                    <m:r>
                                      <w:rPr>
                                        <w:rFonts w:ascii="Cambria Math" w:eastAsia="宋体" w:hAnsi="Cambria Math" w:cs="宋体"/>
                                        <w:spacing w:val="0"/>
                                        <w:sz w:val="21"/>
                                        <w:szCs w:val="21"/>
                                        <w:lang w:eastAsia="zh-CN"/>
                                      </w:rPr>
                                      <m:t>t-kτ</m:t>
                                    </m:r>
                                    <m:ctrlPr>
                                      <w:rPr>
                                        <w:rFonts w:ascii="Cambria Math" w:eastAsia="宋体" w:hAnsi="Cambria Math" w:cs="宋体"/>
                                        <w:i/>
                                        <w:spacing w:val="0"/>
                                        <w:sz w:val="21"/>
                                        <w:szCs w:val="21"/>
                                        <w:lang w:eastAsia="zh-CN"/>
                                      </w:rPr>
                                    </m:ctrlPr>
                                  </m:num>
                                  <m:den>
                                    <m:r>
                                      <w:rPr>
                                        <w:rFonts w:ascii="Cambria Math" w:eastAsia="宋体" w:hAnsi="Cambria Math" w:cs="宋体"/>
                                        <w:spacing w:val="0"/>
                                        <w:sz w:val="21"/>
                                        <w:szCs w:val="21"/>
                                        <w:lang w:eastAsia="zh-CN"/>
                                      </w:rPr>
                                      <m:t>τ</m:t>
                                    </m:r>
                                    <m:ctrlPr>
                                      <w:rPr>
                                        <w:rFonts w:ascii="Cambria Math" w:eastAsia="宋体" w:hAnsi="Cambria Math" w:cs="宋体"/>
                                        <w:i/>
                                        <w:spacing w:val="0"/>
                                        <w:sz w:val="21"/>
                                        <w:szCs w:val="21"/>
                                        <w:lang w:eastAsia="zh-CN"/>
                                      </w:rPr>
                                    </m:ctrlPr>
                                  </m:den>
                                </m:f>
                                <m:ctrlPr>
                                  <w:rPr>
                                    <w:rFonts w:ascii="Cambria Math" w:eastAsia="宋体" w:hAnsi="Cambria Math" w:cs="宋体"/>
                                    <w:i/>
                                    <w:spacing w:val="0"/>
                                    <w:sz w:val="21"/>
                                    <w:szCs w:val="21"/>
                                    <w:lang w:eastAsia="zh-CN"/>
                                  </w:rPr>
                                </m:ctrlPr>
                              </m:e>
                            </m:d>
                            <m:ctrlPr>
                              <w:rPr>
                                <w:rFonts w:ascii="Cambria Math" w:eastAsia="宋体" w:hAnsi="Cambria Math" w:cs="宋体"/>
                                <w:i/>
                                <w:spacing w:val="0"/>
                                <w:sz w:val="21"/>
                                <w:szCs w:val="21"/>
                                <w:lang w:eastAsia="zh-CN"/>
                              </w:rPr>
                            </m:ctrlPr>
                          </m:e>
                        </m:d>
                        <m:ctrlPr>
                          <w:rPr>
                            <w:rFonts w:ascii="Cambria Math" w:eastAsia="宋体" w:hAnsi="Cambria Math" w:cs="宋体"/>
                            <w:i/>
                            <w:spacing w:val="0"/>
                            <w:sz w:val="21"/>
                            <w:szCs w:val="21"/>
                            <w:lang w:eastAsia="zh-CN"/>
                          </w:rPr>
                        </m:ctrlPr>
                      </m:e>
                    </m:nary>
                    <m:ctrlPr>
                      <w:rPr>
                        <w:rFonts w:ascii="Cambria Math" w:eastAsia="宋体" w:hAnsi="Cambria Math" w:cs="宋体"/>
                        <w:i/>
                        <w:spacing w:val="0"/>
                        <w:sz w:val="21"/>
                        <w:szCs w:val="21"/>
                        <w:lang w:eastAsia="zh-CN"/>
                      </w:rPr>
                    </m:ctrlPr>
                  </m:e>
                </m:nary>
                <m:r>
                  <m:rPr>
                    <m:sty m:val="p"/>
                  </m:rPr>
                  <w:rPr>
                    <w:rFonts w:ascii="Cambria Math" w:eastAsia="宋体" w:hAnsi="Cambria Math" w:cs="宋体"/>
                    <w:spacing w:val="0"/>
                    <w:sz w:val="21"/>
                    <w:szCs w:val="21"/>
                    <w:lang w:eastAsia="zh-CN"/>
                  </w:rPr>
                  <m:t>⋅</m:t>
                </m:r>
                <m:r>
                  <w:rPr>
                    <w:rFonts w:ascii="Cambria Math" w:eastAsia="宋体" w:hAnsi="Cambria Math" w:cs="宋体"/>
                    <w:spacing w:val="0"/>
                    <w:sz w:val="21"/>
                    <w:szCs w:val="21"/>
                    <w:lang w:eastAsia="zh-CN"/>
                  </w:rPr>
                  <m:t>R</m:t>
                </m:r>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λ</m:t>
                    </m:r>
                  </m:e>
                </m:d>
                <m:r>
                  <w:rPr>
                    <w:rFonts w:ascii="Cambria Math" w:eastAsia="宋体" w:hAnsi="Cambria Math" w:cs="宋体"/>
                    <w:spacing w:val="0"/>
                    <w:sz w:val="21"/>
                    <w:szCs w:val="21"/>
                    <w:lang w:eastAsia="zh-CN"/>
                  </w:rPr>
                  <m:t>S</m:t>
                </m:r>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λ</m:t>
                    </m:r>
                  </m:e>
                </m:d>
                <m:r>
                  <m:rPr>
                    <m:sty m:val="p"/>
                  </m:rPr>
                  <w:rPr>
                    <w:rFonts w:ascii="Cambria Math" w:eastAsia="宋体" w:hAnsi="Cambria Math" w:cs="宋体"/>
                    <w:spacing w:val="0"/>
                    <w:sz w:val="21"/>
                    <w:szCs w:val="21"/>
                    <w:lang w:eastAsia="zh-CN"/>
                  </w:rPr>
                  <m:t>d</m:t>
                </m:r>
                <m:r>
                  <w:rPr>
                    <w:rFonts w:ascii="Cambria Math" w:eastAsia="宋体" w:hAnsi="Cambria Math" w:cs="宋体"/>
                    <w:spacing w:val="0"/>
                    <w:sz w:val="21"/>
                    <w:szCs w:val="21"/>
                    <w:lang w:eastAsia="zh-CN"/>
                  </w:rPr>
                  <m:t>λ+</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I</m:t>
                    </m:r>
                  </m:e>
                  <m:sub>
                    <m:r>
                      <m:rPr>
                        <m:nor/>
                      </m:rPr>
                      <w:rPr>
                        <w:rFonts w:ascii="Cambria Math" w:eastAsia="宋体" w:hAnsi="Cambria Math" w:cs="宋体"/>
                        <w:spacing w:val="0"/>
                        <w:sz w:val="21"/>
                        <w:szCs w:val="21"/>
                        <w:lang w:eastAsia="zh-CN"/>
                      </w:rPr>
                      <m:t>noise</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e>
                </m:d>
              </m:oMath>
            </m:oMathPara>
          </w:p>
        </w:tc>
        <w:tc>
          <w:tcPr>
            <w:tcW w:w="500" w:type="pct"/>
            <w:vAlign w:val="center"/>
          </w:tcPr>
          <w:p w14:paraId="1BAE662D" w14:textId="559B5570" w:rsidR="002F1D49" w:rsidRPr="00FA371A" w:rsidRDefault="002F1D49" w:rsidP="00512A7C">
            <w:pPr>
              <w:jc w:val="both"/>
              <w:rPr>
                <w:rFonts w:eastAsia="宋体" w:cs="宋体"/>
                <w:spacing w:val="0"/>
                <w:sz w:val="21"/>
                <w:szCs w:val="21"/>
                <w:lang w:eastAsia="zh-CN"/>
              </w:rPr>
            </w:pPr>
            <w:r w:rsidRPr="00FA371A">
              <w:rPr>
                <w:rFonts w:eastAsia="宋体" w:cs="宋体" w:hint="eastAsia"/>
                <w:spacing w:val="0"/>
                <w:sz w:val="21"/>
                <w:szCs w:val="21"/>
                <w:lang w:eastAsia="zh-CN"/>
              </w:rPr>
              <w:t>(</w:t>
            </w:r>
            <w:r w:rsidR="00E3549A" w:rsidRPr="00FA371A">
              <w:rPr>
                <w:sz w:val="21"/>
                <w:szCs w:val="21"/>
              </w:rPr>
              <w:fldChar w:fldCharType="begin"/>
            </w:r>
            <w:r w:rsidR="00E3549A" w:rsidRPr="00FA371A">
              <w:rPr>
                <w:sz w:val="21"/>
                <w:szCs w:val="21"/>
              </w:rPr>
              <w:instrText xml:space="preserve"> SEQ </w:instrText>
            </w:r>
            <w:r w:rsidR="00E3549A" w:rsidRPr="00FA371A">
              <w:rPr>
                <w:sz w:val="21"/>
                <w:szCs w:val="21"/>
              </w:rPr>
              <w:instrText>公式</w:instrText>
            </w:r>
            <w:r w:rsidR="00E3549A" w:rsidRPr="00FA371A">
              <w:rPr>
                <w:sz w:val="21"/>
                <w:szCs w:val="21"/>
              </w:rPr>
              <w:instrText xml:space="preserve"> \* ARABIC </w:instrText>
            </w:r>
            <w:r w:rsidR="00E3549A" w:rsidRPr="00FA371A">
              <w:rPr>
                <w:sz w:val="21"/>
                <w:szCs w:val="21"/>
              </w:rPr>
              <w:fldChar w:fldCharType="separate"/>
            </w:r>
            <w:r w:rsidR="00672EAB" w:rsidRPr="00FA371A">
              <w:rPr>
                <w:noProof/>
                <w:sz w:val="21"/>
                <w:szCs w:val="21"/>
              </w:rPr>
              <w:t>1</w:t>
            </w:r>
            <w:r w:rsidR="00E3549A" w:rsidRPr="00FA371A">
              <w:rPr>
                <w:sz w:val="21"/>
                <w:szCs w:val="21"/>
              </w:rPr>
              <w:fldChar w:fldCharType="end"/>
            </w:r>
            <w:r w:rsidRPr="00FA371A">
              <w:rPr>
                <w:rFonts w:eastAsia="宋体" w:cs="宋体" w:hint="eastAsia"/>
                <w:spacing w:val="0"/>
                <w:sz w:val="21"/>
                <w:szCs w:val="21"/>
                <w:lang w:eastAsia="zh-CN"/>
              </w:rPr>
              <w:t>)</w:t>
            </w:r>
          </w:p>
        </w:tc>
      </w:tr>
    </w:tbl>
    <w:p w14:paraId="0F40C5C4" w14:textId="5B84A037" w:rsidR="00001145" w:rsidRPr="00FA371A" w:rsidRDefault="008227DD" w:rsidP="00512A7C">
      <w:pPr>
        <w:jc w:val="both"/>
        <w:rPr>
          <w:rFonts w:eastAsia="宋体" w:cs="宋体"/>
          <w:spacing w:val="0"/>
          <w:sz w:val="21"/>
          <w:szCs w:val="21"/>
          <w:lang w:eastAsia="zh-CN"/>
        </w:rPr>
      </w:pPr>
      <w:r w:rsidRPr="00FA371A">
        <w:rPr>
          <w:rFonts w:eastAsia="宋体" w:cs="宋体" w:hint="eastAsia"/>
          <w:spacing w:val="0"/>
          <w:sz w:val="21"/>
          <w:szCs w:val="21"/>
          <w:lang w:eastAsia="zh-CN"/>
        </w:rPr>
        <w:t>wh</w:t>
      </w:r>
      <w:r w:rsidR="00001145" w:rsidRPr="00FA371A">
        <w:rPr>
          <w:rFonts w:eastAsia="宋体" w:cs="宋体"/>
          <w:spacing w:val="0"/>
          <w:sz w:val="21"/>
          <w:szCs w:val="21"/>
          <w:lang w:eastAsia="zh-CN"/>
        </w:rPr>
        <w:t xml:space="preserve">ere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P</m:t>
            </m:r>
          </m:e>
          <m:sub>
            <m:r>
              <w:rPr>
                <w:rFonts w:ascii="Cambria Math" w:eastAsia="宋体" w:hAnsi="Cambria Math" w:cs="宋体"/>
                <w:spacing w:val="0"/>
                <w:sz w:val="21"/>
                <w:szCs w:val="21"/>
                <w:lang w:eastAsia="zh-CN"/>
              </w:rPr>
              <m:t>k</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λ</m:t>
            </m:r>
          </m:e>
        </m:d>
      </m:oMath>
      <w:r w:rsidR="00001145" w:rsidRPr="00FA371A">
        <w:rPr>
          <w:rFonts w:eastAsia="宋体" w:cs="宋体"/>
          <w:spacing w:val="0"/>
          <w:sz w:val="21"/>
          <w:szCs w:val="21"/>
          <w:lang w:eastAsia="zh-CN"/>
        </w:rPr>
        <w:t xml:space="preserve"> denotes the spectral basis function of the </w:t>
      </w:r>
      <m:oMath>
        <m:r>
          <w:rPr>
            <w:rFonts w:ascii="Cambria Math" w:eastAsia="宋体" w:hAnsi="Cambria Math" w:cs="宋体"/>
            <w:spacing w:val="0"/>
            <w:sz w:val="21"/>
            <w:szCs w:val="21"/>
            <w:lang w:eastAsia="zh-CN"/>
          </w:rPr>
          <m:t>k</m:t>
        </m:r>
      </m:oMath>
      <w:r w:rsidR="00001145" w:rsidRPr="00FA371A">
        <w:rPr>
          <w:rFonts w:eastAsia="宋体" w:cs="宋体"/>
          <w:spacing w:val="0"/>
          <w:sz w:val="21"/>
          <w:szCs w:val="21"/>
          <w:lang w:eastAsia="zh-CN"/>
        </w:rPr>
        <w:t xml:space="preserve">-th channel </w:t>
      </w:r>
      <w:r w:rsidR="00C1161D">
        <w:rPr>
          <w:rFonts w:eastAsia="宋体" w:cs="宋体" w:hint="eastAsia"/>
          <w:spacing w:val="0"/>
          <w:sz w:val="21"/>
          <w:szCs w:val="21"/>
          <w:lang w:eastAsia="zh-CN"/>
        </w:rPr>
        <w:t>for the</w:t>
      </w:r>
      <w:r w:rsidR="006258D5">
        <w:rPr>
          <w:rFonts w:eastAsia="宋体" w:cs="宋体" w:hint="eastAsia"/>
          <w:spacing w:val="0"/>
          <w:sz w:val="21"/>
          <w:szCs w:val="21"/>
          <w:lang w:eastAsia="zh-CN"/>
        </w:rPr>
        <w:t xml:space="preserve"> spectr</w:t>
      </w:r>
      <w:r w:rsidR="00C1161D">
        <w:rPr>
          <w:rFonts w:eastAsia="宋体" w:cs="宋体" w:hint="eastAsia"/>
          <w:spacing w:val="0"/>
          <w:sz w:val="21"/>
          <w:szCs w:val="21"/>
          <w:lang w:eastAsia="zh-CN"/>
        </w:rPr>
        <w:t>al sensing system</w:t>
      </w:r>
      <w:r w:rsidR="00001145" w:rsidRPr="00FA371A">
        <w:rPr>
          <w:rFonts w:eastAsia="宋体" w:cs="宋体"/>
          <w:spacing w:val="0"/>
          <w:sz w:val="21"/>
          <w:szCs w:val="21"/>
          <w:lang w:eastAsia="zh-CN"/>
        </w:rPr>
        <w:t xml:space="preserve">. </w:t>
      </w:r>
      <m:oMath>
        <m:r>
          <m:rPr>
            <m:nor/>
          </m:rPr>
          <w:rPr>
            <w:rFonts w:ascii="Cambria Math" w:eastAsia="宋体" w:hAnsi="Cambria Math" w:cs="宋体"/>
            <w:spacing w:val="0"/>
            <w:sz w:val="21"/>
            <w:szCs w:val="21"/>
            <w:lang w:eastAsia="zh-CN"/>
          </w:rPr>
          <m:t>rect</m:t>
        </m:r>
        <m:d>
          <m:dPr>
            <m:ctrlPr>
              <w:rPr>
                <w:rFonts w:ascii="Cambria Math" w:eastAsia="宋体" w:hAnsi="Cambria Math" w:cs="宋体"/>
                <w:i/>
                <w:spacing w:val="0"/>
                <w:sz w:val="21"/>
                <w:szCs w:val="21"/>
                <w:lang w:eastAsia="zh-CN"/>
              </w:rPr>
            </m:ctrlPr>
          </m:dPr>
          <m:e>
            <m:r>
              <m:rPr>
                <m:sty m:val="p"/>
              </m:rPr>
              <w:rPr>
                <w:rFonts w:ascii="Cambria Math" w:eastAsia="宋体" w:hAnsi="Cambria Math" w:cs="宋体"/>
                <w:spacing w:val="0"/>
                <w:sz w:val="21"/>
                <w:szCs w:val="21"/>
                <w:lang w:eastAsia="zh-CN"/>
              </w:rPr>
              <m:t>⋅</m:t>
            </m:r>
          </m:e>
        </m:d>
      </m:oMath>
      <w:r w:rsidR="00001145" w:rsidRPr="00FA371A">
        <w:rPr>
          <w:rFonts w:eastAsia="宋体" w:cs="宋体"/>
          <w:spacing w:val="0"/>
          <w:sz w:val="21"/>
          <w:szCs w:val="21"/>
          <w:lang w:eastAsia="zh-CN"/>
        </w:rPr>
        <w:t xml:space="preserve"> represents the unit rectangular function, acting as a temporal gating operator that characterizes the serial scanning mechanism, where the </w:t>
      </w:r>
      <m:oMath>
        <m:r>
          <w:rPr>
            <w:rFonts w:ascii="Cambria Math" w:eastAsia="宋体" w:hAnsi="Cambria Math" w:cs="宋体"/>
            <w:spacing w:val="0"/>
            <w:sz w:val="21"/>
            <w:szCs w:val="21"/>
            <w:lang w:eastAsia="zh-CN"/>
          </w:rPr>
          <m:t>k</m:t>
        </m:r>
      </m:oMath>
      <w:r w:rsidR="00001145" w:rsidRPr="00FA371A">
        <w:rPr>
          <w:rFonts w:eastAsia="宋体" w:cs="宋体"/>
          <w:spacing w:val="0"/>
          <w:sz w:val="21"/>
          <w:szCs w:val="21"/>
          <w:lang w:eastAsia="zh-CN"/>
        </w:rPr>
        <w:t xml:space="preserve">-th channel is active solely during its specific integration time </w:t>
      </w:r>
      <m:oMath>
        <m:r>
          <w:rPr>
            <w:rFonts w:ascii="Cambria Math" w:eastAsia="宋体" w:hAnsi="Cambria Math" w:cs="宋体"/>
            <w:spacing w:val="0"/>
            <w:sz w:val="21"/>
            <w:szCs w:val="21"/>
            <w:lang w:eastAsia="zh-CN"/>
          </w:rPr>
          <m:t>τ</m:t>
        </m:r>
      </m:oMath>
      <w:r w:rsidR="00001145" w:rsidRPr="00FA371A">
        <w:rPr>
          <w:rFonts w:eastAsia="宋体" w:cs="宋体"/>
          <w:spacing w:val="0"/>
          <w:sz w:val="21"/>
          <w:szCs w:val="21"/>
          <w:lang w:eastAsia="zh-CN"/>
        </w:rPr>
        <w:t xml:space="preserve">. </w:t>
      </w:r>
      <m:oMath>
        <m:r>
          <w:rPr>
            <w:rFonts w:ascii="Cambria Math" w:eastAsia="宋体" w:hAnsi="Cambria Math" w:cs="宋体"/>
            <w:spacing w:val="0"/>
            <w:sz w:val="21"/>
            <w:szCs w:val="21"/>
            <w:lang w:eastAsia="zh-CN"/>
          </w:rPr>
          <m:t>R</m:t>
        </m:r>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λ</m:t>
            </m:r>
          </m:e>
        </m:d>
      </m:oMath>
      <w:r w:rsidR="00001145" w:rsidRPr="00FA371A">
        <w:rPr>
          <w:rFonts w:eastAsia="宋体" w:cs="宋体"/>
          <w:spacing w:val="0"/>
          <w:sz w:val="21"/>
          <w:szCs w:val="21"/>
          <w:lang w:eastAsia="zh-CN"/>
        </w:rPr>
        <w:t xml:space="preserve"> represents the reflectance or transmittance spectrum of the target, </w:t>
      </w:r>
      <m:oMath>
        <m:r>
          <w:rPr>
            <w:rFonts w:ascii="Cambria Math" w:eastAsia="宋体" w:hAnsi="Cambria Math" w:cs="宋体"/>
            <w:spacing w:val="0"/>
            <w:sz w:val="21"/>
            <w:szCs w:val="21"/>
            <w:lang w:eastAsia="zh-CN"/>
          </w:rPr>
          <m:t>S</m:t>
        </m:r>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λ</m:t>
            </m:r>
          </m:e>
        </m:d>
      </m:oMath>
      <w:r w:rsidR="00001145" w:rsidRPr="00FA371A">
        <w:rPr>
          <w:rFonts w:eastAsia="宋体" w:cs="宋体"/>
          <w:spacing w:val="0"/>
          <w:sz w:val="21"/>
          <w:szCs w:val="21"/>
          <w:lang w:eastAsia="zh-CN"/>
        </w:rPr>
        <w:t xml:space="preserve"> </w:t>
      </w:r>
      <w:r w:rsidR="006A109F" w:rsidRPr="00FA371A">
        <w:rPr>
          <w:rFonts w:eastAsia="宋体" w:cs="宋体"/>
          <w:spacing w:val="0"/>
          <w:sz w:val="21"/>
          <w:szCs w:val="21"/>
          <w:lang w:eastAsia="zh-CN"/>
        </w:rPr>
        <w:t>denotes the detector's spectral responsivity, encompassing both photoelectric conversion efficiency and transimpedance gain</w:t>
      </w:r>
      <w:r w:rsidR="004343DC" w:rsidRPr="00FA371A">
        <w:rPr>
          <w:rFonts w:eastAsia="宋体" w:cs="宋体" w:hint="eastAsia"/>
          <w:spacing w:val="0"/>
          <w:sz w:val="21"/>
          <w:szCs w:val="21"/>
          <w:lang w:eastAsia="zh-CN"/>
        </w:rPr>
        <w:t>.</w:t>
      </w:r>
      <w:r w:rsidR="001D0FF1" w:rsidRPr="00FA371A">
        <w:rPr>
          <w:rFonts w:eastAsia="宋体" w:cs="宋体" w:hint="eastAsia"/>
          <w:spacing w:val="0"/>
          <w:sz w:val="21"/>
          <w:szCs w:val="21"/>
          <w:lang w:eastAsia="zh-CN"/>
        </w:rPr>
        <w:t xml:space="preserve"> </w:t>
      </w:r>
      <w:r w:rsidR="004343DC" w:rsidRPr="00FA371A">
        <w:rPr>
          <w:rFonts w:eastAsia="宋体" w:cs="宋体" w:hint="eastAsia"/>
          <w:spacing w:val="0"/>
          <w:sz w:val="21"/>
          <w:szCs w:val="21"/>
          <w:lang w:eastAsia="zh-CN"/>
        </w:rPr>
        <w:t>A</w:t>
      </w:r>
      <w:r w:rsidR="00001145" w:rsidRPr="00FA371A">
        <w:rPr>
          <w:rFonts w:eastAsia="宋体" w:cs="宋体"/>
          <w:spacing w:val="0"/>
          <w:sz w:val="21"/>
          <w:szCs w:val="21"/>
          <w:lang w:eastAsia="zh-CN"/>
        </w:rPr>
        <w:t xml:space="preserve">nd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I</m:t>
            </m:r>
          </m:e>
          <m:sub>
            <m:r>
              <m:rPr>
                <m:nor/>
              </m:rPr>
              <w:rPr>
                <w:rFonts w:ascii="Cambria Math" w:eastAsia="宋体" w:hAnsi="Cambria Math" w:cs="宋体"/>
                <w:spacing w:val="0"/>
                <w:sz w:val="21"/>
                <w:szCs w:val="21"/>
                <w:lang w:eastAsia="zh-CN"/>
              </w:rPr>
              <m:t>noise</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e>
        </m:d>
      </m:oMath>
      <w:r w:rsidR="00001145" w:rsidRPr="00FA371A">
        <w:rPr>
          <w:rFonts w:eastAsia="宋体" w:cs="宋体"/>
          <w:spacing w:val="0"/>
          <w:sz w:val="21"/>
          <w:szCs w:val="21"/>
          <w:lang w:eastAsia="zh-CN"/>
        </w:rPr>
        <w:t xml:space="preserve"> denotes the ambient light noise. </w:t>
      </w:r>
    </w:p>
    <w:tbl>
      <w:tblPr>
        <w:tblStyle w:val="af0"/>
        <w:tblpPr w:leftFromText="181" w:rightFromText="181" w:tblpYSpec="top"/>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D13B3D" w:rsidRPr="00FA371A" w14:paraId="1DCEDB05" w14:textId="77777777">
        <w:tc>
          <w:tcPr>
            <w:tcW w:w="8306" w:type="dxa"/>
          </w:tcPr>
          <w:p w14:paraId="15489D7F" w14:textId="0D4DB3B9" w:rsidR="00D13B3D" w:rsidRPr="00FA371A" w:rsidRDefault="00BF3C69" w:rsidP="00D13B3D">
            <w:pPr>
              <w:jc w:val="center"/>
              <w:rPr>
                <w:rFonts w:eastAsia="宋体" w:cs="宋体"/>
                <w:spacing w:val="0"/>
                <w:sz w:val="21"/>
                <w:szCs w:val="21"/>
                <w:lang w:eastAsia="zh-CN"/>
              </w:rPr>
            </w:pPr>
            <w:ins w:id="12" w:author="yj zeng" w:date="2026-02-02T16:20:00Z" w16du:dateUtc="2026-02-02T08:20:00Z">
              <w:r>
                <w:rPr>
                  <w:noProof/>
                  <w:sz w:val="21"/>
                  <w:szCs w:val="21"/>
                </w:rPr>
                <w:lastRenderedPageBreak/>
                <w:drawing>
                  <wp:inline distT="0" distB="0" distL="0" distR="0" wp14:anchorId="78F472EE" wp14:editId="5CD7D521">
                    <wp:extent cx="5256000" cy="1898685"/>
                    <wp:effectExtent l="0" t="0" r="1905" b="0"/>
                    <wp:docPr id="572249403" name="图形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249403" name="图形 572249403"/>
                            <pic:cNvPicPr/>
                          </pic:nvPicPr>
                          <pic:blipFill>
                            <a:blip r:embed="rId11">
                              <a:extLst>
                                <a:ext uri="{96DAC541-7B7A-43D3-8B79-37D633B846F1}">
                                  <asvg:svgBlip xmlns:asvg="http://schemas.microsoft.com/office/drawing/2016/SVG/main" r:embed="rId12"/>
                                </a:ext>
                              </a:extLst>
                            </a:blip>
                            <a:stretch>
                              <a:fillRect/>
                            </a:stretch>
                          </pic:blipFill>
                          <pic:spPr>
                            <a:xfrm>
                              <a:off x="0" y="0"/>
                              <a:ext cx="5256000" cy="1898685"/>
                            </a:xfrm>
                            <a:prstGeom prst="rect">
                              <a:avLst/>
                            </a:prstGeom>
                          </pic:spPr>
                        </pic:pic>
                      </a:graphicData>
                    </a:graphic>
                  </wp:inline>
                </w:drawing>
              </w:r>
            </w:ins>
            <w:commentRangeStart w:id="13"/>
            <w:commentRangeStart w:id="14"/>
            <w:commentRangeStart w:id="15"/>
            <w:del w:id="16" w:author="yj zeng" w:date="2026-02-02T15:42:00Z" w16du:dateUtc="2026-02-02T07:42:00Z">
              <w:r w:rsidR="00D13B3D" w:rsidRPr="00FA371A" w:rsidDel="006C2C6C">
                <w:rPr>
                  <w:noProof/>
                  <w:sz w:val="21"/>
                  <w:szCs w:val="21"/>
                </w:rPr>
                <w:drawing>
                  <wp:inline distT="0" distB="0" distL="0" distR="0" wp14:anchorId="57F9BDFC" wp14:editId="34694DD3">
                    <wp:extent cx="3596185" cy="2483892"/>
                    <wp:effectExtent l="0" t="0" r="4445" b="0"/>
                    <wp:docPr id="36" name="图片 3"/>
                    <wp:cNvGraphicFramePr/>
                    <a:graphic xmlns:a="http://schemas.openxmlformats.org/drawingml/2006/main">
                      <a:graphicData uri="http://schemas.openxmlformats.org/drawingml/2006/picture">
                        <pic:pic xmlns:pic="http://schemas.openxmlformats.org/drawingml/2006/picture">
                          <pic:nvPicPr>
                            <pic:cNvPr id="36" name="图片 3"/>
                            <pic:cNvPicPr/>
                          </pic:nvPicPr>
                          <pic:blipFill>
                            <a:blip r:embed="rId13">
                              <a:extLst>
                                <a:ext uri="{28A0092B-C50C-407E-A947-70E740481C1C}">
                                  <a14:useLocalDpi xmlns:a14="http://schemas.microsoft.com/office/drawing/2010/main" val="0"/>
                                </a:ext>
                              </a:extLst>
                            </a:blip>
                            <a:srcRect l="3391" t="12509" r="32873" b="4599"/>
                            <a:stretch>
                              <a:fillRect/>
                            </a:stretch>
                          </pic:blipFill>
                          <pic:spPr>
                            <a:xfrm>
                              <a:off x="0" y="0"/>
                              <a:ext cx="3597607" cy="2484874"/>
                            </a:xfrm>
                            <a:prstGeom prst="rect">
                              <a:avLst/>
                            </a:prstGeom>
                            <a:noFill/>
                            <a:ln>
                              <a:noFill/>
                            </a:ln>
                          </pic:spPr>
                        </pic:pic>
                      </a:graphicData>
                    </a:graphic>
                  </wp:inline>
                </w:drawing>
              </w:r>
              <w:commentRangeEnd w:id="13"/>
              <w:r w:rsidR="00FA371A" w:rsidRPr="00FA371A" w:rsidDel="006C2C6C">
                <w:rPr>
                  <w:rStyle w:val="ab"/>
                  <w:rFonts w:eastAsia="宋体" w:cs="宋体"/>
                  <w:spacing w:val="0"/>
                  <w:lang w:eastAsia="zh-CN"/>
                </w:rPr>
                <w:commentReference w:id="13"/>
              </w:r>
              <w:commentRangeEnd w:id="14"/>
              <w:r w:rsidR="00D8752D" w:rsidRPr="00FA371A" w:rsidDel="006C2C6C">
                <w:rPr>
                  <w:rStyle w:val="ab"/>
                  <w:rFonts w:eastAsia="宋体" w:cs="宋体"/>
                  <w:spacing w:val="0"/>
                  <w:lang w:eastAsia="zh-CN"/>
                </w:rPr>
                <w:commentReference w:id="14"/>
              </w:r>
              <w:commentRangeEnd w:id="15"/>
              <w:r w:rsidR="006258D5" w:rsidRPr="00FA371A" w:rsidDel="006C2C6C">
                <w:rPr>
                  <w:rStyle w:val="ab"/>
                  <w:rFonts w:eastAsia="宋体" w:cs="宋体"/>
                  <w:spacing w:val="0"/>
                  <w:lang w:eastAsia="zh-CN"/>
                </w:rPr>
                <w:commentReference w:id="15"/>
              </w:r>
            </w:del>
          </w:p>
        </w:tc>
      </w:tr>
      <w:tr w:rsidR="00D13B3D" w:rsidRPr="00FA371A" w14:paraId="72B58273" w14:textId="77777777">
        <w:tc>
          <w:tcPr>
            <w:tcW w:w="8306" w:type="dxa"/>
          </w:tcPr>
          <w:p w14:paraId="23B5060A" w14:textId="143F318B" w:rsidR="00D13B3D" w:rsidRPr="004B0C8E" w:rsidRDefault="00D13B3D" w:rsidP="00D13B3D">
            <w:pPr>
              <w:pStyle w:val="a8"/>
              <w:jc w:val="center"/>
              <w:rPr>
                <w:rFonts w:ascii="Times New Roman" w:hAnsi="Times New Roman" w:cs="Times New Roman"/>
                <w:b/>
                <w:bCs/>
                <w:sz w:val="21"/>
                <w:szCs w:val="21"/>
                <w:lang w:eastAsia="zh-CN"/>
                <w:rPrChange w:id="17" w:author="yj zeng" w:date="2026-02-02T16:30:00Z" w16du:dateUtc="2026-02-02T08:30:00Z">
                  <w:rPr>
                    <w:rFonts w:ascii="Times New Roman" w:hAnsi="Times New Roman" w:cs="Times New Roman"/>
                    <w:sz w:val="21"/>
                    <w:szCs w:val="21"/>
                    <w:lang w:eastAsia="zh-CN"/>
                  </w:rPr>
                </w:rPrChange>
              </w:rPr>
            </w:pPr>
            <w:r w:rsidRPr="004B0C8E">
              <w:rPr>
                <w:rFonts w:ascii="Times New Roman" w:hAnsi="Times New Roman" w:cs="Times New Roman"/>
                <w:b/>
                <w:bCs/>
                <w:sz w:val="21"/>
                <w:szCs w:val="21"/>
                <w:rPrChange w:id="18" w:author="yj zeng" w:date="2026-02-02T16:30:00Z" w16du:dateUtc="2026-02-02T08:30:00Z">
                  <w:rPr>
                    <w:rFonts w:ascii="Times New Roman" w:hAnsi="Times New Roman" w:cs="Times New Roman"/>
                    <w:sz w:val="21"/>
                    <w:szCs w:val="21"/>
                  </w:rPr>
                </w:rPrChange>
              </w:rPr>
              <w:t xml:space="preserve">Figure </w:t>
            </w:r>
            <w:r w:rsidRPr="004B0C8E">
              <w:rPr>
                <w:rFonts w:ascii="Times New Roman" w:hAnsi="Times New Roman" w:cs="Times New Roman"/>
                <w:b/>
                <w:bCs/>
                <w:sz w:val="21"/>
                <w:szCs w:val="21"/>
                <w:rPrChange w:id="19" w:author="yj zeng" w:date="2026-02-02T16:30:00Z" w16du:dateUtc="2026-02-02T08:30:00Z">
                  <w:rPr>
                    <w:rFonts w:ascii="Times New Roman" w:hAnsi="Times New Roman" w:cs="Times New Roman"/>
                    <w:sz w:val="21"/>
                    <w:szCs w:val="21"/>
                  </w:rPr>
                </w:rPrChange>
              </w:rPr>
              <w:fldChar w:fldCharType="begin"/>
            </w:r>
            <w:r w:rsidRPr="004B0C8E">
              <w:rPr>
                <w:rFonts w:ascii="Times New Roman" w:hAnsi="Times New Roman" w:cs="Times New Roman"/>
                <w:b/>
                <w:bCs/>
                <w:sz w:val="21"/>
                <w:szCs w:val="21"/>
                <w:rPrChange w:id="20" w:author="yj zeng" w:date="2026-02-02T16:30:00Z" w16du:dateUtc="2026-02-02T08:30:00Z">
                  <w:rPr>
                    <w:rFonts w:ascii="Times New Roman" w:hAnsi="Times New Roman" w:cs="Times New Roman"/>
                    <w:sz w:val="21"/>
                    <w:szCs w:val="21"/>
                  </w:rPr>
                </w:rPrChange>
              </w:rPr>
              <w:instrText xml:space="preserve"> SEQ Figure \* ARABIC </w:instrText>
            </w:r>
            <w:r w:rsidRPr="004B0C8E">
              <w:rPr>
                <w:rFonts w:ascii="Times New Roman" w:hAnsi="Times New Roman" w:cs="Times New Roman"/>
                <w:b/>
                <w:bCs/>
                <w:sz w:val="21"/>
                <w:szCs w:val="21"/>
                <w:rPrChange w:id="21" w:author="yj zeng" w:date="2026-02-02T16:30:00Z" w16du:dateUtc="2026-02-02T08:30:00Z">
                  <w:rPr>
                    <w:rFonts w:ascii="Times New Roman" w:hAnsi="Times New Roman" w:cs="Times New Roman"/>
                    <w:sz w:val="21"/>
                    <w:szCs w:val="21"/>
                  </w:rPr>
                </w:rPrChange>
              </w:rPr>
              <w:fldChar w:fldCharType="separate"/>
            </w:r>
            <w:r w:rsidR="00672EAB" w:rsidRPr="004B0C8E">
              <w:rPr>
                <w:rFonts w:ascii="Times New Roman" w:hAnsi="Times New Roman" w:cs="Times New Roman"/>
                <w:b/>
                <w:bCs/>
                <w:noProof/>
                <w:sz w:val="21"/>
                <w:szCs w:val="21"/>
                <w:rPrChange w:id="22" w:author="yj zeng" w:date="2026-02-02T16:30:00Z" w16du:dateUtc="2026-02-02T08:30:00Z">
                  <w:rPr>
                    <w:rFonts w:ascii="Times New Roman" w:hAnsi="Times New Roman" w:cs="Times New Roman"/>
                    <w:noProof/>
                    <w:sz w:val="21"/>
                    <w:szCs w:val="21"/>
                  </w:rPr>
                </w:rPrChange>
              </w:rPr>
              <w:t>1</w:t>
            </w:r>
            <w:r w:rsidRPr="004B0C8E">
              <w:rPr>
                <w:rFonts w:ascii="Times New Roman" w:hAnsi="Times New Roman" w:cs="Times New Roman"/>
                <w:b/>
                <w:bCs/>
                <w:sz w:val="21"/>
                <w:szCs w:val="21"/>
                <w:rPrChange w:id="23" w:author="yj zeng" w:date="2026-02-02T16:30:00Z" w16du:dateUtc="2026-02-02T08:30:00Z">
                  <w:rPr>
                    <w:rFonts w:ascii="Times New Roman" w:hAnsi="Times New Roman" w:cs="Times New Roman"/>
                    <w:sz w:val="21"/>
                    <w:szCs w:val="21"/>
                  </w:rPr>
                </w:rPrChange>
              </w:rPr>
              <w:fldChar w:fldCharType="end"/>
            </w:r>
            <w:r w:rsidRPr="004B0C8E">
              <w:rPr>
                <w:rFonts w:ascii="Times New Roman" w:hAnsi="Times New Roman" w:cs="Times New Roman"/>
                <w:b/>
                <w:bCs/>
                <w:sz w:val="21"/>
                <w:szCs w:val="21"/>
                <w:lang w:eastAsia="zh-CN"/>
                <w:rPrChange w:id="24" w:author="yj zeng" w:date="2026-02-02T16:30:00Z" w16du:dateUtc="2026-02-02T08:30:00Z">
                  <w:rPr>
                    <w:rFonts w:ascii="Times New Roman" w:hAnsi="Times New Roman" w:cs="Times New Roman"/>
                    <w:sz w:val="21"/>
                    <w:szCs w:val="21"/>
                    <w:lang w:eastAsia="zh-CN"/>
                  </w:rPr>
                </w:rPrChange>
              </w:rPr>
              <w:t>. O</w:t>
            </w:r>
            <w:del w:id="25" w:author="yj zeng" w:date="2026-02-01T14:22:00Z" w16du:dateUtc="2026-02-01T06:22:00Z">
              <w:r w:rsidRPr="004B0C8E" w:rsidDel="007C2DF3">
                <w:rPr>
                  <w:rFonts w:ascii="Times New Roman" w:hAnsi="Times New Roman" w:cs="Times New Roman"/>
                  <w:b/>
                  <w:bCs/>
                  <w:sz w:val="21"/>
                  <w:szCs w:val="21"/>
                  <w:lang w:eastAsia="zh-CN"/>
                  <w:rPrChange w:id="26" w:author="yj zeng" w:date="2026-02-02T16:30:00Z" w16du:dateUtc="2026-02-02T08:30:00Z">
                    <w:rPr>
                      <w:rFonts w:ascii="Times New Roman" w:hAnsi="Times New Roman" w:cs="Times New Roman"/>
                      <w:sz w:val="21"/>
                      <w:szCs w:val="21"/>
                      <w:lang w:eastAsia="zh-CN"/>
                    </w:rPr>
                  </w:rPrChange>
                </w:rPr>
                <w:delText>T</w:delText>
              </w:r>
            </w:del>
            <w:r w:rsidRPr="004B0C8E">
              <w:rPr>
                <w:rFonts w:ascii="Times New Roman" w:hAnsi="Times New Roman" w:cs="Times New Roman"/>
                <w:b/>
                <w:bCs/>
                <w:sz w:val="21"/>
                <w:szCs w:val="21"/>
                <w:lang w:eastAsia="zh-CN"/>
                <w:rPrChange w:id="27" w:author="yj zeng" w:date="2026-02-02T16:30:00Z" w16du:dateUtc="2026-02-02T08:30:00Z">
                  <w:rPr>
                    <w:rFonts w:ascii="Times New Roman" w:hAnsi="Times New Roman" w:cs="Times New Roman"/>
                    <w:sz w:val="21"/>
                    <w:szCs w:val="21"/>
                    <w:lang w:eastAsia="zh-CN"/>
                  </w:rPr>
                </w:rPrChange>
              </w:rPr>
              <w:t>FE schematic diagram.</w:t>
            </w:r>
          </w:p>
        </w:tc>
      </w:tr>
    </w:tbl>
    <w:p w14:paraId="38B866B2" w14:textId="34E42787" w:rsidR="00D13B3D" w:rsidRPr="00FA371A" w:rsidDel="00AB7595" w:rsidRDefault="00D13B3D" w:rsidP="00512A7C">
      <w:pPr>
        <w:jc w:val="both"/>
        <w:rPr>
          <w:del w:id="28" w:author="yj zeng" w:date="2026-02-02T16:23:00Z" w16du:dateUtc="2026-02-02T08:23:00Z"/>
          <w:rFonts w:eastAsia="宋体" w:cs="宋体"/>
          <w:spacing w:val="0"/>
          <w:sz w:val="21"/>
          <w:szCs w:val="21"/>
          <w:lang w:eastAsia="zh-CN"/>
        </w:rPr>
      </w:pPr>
    </w:p>
    <w:p w14:paraId="53498E34" w14:textId="6B3CA7E8" w:rsidR="00474982" w:rsidRPr="00FA371A" w:rsidRDefault="006258D5">
      <w:pPr>
        <w:ind w:firstLine="420"/>
        <w:jc w:val="both"/>
        <w:rPr>
          <w:rFonts w:eastAsia="宋体" w:cs="宋体"/>
          <w:spacing w:val="0"/>
          <w:sz w:val="21"/>
          <w:szCs w:val="21"/>
          <w:lang w:eastAsia="zh-CN"/>
        </w:rPr>
        <w:pPrChange w:id="29" w:author="yj zeng" w:date="2026-02-02T16:23:00Z" w16du:dateUtc="2026-02-02T08:23:00Z">
          <w:pPr>
            <w:jc w:val="both"/>
          </w:pPr>
        </w:pPrChange>
      </w:pPr>
      <w:r>
        <w:rPr>
          <w:rFonts w:eastAsia="宋体" w:cs="宋体" w:hint="eastAsia"/>
          <w:spacing w:val="0"/>
          <w:sz w:val="21"/>
          <w:szCs w:val="21"/>
          <w:lang w:eastAsia="zh-CN"/>
        </w:rPr>
        <w:t xml:space="preserve">In </w:t>
      </w:r>
      <w:r w:rsidRPr="00FA371A">
        <w:rPr>
          <w:rFonts w:eastAsia="宋体" w:cs="宋体" w:hint="eastAsia"/>
          <w:spacing w:val="0"/>
          <w:sz w:val="21"/>
          <w:szCs w:val="21"/>
          <w:lang w:eastAsia="zh-CN"/>
        </w:rPr>
        <w:t>o</w:t>
      </w:r>
      <w:r w:rsidRPr="00FA371A">
        <w:rPr>
          <w:rFonts w:eastAsia="宋体" w:cs="宋体"/>
          <w:spacing w:val="0"/>
          <w:sz w:val="21"/>
          <w:szCs w:val="21"/>
          <w:lang w:eastAsia="zh-CN"/>
        </w:rPr>
        <w:t xml:space="preserve">rthogonal </w:t>
      </w:r>
      <w:r w:rsidRPr="00FA371A">
        <w:rPr>
          <w:rFonts w:eastAsia="宋体" w:cs="宋体" w:hint="eastAsia"/>
          <w:spacing w:val="0"/>
          <w:sz w:val="21"/>
          <w:szCs w:val="21"/>
          <w:lang w:eastAsia="zh-CN"/>
        </w:rPr>
        <w:t>f</w:t>
      </w:r>
      <w:r w:rsidRPr="00FA371A">
        <w:rPr>
          <w:rFonts w:eastAsia="宋体" w:cs="宋体"/>
          <w:spacing w:val="0"/>
          <w:sz w:val="21"/>
          <w:szCs w:val="21"/>
          <w:lang w:eastAsia="zh-CN"/>
        </w:rPr>
        <w:t xml:space="preserve">requency </w:t>
      </w:r>
      <w:r w:rsidRPr="00FA371A">
        <w:rPr>
          <w:rFonts w:eastAsia="宋体" w:cs="宋体" w:hint="eastAsia"/>
          <w:spacing w:val="0"/>
          <w:sz w:val="21"/>
          <w:szCs w:val="21"/>
          <w:lang w:eastAsia="zh-CN"/>
        </w:rPr>
        <w:t>e</w:t>
      </w:r>
      <w:r w:rsidRPr="00FA371A">
        <w:rPr>
          <w:rFonts w:eastAsia="宋体" w:cs="宋体"/>
          <w:spacing w:val="0"/>
          <w:sz w:val="21"/>
          <w:szCs w:val="21"/>
          <w:lang w:eastAsia="zh-CN"/>
        </w:rPr>
        <w:t>ncoding</w:t>
      </w:r>
      <w:r>
        <w:rPr>
          <w:rFonts w:eastAsia="宋体" w:cs="宋体" w:hint="eastAsia"/>
          <w:spacing w:val="0"/>
          <w:sz w:val="21"/>
          <w:szCs w:val="21"/>
          <w:lang w:eastAsia="zh-CN"/>
        </w:rPr>
        <w:t xml:space="preserve"> scheme</w:t>
      </w:r>
      <w:r w:rsidR="001F103E" w:rsidRPr="00FA371A">
        <w:rPr>
          <w:rFonts w:eastAsia="宋体" w:cs="宋体"/>
          <w:spacing w:val="0"/>
          <w:sz w:val="21"/>
          <w:szCs w:val="21"/>
          <w:lang w:eastAsia="zh-CN"/>
        </w:rPr>
        <w:t xml:space="preserve">, we substitute the </w:t>
      </w:r>
      <w:r w:rsidR="00C76DBC" w:rsidRPr="00FA371A">
        <w:rPr>
          <w:rFonts w:eastAsia="宋体" w:cs="宋体"/>
          <w:spacing w:val="0"/>
          <w:sz w:val="21"/>
          <w:szCs w:val="21"/>
          <w:lang w:eastAsia="zh-CN"/>
        </w:rPr>
        <w:t xml:space="preserve">binary </w:t>
      </w:r>
      <w:r w:rsidR="001F103E" w:rsidRPr="00FA371A">
        <w:rPr>
          <w:rFonts w:eastAsia="宋体" w:cs="宋体"/>
          <w:spacing w:val="0"/>
          <w:sz w:val="21"/>
          <w:szCs w:val="21"/>
          <w:lang w:eastAsia="zh-CN"/>
        </w:rPr>
        <w:t xml:space="preserve">temporal gating operator </w:t>
      </w:r>
      <m:oMath>
        <m:r>
          <m:rPr>
            <m:nor/>
          </m:rPr>
          <w:rPr>
            <w:rFonts w:ascii="Cambria Math" w:eastAsia="宋体" w:hAnsi="Cambria Math" w:cs="宋体"/>
            <w:spacing w:val="0"/>
            <w:sz w:val="21"/>
            <w:szCs w:val="21"/>
            <w:lang w:eastAsia="zh-CN"/>
          </w:rPr>
          <m:t>rect</m:t>
        </m:r>
        <m:d>
          <m:dPr>
            <m:ctrlPr>
              <w:rPr>
                <w:rFonts w:ascii="Cambria Math" w:eastAsia="宋体" w:hAnsi="Cambria Math" w:cs="宋体"/>
                <w:i/>
                <w:spacing w:val="0"/>
                <w:sz w:val="21"/>
                <w:szCs w:val="21"/>
                <w:lang w:eastAsia="zh-CN"/>
              </w:rPr>
            </m:ctrlPr>
          </m:dPr>
          <m:e>
            <m:r>
              <m:rPr>
                <m:sty m:val="p"/>
              </m:rPr>
              <w:rPr>
                <w:rFonts w:ascii="Cambria Math" w:eastAsia="宋体" w:hAnsi="Cambria Math" w:cs="宋体"/>
                <w:spacing w:val="0"/>
                <w:sz w:val="21"/>
                <w:szCs w:val="21"/>
                <w:lang w:eastAsia="zh-CN"/>
              </w:rPr>
              <m:t>⋅</m:t>
            </m:r>
          </m:e>
        </m:d>
      </m:oMath>
      <w:r w:rsidR="001F103E" w:rsidRPr="00FA371A">
        <w:rPr>
          <w:rFonts w:eastAsia="宋体" w:cs="宋体"/>
          <w:spacing w:val="0"/>
          <w:sz w:val="21"/>
          <w:szCs w:val="21"/>
          <w:lang w:eastAsia="zh-CN"/>
        </w:rPr>
        <w:t xml:space="preserve"> with a modulation kernel</w:t>
      </w:r>
      <w:r w:rsidR="00474982" w:rsidRPr="00FA371A">
        <w:rPr>
          <w:rFonts w:eastAsia="宋体" w:cs="宋体"/>
          <w:spacing w:val="0"/>
          <w:sz w:val="21"/>
          <w:szCs w:val="21"/>
          <w:lang w:eastAsia="zh-CN"/>
        </w:rPr>
        <w:t xml:space="preserve">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m</m:t>
            </m:r>
          </m:e>
          <m:sub>
            <m:r>
              <w:rPr>
                <w:rFonts w:ascii="Cambria Math" w:eastAsia="宋体" w:hAnsi="Cambria Math" w:cs="宋体"/>
                <w:spacing w:val="0"/>
                <w:sz w:val="21"/>
                <w:szCs w:val="21"/>
                <w:lang w:eastAsia="zh-CN"/>
              </w:rPr>
              <m:t>k</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w:rPr>
                    <w:rFonts w:ascii="Cambria Math" w:eastAsia="宋体" w:hAnsi="Cambria Math" w:cs="宋体"/>
                    <w:spacing w:val="0"/>
                    <w:sz w:val="21"/>
                    <w:szCs w:val="21"/>
                    <w:lang w:eastAsia="zh-CN"/>
                  </w:rPr>
                  <m:t>k</m:t>
                </m:r>
              </m:sub>
            </m:sSub>
          </m:e>
        </m:d>
      </m:oMath>
      <w:r w:rsidR="001F103E" w:rsidRPr="00FA371A">
        <w:rPr>
          <w:rFonts w:eastAsia="宋体" w:cs="宋体" w:hint="eastAsia"/>
          <w:spacing w:val="0"/>
          <w:sz w:val="21"/>
          <w:szCs w:val="21"/>
          <w:lang w:eastAsia="zh-CN"/>
        </w:rPr>
        <w:t xml:space="preserve"> </w:t>
      </w:r>
      <w:r w:rsidR="001F103E" w:rsidRPr="00FA371A">
        <w:rPr>
          <w:rFonts w:eastAsia="宋体" w:cs="宋体"/>
          <w:spacing w:val="0"/>
          <w:sz w:val="21"/>
          <w:szCs w:val="21"/>
          <w:lang w:eastAsia="zh-CN"/>
        </w:rPr>
        <w:t>uniquely assigned to that channel</w:t>
      </w:r>
      <w:r w:rsidR="00474982" w:rsidRPr="00FA371A">
        <w:rPr>
          <w:rFonts w:eastAsia="宋体" w:cs="宋体"/>
          <w:spacing w:val="0"/>
          <w:sz w:val="21"/>
          <w:szCs w:val="21"/>
          <w:lang w:eastAsia="zh-CN"/>
        </w:rPr>
        <w:t xml:space="preserve">. This substitution eliminates the requirement for sequential time slots, allowing all channels to operate in parallel. </w:t>
      </w:r>
      <w:r w:rsidR="001F103E" w:rsidRPr="00FA371A">
        <w:rPr>
          <w:rFonts w:eastAsia="宋体" w:cs="宋体"/>
          <w:spacing w:val="0"/>
          <w:sz w:val="21"/>
          <w:szCs w:val="21"/>
          <w:lang w:eastAsia="zh-CN"/>
        </w:rPr>
        <w:t>The modulation kernel for the</w:t>
      </w:r>
      <w:r w:rsidR="00474982" w:rsidRPr="00FA371A">
        <w:rPr>
          <w:rFonts w:eastAsia="宋体" w:cs="宋体"/>
          <w:spacing w:val="0"/>
          <w:sz w:val="21"/>
          <w:szCs w:val="21"/>
          <w:lang w:eastAsia="zh-CN"/>
        </w:rPr>
        <w:t xml:space="preserve"> </w:t>
      </w:r>
      <m:oMath>
        <m:r>
          <w:rPr>
            <w:rFonts w:ascii="Cambria Math" w:eastAsia="宋体" w:hAnsi="Cambria Math" w:cs="宋体"/>
            <w:spacing w:val="0"/>
            <w:sz w:val="21"/>
            <w:szCs w:val="21"/>
            <w:lang w:eastAsia="zh-CN"/>
          </w:rPr>
          <m:t>k</m:t>
        </m:r>
      </m:oMath>
      <w:r w:rsidR="00474982" w:rsidRPr="00FA371A">
        <w:rPr>
          <w:rFonts w:eastAsia="宋体" w:cs="宋体"/>
          <w:spacing w:val="0"/>
          <w:sz w:val="21"/>
          <w:szCs w:val="21"/>
          <w:lang w:eastAsia="zh-CN"/>
        </w:rPr>
        <w:t xml:space="preserve">-th channel </w:t>
      </w:r>
      <w:r w:rsidR="001F103E" w:rsidRPr="00FA371A">
        <w:rPr>
          <w:rFonts w:eastAsia="宋体" w:cs="宋体"/>
          <w:spacing w:val="0"/>
          <w:sz w:val="21"/>
          <w:szCs w:val="21"/>
          <w:lang w:eastAsia="zh-CN"/>
        </w:rPr>
        <w:t>is formulated as:</w:t>
      </w:r>
    </w:p>
    <w:tbl>
      <w:tblPr>
        <w:tblStyle w:val="af0"/>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
        <w:gridCol w:w="6645"/>
        <w:gridCol w:w="831"/>
      </w:tblGrid>
      <w:tr w:rsidR="002F1D49" w:rsidRPr="00FA371A" w14:paraId="672E54AF" w14:textId="77777777" w:rsidTr="002F1D49">
        <w:trPr>
          <w:jc w:val="center"/>
        </w:trPr>
        <w:tc>
          <w:tcPr>
            <w:tcW w:w="500" w:type="pct"/>
            <w:vAlign w:val="center"/>
          </w:tcPr>
          <w:p w14:paraId="3090D899" w14:textId="77777777" w:rsidR="002F1D49" w:rsidRPr="00FA371A" w:rsidRDefault="002F1D49" w:rsidP="00512A7C">
            <w:pPr>
              <w:jc w:val="both"/>
              <w:rPr>
                <w:rFonts w:eastAsia="宋体" w:cs="宋体"/>
                <w:spacing w:val="0"/>
                <w:sz w:val="21"/>
                <w:szCs w:val="21"/>
                <w:lang w:eastAsia="zh-CN"/>
              </w:rPr>
            </w:pPr>
          </w:p>
        </w:tc>
        <w:tc>
          <w:tcPr>
            <w:tcW w:w="4000" w:type="pct"/>
            <w:vAlign w:val="center"/>
          </w:tcPr>
          <w:p w14:paraId="3FD23B4D" w14:textId="28E5DA84" w:rsidR="002F1D49" w:rsidRPr="00FA371A" w:rsidRDefault="00000000" w:rsidP="00512A7C">
            <w:pPr>
              <w:jc w:val="both"/>
              <w:rPr>
                <w:rFonts w:eastAsia="宋体" w:cs="宋体"/>
                <w:spacing w:val="0"/>
                <w:sz w:val="21"/>
                <w:szCs w:val="21"/>
                <w:lang w:eastAsia="zh-CN"/>
              </w:rPr>
            </w:pPr>
            <m:oMathPara>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m</m:t>
                    </m:r>
                  </m:e>
                  <m:sub>
                    <m:r>
                      <w:rPr>
                        <w:rFonts w:ascii="Cambria Math" w:eastAsia="宋体" w:hAnsi="Cambria Math" w:cs="宋体"/>
                        <w:spacing w:val="0"/>
                        <w:sz w:val="21"/>
                        <w:szCs w:val="21"/>
                        <w:lang w:eastAsia="zh-CN"/>
                      </w:rPr>
                      <m:t>k</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w:rPr>
                            <w:rFonts w:ascii="Cambria Math" w:eastAsia="宋体" w:hAnsi="Cambria Math" w:cs="宋体"/>
                            <w:spacing w:val="0"/>
                            <w:sz w:val="21"/>
                            <w:szCs w:val="21"/>
                            <w:lang w:eastAsia="zh-CN"/>
                          </w:rPr>
                          <m:t>k</m:t>
                        </m:r>
                      </m:sub>
                    </m:sSub>
                  </m:e>
                </m:d>
                <m:r>
                  <w:rPr>
                    <w:rFonts w:ascii="Cambria Math" w:eastAsia="宋体" w:hAnsi="Cambria Math" w:cs="宋体"/>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a</m:t>
                    </m:r>
                  </m:e>
                  <m:sub>
                    <m:r>
                      <w:rPr>
                        <w:rFonts w:ascii="Cambria Math" w:eastAsia="宋体" w:hAnsi="Cambria Math" w:cs="宋体"/>
                        <w:spacing w:val="0"/>
                        <w:sz w:val="21"/>
                        <w:szCs w:val="21"/>
                        <w:lang w:eastAsia="zh-CN"/>
                      </w:rPr>
                      <m:t>k,0</m:t>
                    </m:r>
                  </m:sub>
                </m:sSub>
                <m:r>
                  <w:rPr>
                    <w:rFonts w:ascii="Cambria Math" w:eastAsia="宋体" w:hAnsi="Cambria Math" w:cs="宋体"/>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a</m:t>
                    </m:r>
                  </m:e>
                  <m:sub>
                    <m:r>
                      <w:rPr>
                        <w:rFonts w:ascii="Cambria Math" w:eastAsia="宋体" w:hAnsi="Cambria Math" w:cs="宋体"/>
                        <w:spacing w:val="0"/>
                        <w:sz w:val="21"/>
                        <w:szCs w:val="21"/>
                        <w:lang w:eastAsia="zh-CN"/>
                      </w:rPr>
                      <m:t>k,1</m:t>
                    </m:r>
                  </m:sub>
                </m:sSub>
                <m:func>
                  <m:funcPr>
                    <m:ctrlPr>
                      <w:rPr>
                        <w:rFonts w:ascii="Cambria Math" w:eastAsia="宋体" w:hAnsi="Cambria Math" w:cs="宋体"/>
                        <w:spacing w:val="0"/>
                        <w:sz w:val="21"/>
                        <w:szCs w:val="21"/>
                        <w:lang w:eastAsia="zh-CN"/>
                      </w:rPr>
                    </m:ctrlPr>
                  </m:funcPr>
                  <m:fName>
                    <m:r>
                      <m:rPr>
                        <m:sty m:val="p"/>
                      </m:rPr>
                      <w:rPr>
                        <w:rFonts w:ascii="Cambria Math" w:eastAsia="宋体" w:hAnsi="Cambria Math" w:cs="宋体"/>
                        <w:spacing w:val="0"/>
                        <w:sz w:val="21"/>
                        <w:szCs w:val="21"/>
                        <w:lang w:eastAsia="zh-CN"/>
                      </w:rPr>
                      <m:t>cos</m:t>
                    </m:r>
                    <m:ctrlPr>
                      <w:rPr>
                        <w:rFonts w:ascii="Cambria Math" w:eastAsia="宋体" w:hAnsi="Cambria Math" w:cs="宋体"/>
                        <w:i/>
                        <w:spacing w:val="0"/>
                        <w:sz w:val="21"/>
                        <w:szCs w:val="21"/>
                        <w:lang w:eastAsia="zh-CN"/>
                      </w:rPr>
                    </m:ctrlPr>
                  </m:fName>
                  <m:e>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2</m:t>
                        </m:r>
                        <m:r>
                          <m:rPr>
                            <m:sty m:val="p"/>
                          </m:rPr>
                          <w:rPr>
                            <w:rFonts w:ascii="Cambria Math" w:eastAsia="宋体" w:hAnsi="Cambria Math" w:cs="宋体"/>
                            <w:spacing w:val="0"/>
                            <w:sz w:val="21"/>
                            <w:szCs w:val="21"/>
                            <w:lang w:eastAsia="zh-CN"/>
                          </w:rPr>
                          <m:t>π</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w:rPr>
                                <w:rFonts w:ascii="Cambria Math" w:eastAsia="宋体" w:hAnsi="Cambria Math" w:cs="宋体"/>
                                <w:spacing w:val="0"/>
                                <w:sz w:val="21"/>
                                <w:szCs w:val="21"/>
                                <w:lang w:eastAsia="zh-CN"/>
                              </w:rPr>
                              <m:t>k</m:t>
                            </m:r>
                          </m:sub>
                        </m:sSub>
                        <m:r>
                          <w:rPr>
                            <w:rFonts w:ascii="Cambria Math" w:eastAsia="宋体" w:hAnsi="Cambria Math" w:cs="宋体"/>
                            <w:spacing w:val="0"/>
                            <w:sz w:val="21"/>
                            <w:szCs w:val="21"/>
                            <w:lang w:eastAsia="zh-CN"/>
                          </w:rPr>
                          <m:t>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φ</m:t>
                            </m:r>
                          </m:e>
                          <m:sub>
                            <m:r>
                              <w:rPr>
                                <w:rFonts w:ascii="Cambria Math" w:eastAsia="宋体" w:hAnsi="Cambria Math" w:cs="宋体"/>
                                <w:spacing w:val="0"/>
                                <w:sz w:val="21"/>
                                <w:szCs w:val="21"/>
                                <w:lang w:eastAsia="zh-CN"/>
                              </w:rPr>
                              <m:t>k</m:t>
                            </m:r>
                          </m:sub>
                        </m:sSub>
                      </m:e>
                    </m:d>
                  </m:e>
                </m:func>
              </m:oMath>
            </m:oMathPara>
          </w:p>
        </w:tc>
        <w:tc>
          <w:tcPr>
            <w:tcW w:w="500" w:type="pct"/>
            <w:vAlign w:val="center"/>
          </w:tcPr>
          <w:p w14:paraId="7F39CB04" w14:textId="4F3F808E" w:rsidR="002F1D49" w:rsidRPr="00FA371A" w:rsidRDefault="002F1D49" w:rsidP="00512A7C">
            <w:pPr>
              <w:jc w:val="both"/>
              <w:rPr>
                <w:rFonts w:eastAsia="宋体" w:cs="宋体"/>
                <w:spacing w:val="0"/>
                <w:sz w:val="21"/>
                <w:szCs w:val="21"/>
                <w:lang w:eastAsia="zh-CN"/>
              </w:rPr>
            </w:pPr>
            <w:r w:rsidRPr="00FA371A">
              <w:rPr>
                <w:rFonts w:eastAsia="宋体" w:cs="宋体" w:hint="eastAsia"/>
                <w:spacing w:val="0"/>
                <w:sz w:val="21"/>
                <w:szCs w:val="21"/>
                <w:lang w:eastAsia="zh-CN"/>
              </w:rPr>
              <w:t>(</w:t>
            </w:r>
            <w:r w:rsidR="00E3549A" w:rsidRPr="00FA371A">
              <w:rPr>
                <w:sz w:val="21"/>
                <w:szCs w:val="21"/>
              </w:rPr>
              <w:fldChar w:fldCharType="begin"/>
            </w:r>
            <w:r w:rsidR="00E3549A" w:rsidRPr="00FA371A">
              <w:rPr>
                <w:sz w:val="21"/>
                <w:szCs w:val="21"/>
              </w:rPr>
              <w:instrText xml:space="preserve"> SEQ </w:instrText>
            </w:r>
            <w:r w:rsidR="00E3549A" w:rsidRPr="00FA371A">
              <w:rPr>
                <w:sz w:val="21"/>
                <w:szCs w:val="21"/>
              </w:rPr>
              <w:instrText>公式</w:instrText>
            </w:r>
            <w:r w:rsidR="00E3549A" w:rsidRPr="00FA371A">
              <w:rPr>
                <w:sz w:val="21"/>
                <w:szCs w:val="21"/>
              </w:rPr>
              <w:instrText xml:space="preserve"> \* ARABIC </w:instrText>
            </w:r>
            <w:r w:rsidR="00E3549A" w:rsidRPr="00FA371A">
              <w:rPr>
                <w:sz w:val="21"/>
                <w:szCs w:val="21"/>
              </w:rPr>
              <w:fldChar w:fldCharType="separate"/>
            </w:r>
            <w:r w:rsidR="00672EAB" w:rsidRPr="00FA371A">
              <w:rPr>
                <w:noProof/>
                <w:sz w:val="21"/>
                <w:szCs w:val="21"/>
              </w:rPr>
              <w:t>2</w:t>
            </w:r>
            <w:r w:rsidR="00E3549A" w:rsidRPr="00FA371A">
              <w:rPr>
                <w:sz w:val="21"/>
                <w:szCs w:val="21"/>
              </w:rPr>
              <w:fldChar w:fldCharType="end"/>
            </w:r>
            <w:r w:rsidRPr="00FA371A">
              <w:rPr>
                <w:rFonts w:eastAsia="宋体" w:cs="宋体" w:hint="eastAsia"/>
                <w:spacing w:val="0"/>
                <w:sz w:val="21"/>
                <w:szCs w:val="21"/>
                <w:lang w:eastAsia="zh-CN"/>
              </w:rPr>
              <w:t>)</w:t>
            </w:r>
          </w:p>
        </w:tc>
      </w:tr>
    </w:tbl>
    <w:p w14:paraId="396026B4" w14:textId="0CB2C94D" w:rsidR="00001145" w:rsidRPr="00FA371A" w:rsidRDefault="008227DD" w:rsidP="00512A7C">
      <w:pPr>
        <w:jc w:val="both"/>
        <w:rPr>
          <w:rFonts w:eastAsia="宋体" w:cs="宋体"/>
          <w:spacing w:val="0"/>
          <w:sz w:val="21"/>
          <w:szCs w:val="21"/>
          <w:lang w:eastAsia="zh-CN"/>
        </w:rPr>
      </w:pPr>
      <w:r w:rsidRPr="00FA371A">
        <w:rPr>
          <w:rFonts w:eastAsia="宋体" w:cs="宋体" w:hint="eastAsia"/>
          <w:spacing w:val="0"/>
          <w:sz w:val="21"/>
          <w:szCs w:val="21"/>
          <w:lang w:eastAsia="zh-CN"/>
        </w:rPr>
        <w:t>where</w:t>
      </w:r>
      <w:r w:rsidR="00474982" w:rsidRPr="00FA371A">
        <w:rPr>
          <w:rFonts w:eastAsia="宋体" w:cs="宋体"/>
          <w:spacing w:val="0"/>
          <w:sz w:val="21"/>
          <w:szCs w:val="21"/>
          <w:lang w:eastAsia="zh-CN"/>
        </w:rPr>
        <w:t xml:space="preserve">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w:rPr>
                <w:rFonts w:ascii="Cambria Math" w:eastAsia="宋体" w:hAnsi="Cambria Math" w:cs="宋体"/>
                <w:spacing w:val="0"/>
                <w:sz w:val="21"/>
                <w:szCs w:val="21"/>
                <w:lang w:eastAsia="zh-CN"/>
              </w:rPr>
              <m:t>k</m:t>
            </m:r>
          </m:sub>
        </m:sSub>
      </m:oMath>
      <w:r w:rsidR="0061623D" w:rsidRPr="00FA371A">
        <w:rPr>
          <w:rFonts w:eastAsia="宋体" w:cs="宋体"/>
          <w:spacing w:val="0"/>
          <w:sz w:val="21"/>
          <w:szCs w:val="21"/>
          <w:lang w:eastAsia="zh-CN"/>
        </w:rPr>
        <w:t xml:space="preserve"> is the distinct carrier frequency assigned to channel </w:t>
      </w:r>
      <m:oMath>
        <m:r>
          <w:rPr>
            <w:rFonts w:ascii="Cambria Math" w:eastAsia="宋体" w:hAnsi="Cambria Math" w:cs="宋体"/>
            <w:spacing w:val="0"/>
            <w:sz w:val="21"/>
            <w:szCs w:val="21"/>
            <w:lang w:eastAsia="zh-CN"/>
          </w:rPr>
          <m:t>k</m:t>
        </m:r>
      </m:oMath>
      <w:r w:rsidR="0061623D" w:rsidRPr="00FA371A">
        <w:rPr>
          <w:rFonts w:eastAsia="宋体" w:cs="宋体"/>
          <w:spacing w:val="0"/>
          <w:sz w:val="21"/>
          <w:szCs w:val="21"/>
          <w:lang w:eastAsia="zh-CN"/>
        </w:rPr>
        <w:t>.</w:t>
      </w:r>
      <w:r w:rsidR="0061623D" w:rsidRPr="00FA371A">
        <w:rPr>
          <w:rFonts w:eastAsia="宋体" w:cs="宋体" w:hint="eastAsia"/>
          <w:spacing w:val="0"/>
          <w:sz w:val="21"/>
          <w:szCs w:val="21"/>
          <w:lang w:eastAsia="zh-CN"/>
        </w:rPr>
        <w:t xml:space="preserve">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a</m:t>
            </m:r>
          </m:e>
          <m:sub>
            <m:r>
              <w:rPr>
                <w:rFonts w:ascii="Cambria Math" w:eastAsia="宋体" w:hAnsi="Cambria Math" w:cs="宋体"/>
                <w:spacing w:val="0"/>
                <w:sz w:val="21"/>
                <w:szCs w:val="21"/>
                <w:lang w:eastAsia="zh-CN"/>
              </w:rPr>
              <m:t>k,0</m:t>
            </m:r>
          </m:sub>
        </m:sSub>
      </m:oMath>
      <w:r w:rsidR="00474982" w:rsidRPr="00FA371A">
        <w:rPr>
          <w:rFonts w:eastAsia="宋体" w:cs="宋体"/>
          <w:spacing w:val="0"/>
          <w:sz w:val="21"/>
          <w:szCs w:val="21"/>
          <w:lang w:eastAsia="zh-CN"/>
        </w:rPr>
        <w:t xml:space="preserve"> represents the</w:t>
      </w:r>
      <w:r w:rsidR="001238F9" w:rsidRPr="00FA371A">
        <w:rPr>
          <w:rFonts w:eastAsia="宋体" w:cs="宋体" w:hint="eastAsia"/>
          <w:spacing w:val="0"/>
          <w:sz w:val="21"/>
          <w:szCs w:val="21"/>
          <w:lang w:eastAsia="zh-CN"/>
        </w:rPr>
        <w:t xml:space="preserve"> </w:t>
      </w:r>
      <w:del w:id="30" w:author="yj zeng" w:date="2026-02-02T16:24:00Z" w16du:dateUtc="2026-02-02T08:24:00Z">
        <w:r w:rsidR="00474982" w:rsidRPr="00FA371A" w:rsidDel="00AB7595">
          <w:rPr>
            <w:rFonts w:eastAsia="宋体" w:cs="宋体"/>
            <w:spacing w:val="0"/>
            <w:sz w:val="21"/>
            <w:szCs w:val="21"/>
            <w:lang w:eastAsia="zh-CN"/>
          </w:rPr>
          <w:delText xml:space="preserve">DC </w:delText>
        </w:r>
      </w:del>
      <w:ins w:id="31" w:author="yj zeng" w:date="2026-02-02T16:24:00Z" w16du:dateUtc="2026-02-02T08:24:00Z">
        <w:r w:rsidR="00AB7595">
          <w:rPr>
            <w:rFonts w:eastAsia="宋体" w:cs="宋体" w:hint="eastAsia"/>
            <w:spacing w:val="0"/>
            <w:sz w:val="21"/>
            <w:szCs w:val="21"/>
            <w:lang w:eastAsia="zh-CN"/>
          </w:rPr>
          <w:t>direct current</w:t>
        </w:r>
      </w:ins>
      <w:ins w:id="32" w:author="yj zeng" w:date="2026-02-02T16:25:00Z" w16du:dateUtc="2026-02-02T08:25:00Z">
        <w:r w:rsidR="007909F5">
          <w:rPr>
            <w:rFonts w:eastAsia="宋体" w:cs="宋体" w:hint="eastAsia"/>
            <w:spacing w:val="0"/>
            <w:sz w:val="21"/>
            <w:szCs w:val="21"/>
            <w:lang w:eastAsia="zh-CN"/>
          </w:rPr>
          <w:t xml:space="preserve"> (DC)</w:t>
        </w:r>
      </w:ins>
      <w:ins w:id="33" w:author="yj zeng" w:date="2026-02-02T16:24:00Z" w16du:dateUtc="2026-02-02T08:24:00Z">
        <w:r w:rsidR="00AB7595" w:rsidRPr="00FA371A">
          <w:rPr>
            <w:rFonts w:eastAsia="宋体" w:cs="宋体"/>
            <w:spacing w:val="0"/>
            <w:sz w:val="21"/>
            <w:szCs w:val="21"/>
            <w:lang w:eastAsia="zh-CN"/>
          </w:rPr>
          <w:t xml:space="preserve"> </w:t>
        </w:r>
      </w:ins>
      <w:r w:rsidR="00474982" w:rsidRPr="00FA371A">
        <w:rPr>
          <w:rFonts w:eastAsia="宋体" w:cs="宋体"/>
          <w:spacing w:val="0"/>
          <w:sz w:val="21"/>
          <w:szCs w:val="21"/>
          <w:lang w:eastAsia="zh-CN"/>
        </w:rPr>
        <w:t>bias required to ensure non-negative optical intensity</w:t>
      </w:r>
      <w:r w:rsidR="001238F9" w:rsidRPr="00FA371A">
        <w:rPr>
          <w:rFonts w:eastAsia="宋体" w:cs="宋体" w:hint="eastAsia"/>
          <w:spacing w:val="0"/>
          <w:sz w:val="21"/>
          <w:szCs w:val="21"/>
          <w:lang w:eastAsia="zh-CN"/>
        </w:rPr>
        <w:t>.</w:t>
      </w:r>
      <w:r w:rsidR="00474982" w:rsidRPr="00FA371A">
        <w:rPr>
          <w:rFonts w:eastAsia="宋体" w:cs="宋体"/>
          <w:spacing w:val="0"/>
          <w:sz w:val="21"/>
          <w:szCs w:val="21"/>
          <w:lang w:eastAsia="zh-CN"/>
        </w:rPr>
        <w:t xml:space="preserve">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a</m:t>
            </m:r>
          </m:e>
          <m:sub>
            <m:r>
              <w:rPr>
                <w:rFonts w:ascii="Cambria Math" w:eastAsia="宋体" w:hAnsi="Cambria Math" w:cs="宋体"/>
                <w:spacing w:val="0"/>
                <w:sz w:val="21"/>
                <w:szCs w:val="21"/>
                <w:lang w:eastAsia="zh-CN"/>
              </w:rPr>
              <m:t>k,1</m:t>
            </m:r>
          </m:sub>
        </m:sSub>
      </m:oMath>
      <w:r w:rsidR="00474982" w:rsidRPr="00FA371A">
        <w:rPr>
          <w:rFonts w:eastAsia="宋体" w:cs="宋体"/>
          <w:spacing w:val="0"/>
          <w:sz w:val="21"/>
          <w:szCs w:val="21"/>
          <w:lang w:eastAsia="zh-CN"/>
        </w:rPr>
        <w:t xml:space="preserve"> denotes the carrier amplitude, and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φ</m:t>
            </m:r>
            <m:ctrlPr>
              <w:rPr>
                <w:rFonts w:ascii="Cambria Math" w:eastAsia="宋体" w:hAnsi="Cambria Math" w:cs="宋体"/>
                <w:spacing w:val="0"/>
                <w:sz w:val="21"/>
                <w:szCs w:val="21"/>
                <w:lang w:eastAsia="zh-CN"/>
              </w:rPr>
            </m:ctrlPr>
          </m:e>
          <m:sub>
            <m:r>
              <w:rPr>
                <w:rFonts w:ascii="Cambria Math" w:eastAsia="宋体" w:hAnsi="Cambria Math" w:cs="宋体"/>
                <w:spacing w:val="0"/>
                <w:sz w:val="21"/>
                <w:szCs w:val="21"/>
                <w:lang w:eastAsia="zh-CN"/>
              </w:rPr>
              <m:t>k</m:t>
            </m:r>
          </m:sub>
        </m:sSub>
      </m:oMath>
      <w:r w:rsidR="00474982" w:rsidRPr="00FA371A">
        <w:rPr>
          <w:rFonts w:eastAsia="宋体" w:cs="宋体"/>
          <w:spacing w:val="0"/>
          <w:sz w:val="21"/>
          <w:szCs w:val="21"/>
          <w:lang w:eastAsia="zh-CN"/>
        </w:rPr>
        <w:t xml:space="preserve"> is the initial phase of the signal.</w:t>
      </w:r>
    </w:p>
    <w:p w14:paraId="173FE1B6" w14:textId="53E3C7B7" w:rsidR="001D4EE0" w:rsidRPr="00FA371A" w:rsidRDefault="001D4EE0" w:rsidP="00512A7C">
      <w:pPr>
        <w:jc w:val="both"/>
        <w:rPr>
          <w:rFonts w:eastAsia="宋体" w:cs="宋体"/>
          <w:spacing w:val="0"/>
          <w:sz w:val="21"/>
          <w:szCs w:val="21"/>
          <w:lang w:eastAsia="zh-CN"/>
        </w:rPr>
      </w:pPr>
      <w:r w:rsidRPr="00FA371A">
        <w:rPr>
          <w:rFonts w:eastAsia="宋体" w:cs="宋体"/>
          <w:spacing w:val="0"/>
          <w:sz w:val="21"/>
          <w:szCs w:val="21"/>
          <w:lang w:eastAsia="zh-CN"/>
        </w:rPr>
        <w:tab/>
        <w:t xml:space="preserve">Upon simultaneous projection of all spectral channels modulated by their respective kernels, the detector integrates the total photon flux. </w:t>
      </w:r>
      <w:r w:rsidR="00F1527D" w:rsidRPr="00FA371A">
        <w:rPr>
          <w:rFonts w:eastAsia="宋体" w:cs="宋体" w:hint="eastAsia"/>
          <w:spacing w:val="0"/>
          <w:sz w:val="21"/>
          <w:szCs w:val="21"/>
          <w:lang w:eastAsia="zh-CN"/>
        </w:rPr>
        <w:t>T</w:t>
      </w:r>
      <w:r w:rsidRPr="00FA371A">
        <w:rPr>
          <w:rFonts w:eastAsia="宋体" w:cs="宋体"/>
          <w:spacing w:val="0"/>
          <w:sz w:val="21"/>
          <w:szCs w:val="21"/>
          <w:lang w:eastAsia="zh-CN"/>
        </w:rPr>
        <w:t xml:space="preserve">he received OFE signal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y</m:t>
            </m:r>
          </m:e>
          <m:sub>
            <m:r>
              <m:rPr>
                <m:nor/>
              </m:rPr>
              <w:rPr>
                <w:rFonts w:ascii="Cambria Math" w:eastAsia="宋体" w:hAnsi="Cambria Math" w:cs="宋体"/>
                <w:spacing w:val="0"/>
                <w:sz w:val="21"/>
                <w:szCs w:val="21"/>
                <w:lang w:eastAsia="zh-CN"/>
              </w:rPr>
              <m:t>OFE</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e>
        </m:d>
      </m:oMath>
      <w:r w:rsidRPr="00FA371A">
        <w:rPr>
          <w:rFonts w:eastAsia="宋体" w:cs="宋体"/>
          <w:spacing w:val="0"/>
          <w:sz w:val="21"/>
          <w:szCs w:val="21"/>
          <w:lang w:eastAsia="zh-CN"/>
        </w:rPr>
        <w:t xml:space="preserve"> is a composite waveform containing information from all</w:t>
      </w:r>
      <w:ins w:id="34" w:author="yj zeng" w:date="2026-02-02T16:25:00Z" w16du:dateUtc="2026-02-02T08:25:00Z">
        <w:r w:rsidR="000F6CF7">
          <w:rPr>
            <w:rFonts w:eastAsia="宋体" w:cs="宋体" w:hint="eastAsia"/>
            <w:spacing w:val="0"/>
            <w:sz w:val="21"/>
            <w:szCs w:val="21"/>
            <w:lang w:eastAsia="zh-CN"/>
          </w:rPr>
          <w:t xml:space="preserve"> </w:t>
        </w:r>
      </w:ins>
      <m:oMath>
        <m:r>
          <w:del w:id="35" w:author="yj zeng" w:date="2026-02-02T16:25:00Z" w16du:dateUtc="2026-02-02T08:25:00Z">
            <w:rPr>
              <w:rFonts w:ascii="Cambria Math" w:eastAsia="宋体" w:hAnsi="Cambria Math" w:cs="宋体"/>
              <w:spacing w:val="0"/>
              <w:sz w:val="21"/>
              <w:szCs w:val="21"/>
              <w:lang w:eastAsia="zh-CN"/>
            </w:rPr>
            <m:t xml:space="preserve"> </m:t>
          </w:del>
        </m:r>
        <m:r>
          <w:rPr>
            <w:rFonts w:ascii="Cambria Math" w:eastAsia="宋体" w:hAnsi="Cambria Math" w:cs="宋体"/>
            <w:spacing w:val="0"/>
            <w:sz w:val="21"/>
            <w:szCs w:val="21"/>
            <w:lang w:eastAsia="zh-CN"/>
          </w:rPr>
          <m:t xml:space="preserve">K </m:t>
        </m:r>
      </m:oMath>
      <w:r w:rsidRPr="00FA371A">
        <w:rPr>
          <w:rFonts w:eastAsia="宋体" w:cs="宋体"/>
          <w:spacing w:val="0"/>
          <w:sz w:val="21"/>
          <w:szCs w:val="21"/>
          <w:lang w:eastAsia="zh-CN"/>
        </w:rPr>
        <w:t>channels concurrently:</w:t>
      </w:r>
    </w:p>
    <w:tbl>
      <w:tblPr>
        <w:tblStyle w:val="af0"/>
        <w:tblW w:w="5000" w:type="pct"/>
        <w:tblLook w:val="04A0" w:firstRow="1" w:lastRow="0" w:firstColumn="1" w:lastColumn="0" w:noHBand="0" w:noVBand="1"/>
      </w:tblPr>
      <w:tblGrid>
        <w:gridCol w:w="830"/>
        <w:gridCol w:w="6645"/>
        <w:gridCol w:w="831"/>
      </w:tblGrid>
      <w:tr w:rsidR="00D80023" w:rsidRPr="00FA371A" w14:paraId="1058E8A1" w14:textId="77777777" w:rsidTr="002F1D49">
        <w:tc>
          <w:tcPr>
            <w:tcW w:w="500" w:type="pct"/>
            <w:tcBorders>
              <w:top w:val="nil"/>
              <w:left w:val="nil"/>
              <w:bottom w:val="nil"/>
              <w:right w:val="nil"/>
            </w:tcBorders>
            <w:vAlign w:val="center"/>
          </w:tcPr>
          <w:p w14:paraId="23978FEE" w14:textId="77777777" w:rsidR="00D80023" w:rsidRPr="00FA371A" w:rsidRDefault="00D80023" w:rsidP="00512A7C">
            <w:pPr>
              <w:jc w:val="both"/>
              <w:rPr>
                <w:rFonts w:eastAsia="宋体" w:cs="宋体"/>
                <w:spacing w:val="0"/>
                <w:sz w:val="21"/>
                <w:szCs w:val="21"/>
                <w:lang w:eastAsia="zh-CN"/>
              </w:rPr>
            </w:pPr>
          </w:p>
        </w:tc>
        <w:tc>
          <w:tcPr>
            <w:tcW w:w="4000" w:type="pct"/>
            <w:tcBorders>
              <w:top w:val="nil"/>
              <w:left w:val="nil"/>
              <w:bottom w:val="nil"/>
              <w:right w:val="nil"/>
            </w:tcBorders>
            <w:vAlign w:val="center"/>
          </w:tcPr>
          <w:p w14:paraId="087970EF" w14:textId="05A18C79" w:rsidR="00D80023" w:rsidRPr="00FA371A" w:rsidRDefault="00000000" w:rsidP="00512A7C">
            <w:pPr>
              <w:jc w:val="both"/>
              <w:rPr>
                <w:rFonts w:eastAsia="宋体" w:cs="宋体"/>
                <w:spacing w:val="0"/>
                <w:sz w:val="21"/>
                <w:szCs w:val="21"/>
                <w:lang w:eastAsia="zh-CN"/>
              </w:rPr>
            </w:pPr>
            <m:oMathPara>
              <m:oMathParaPr>
                <m:jc m:val="center"/>
              </m:oMathParaP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y</m:t>
                    </m:r>
                  </m:e>
                  <m:sub>
                    <m:r>
                      <m:rPr>
                        <m:nor/>
                      </m:rPr>
                      <w:rPr>
                        <w:rFonts w:ascii="Cambria Math" w:eastAsia="宋体" w:hAnsi="Cambria Math" w:cs="宋体"/>
                        <w:spacing w:val="0"/>
                        <w:sz w:val="21"/>
                        <w:szCs w:val="21"/>
                        <w:lang w:eastAsia="zh-CN"/>
                      </w:rPr>
                      <m:t>OFE</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e>
                </m:d>
                <m:r>
                  <w:rPr>
                    <w:rFonts w:ascii="Cambria Math" w:eastAsia="宋体" w:hAnsi="Cambria Math" w:cs="宋体"/>
                    <w:spacing w:val="0"/>
                    <w:sz w:val="21"/>
                    <w:szCs w:val="21"/>
                    <w:lang w:eastAsia="zh-CN"/>
                  </w:rPr>
                  <m:t>=</m:t>
                </m:r>
                <m:nary>
                  <m:naryPr>
                    <m:chr m:val="∑"/>
                    <m:ctrlPr>
                      <w:rPr>
                        <w:rFonts w:ascii="Cambria Math" w:eastAsia="宋体" w:hAnsi="Cambria Math" w:cs="宋体"/>
                        <w:spacing w:val="0"/>
                        <w:sz w:val="21"/>
                        <w:szCs w:val="21"/>
                        <w:lang w:eastAsia="zh-CN"/>
                      </w:rPr>
                    </m:ctrlPr>
                  </m:naryPr>
                  <m:sub>
                    <m:r>
                      <w:rPr>
                        <w:rFonts w:ascii="Cambria Math" w:eastAsia="宋体" w:hAnsi="Cambria Math" w:cs="宋体"/>
                        <w:spacing w:val="0"/>
                        <w:sz w:val="21"/>
                        <w:szCs w:val="21"/>
                        <w:lang w:eastAsia="zh-CN"/>
                      </w:rPr>
                      <m:t>k=1</m:t>
                    </m:r>
                    <m:ctrlPr>
                      <w:rPr>
                        <w:rFonts w:ascii="Cambria Math" w:eastAsia="宋体" w:hAnsi="Cambria Math" w:cs="宋体"/>
                        <w:i/>
                        <w:spacing w:val="0"/>
                        <w:sz w:val="21"/>
                        <w:szCs w:val="21"/>
                        <w:lang w:eastAsia="zh-CN"/>
                      </w:rPr>
                    </m:ctrlPr>
                  </m:sub>
                  <m:sup>
                    <m:r>
                      <w:rPr>
                        <w:rFonts w:ascii="Cambria Math" w:eastAsia="宋体" w:hAnsi="Cambria Math" w:cs="宋体"/>
                        <w:spacing w:val="0"/>
                        <w:sz w:val="21"/>
                        <w:szCs w:val="21"/>
                        <w:lang w:eastAsia="zh-CN"/>
                      </w:rPr>
                      <m:t>K</m:t>
                    </m:r>
                    <m:ctrlPr>
                      <w:rPr>
                        <w:rFonts w:ascii="Cambria Math" w:eastAsia="宋体" w:hAnsi="Cambria Math" w:cs="宋体"/>
                        <w:i/>
                        <w:spacing w:val="0"/>
                        <w:sz w:val="21"/>
                        <w:szCs w:val="21"/>
                        <w:lang w:eastAsia="zh-CN"/>
                      </w:rPr>
                    </m:ctrlPr>
                  </m:sup>
                  <m:e>
                    <m:limLow>
                      <m:limLowPr>
                        <m:ctrlPr>
                          <w:rPr>
                            <w:rFonts w:ascii="Cambria Math" w:eastAsia="宋体" w:hAnsi="Cambria Math" w:cs="宋体"/>
                            <w:i/>
                            <w:spacing w:val="0"/>
                            <w:sz w:val="21"/>
                            <w:szCs w:val="21"/>
                            <w:lang w:eastAsia="zh-CN"/>
                          </w:rPr>
                        </m:ctrlPr>
                      </m:limLowPr>
                      <m:e>
                        <m:groupChr>
                          <m:groupChrPr>
                            <m:ctrlPr>
                              <w:rPr>
                                <w:rFonts w:ascii="Cambria Math" w:eastAsia="宋体" w:hAnsi="Cambria Math" w:cs="宋体"/>
                                <w:i/>
                                <w:spacing w:val="0"/>
                                <w:sz w:val="21"/>
                                <w:szCs w:val="21"/>
                                <w:lang w:eastAsia="zh-CN"/>
                              </w:rPr>
                            </m:ctrlPr>
                          </m:groupChrPr>
                          <m:e>
                            <m:d>
                              <m:dPr>
                                <m:begChr m:val="["/>
                                <m:endChr m:val="]"/>
                                <m:ctrlPr>
                                  <w:rPr>
                                    <w:rFonts w:ascii="Cambria Math" w:eastAsia="宋体" w:hAnsi="Cambria Math" w:cs="宋体"/>
                                    <w:spacing w:val="0"/>
                                    <w:sz w:val="21"/>
                                    <w:szCs w:val="21"/>
                                    <w:lang w:eastAsia="zh-CN"/>
                                  </w:rPr>
                                </m:ctrlPr>
                              </m:dPr>
                              <m:e>
                                <m:nary>
                                  <m:naryPr>
                                    <m:ctrlPr>
                                      <w:rPr>
                                        <w:rFonts w:ascii="Cambria Math" w:eastAsia="宋体" w:hAnsi="Cambria Math" w:cs="宋体"/>
                                        <w:spacing w:val="0"/>
                                        <w:sz w:val="21"/>
                                        <w:szCs w:val="21"/>
                                        <w:lang w:eastAsia="zh-CN"/>
                                      </w:rPr>
                                    </m:ctrlPr>
                                  </m:naryPr>
                                  <m:sub>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λ</m:t>
                                        </m:r>
                                      </m:e>
                                      <m:sub>
                                        <m:r>
                                          <w:rPr>
                                            <w:rFonts w:ascii="Cambria Math" w:eastAsia="宋体" w:hAnsi="Cambria Math" w:cs="宋体"/>
                                            <w:spacing w:val="0"/>
                                            <w:sz w:val="21"/>
                                            <w:szCs w:val="21"/>
                                            <w:lang w:eastAsia="zh-CN"/>
                                          </w:rPr>
                                          <m:t>1</m:t>
                                        </m:r>
                                      </m:sub>
                                    </m:sSub>
                                    <m:ctrlPr>
                                      <w:rPr>
                                        <w:rFonts w:ascii="Cambria Math" w:eastAsia="宋体" w:hAnsi="Cambria Math" w:cs="宋体"/>
                                        <w:i/>
                                        <w:spacing w:val="0"/>
                                        <w:sz w:val="21"/>
                                        <w:szCs w:val="21"/>
                                        <w:lang w:eastAsia="zh-CN"/>
                                      </w:rPr>
                                    </m:ctrlPr>
                                  </m:sub>
                                  <m:sup>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λ</m:t>
                                        </m:r>
                                      </m:e>
                                      <m:sub>
                                        <m:r>
                                          <w:rPr>
                                            <w:rFonts w:ascii="Cambria Math" w:eastAsia="宋体" w:hAnsi="Cambria Math" w:cs="宋体"/>
                                            <w:spacing w:val="0"/>
                                            <w:sz w:val="21"/>
                                            <w:szCs w:val="21"/>
                                            <w:lang w:eastAsia="zh-CN"/>
                                          </w:rPr>
                                          <m:t>2</m:t>
                                        </m:r>
                                      </m:sub>
                                    </m:sSub>
                                    <m:ctrlPr>
                                      <w:rPr>
                                        <w:rFonts w:ascii="Cambria Math" w:eastAsia="宋体" w:hAnsi="Cambria Math" w:cs="宋体"/>
                                        <w:i/>
                                        <w:spacing w:val="0"/>
                                        <w:sz w:val="21"/>
                                        <w:szCs w:val="21"/>
                                        <w:lang w:eastAsia="zh-CN"/>
                                      </w:rPr>
                                    </m:ctrlPr>
                                  </m:sup>
                                  <m:e>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P</m:t>
                                        </m:r>
                                      </m:e>
                                      <m:sub>
                                        <m:r>
                                          <w:rPr>
                                            <w:rFonts w:ascii="Cambria Math" w:eastAsia="宋体" w:hAnsi="Cambria Math" w:cs="宋体"/>
                                            <w:spacing w:val="0"/>
                                            <w:sz w:val="21"/>
                                            <w:szCs w:val="21"/>
                                            <w:lang w:eastAsia="zh-CN"/>
                                          </w:rPr>
                                          <m:t>k</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λ</m:t>
                                        </m:r>
                                      </m:e>
                                    </m:d>
                                    <m:r>
                                      <w:rPr>
                                        <w:rFonts w:ascii="Cambria Math" w:eastAsia="宋体" w:hAnsi="Cambria Math" w:cs="宋体"/>
                                        <w:spacing w:val="0"/>
                                        <w:sz w:val="21"/>
                                        <w:szCs w:val="21"/>
                                        <w:lang w:eastAsia="zh-CN"/>
                                      </w:rPr>
                                      <m:t>R</m:t>
                                    </m:r>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λ</m:t>
                                        </m:r>
                                      </m:e>
                                    </m:d>
                                    <m:r>
                                      <w:rPr>
                                        <w:rFonts w:ascii="Cambria Math" w:eastAsia="宋体" w:hAnsi="Cambria Math" w:cs="宋体"/>
                                        <w:spacing w:val="0"/>
                                        <w:sz w:val="21"/>
                                        <w:szCs w:val="21"/>
                                        <w:lang w:eastAsia="zh-CN"/>
                                      </w:rPr>
                                      <m:t>S</m:t>
                                    </m:r>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λ</m:t>
                                        </m:r>
                                      </m:e>
                                    </m:d>
                                    <m:r>
                                      <m:rPr>
                                        <m:sty m:val="p"/>
                                      </m:rPr>
                                      <w:rPr>
                                        <w:rFonts w:ascii="Cambria Math" w:eastAsia="宋体" w:hAnsi="Cambria Math" w:cs="宋体"/>
                                        <w:spacing w:val="0"/>
                                        <w:sz w:val="21"/>
                                        <w:szCs w:val="21"/>
                                        <w:lang w:eastAsia="zh-CN"/>
                                      </w:rPr>
                                      <m:t>d</m:t>
                                    </m:r>
                                    <m:r>
                                      <w:rPr>
                                        <w:rFonts w:ascii="Cambria Math" w:eastAsia="宋体" w:hAnsi="Cambria Math" w:cs="宋体"/>
                                        <w:spacing w:val="0"/>
                                        <w:sz w:val="21"/>
                                        <w:szCs w:val="21"/>
                                        <w:lang w:eastAsia="zh-CN"/>
                                      </w:rPr>
                                      <m:t>λ</m:t>
                                    </m:r>
                                    <m:ctrlPr>
                                      <w:rPr>
                                        <w:rFonts w:ascii="Cambria Math" w:eastAsia="宋体" w:hAnsi="Cambria Math" w:cs="宋体"/>
                                        <w:i/>
                                        <w:spacing w:val="0"/>
                                        <w:sz w:val="21"/>
                                        <w:szCs w:val="21"/>
                                        <w:lang w:eastAsia="zh-CN"/>
                                      </w:rPr>
                                    </m:ctrlPr>
                                  </m:e>
                                </m:nary>
                                <m:r>
                                  <w:rPr>
                                    <w:rFonts w:ascii="Cambria Math" w:eastAsia="宋体" w:hAnsi="Cambria Math" w:cs="宋体"/>
                                    <w:spacing w:val="0"/>
                                    <w:sz w:val="21"/>
                                    <w:szCs w:val="21"/>
                                    <w:lang w:eastAsia="zh-CN"/>
                                  </w:rPr>
                                  <m:t> </m:t>
                                </m:r>
                                <m:ctrlPr>
                                  <w:rPr>
                                    <w:rFonts w:ascii="Cambria Math" w:eastAsia="宋体" w:hAnsi="Cambria Math" w:cs="宋体"/>
                                    <w:i/>
                                    <w:spacing w:val="0"/>
                                    <w:sz w:val="21"/>
                                    <w:szCs w:val="21"/>
                                    <w:lang w:eastAsia="zh-CN"/>
                                  </w:rPr>
                                </m:ctrlPr>
                              </m:e>
                            </m:d>
                          </m:e>
                        </m:groupChr>
                      </m:e>
                      <m:lim>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z</m:t>
                            </m:r>
                          </m:e>
                          <m:sub>
                            <m:r>
                              <w:rPr>
                                <w:rFonts w:ascii="Cambria Math" w:eastAsia="宋体" w:hAnsi="Cambria Math" w:cs="宋体"/>
                                <w:spacing w:val="0"/>
                                <w:sz w:val="21"/>
                                <w:szCs w:val="21"/>
                                <w:lang w:eastAsia="zh-CN"/>
                              </w:rPr>
                              <m:t>k</m:t>
                            </m:r>
                          </m:sub>
                        </m:sSub>
                      </m:lim>
                    </m:limLow>
                    <m:ctrlPr>
                      <w:rPr>
                        <w:rFonts w:ascii="Cambria Math" w:eastAsia="宋体" w:hAnsi="Cambria Math" w:cs="宋体"/>
                        <w:i/>
                        <w:spacing w:val="0"/>
                        <w:sz w:val="21"/>
                        <w:szCs w:val="21"/>
                        <w:lang w:eastAsia="zh-CN"/>
                      </w:rPr>
                    </m:ctrlPr>
                  </m:e>
                </m:nary>
                <m:r>
                  <m:rPr>
                    <m:sty m:val="p"/>
                  </m:rPr>
                  <w:rPr>
                    <w:rFonts w:ascii="Cambria Math" w:eastAsia="宋体" w:hAnsi="Cambria Math" w:cs="宋体"/>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m</m:t>
                    </m:r>
                    <m:ctrlPr>
                      <w:rPr>
                        <w:rFonts w:ascii="Cambria Math" w:eastAsia="宋体" w:hAnsi="Cambria Math" w:cs="宋体"/>
                        <w:spacing w:val="0"/>
                        <w:sz w:val="21"/>
                        <w:szCs w:val="21"/>
                        <w:lang w:eastAsia="zh-CN"/>
                      </w:rPr>
                    </m:ctrlPr>
                  </m:e>
                  <m:sub>
                    <m:r>
                      <w:rPr>
                        <w:rFonts w:ascii="Cambria Math" w:eastAsia="宋体" w:hAnsi="Cambria Math" w:cs="宋体"/>
                        <w:spacing w:val="0"/>
                        <w:sz w:val="21"/>
                        <w:szCs w:val="21"/>
                        <w:lang w:eastAsia="zh-CN"/>
                      </w:rPr>
                      <m:t>k</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w:rPr>
                            <w:rFonts w:ascii="Cambria Math" w:eastAsia="宋体" w:hAnsi="Cambria Math" w:cs="宋体"/>
                            <w:spacing w:val="0"/>
                            <w:sz w:val="21"/>
                            <w:szCs w:val="21"/>
                            <w:lang w:eastAsia="zh-CN"/>
                          </w:rPr>
                          <m:t>k</m:t>
                        </m:r>
                      </m:sub>
                    </m:sSub>
                  </m:e>
                </m:d>
                <m:r>
                  <w:rPr>
                    <w:rFonts w:ascii="Cambria Math" w:eastAsia="宋体" w:hAnsi="Cambria Math" w:cs="宋体"/>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I</m:t>
                    </m:r>
                  </m:e>
                  <m:sub>
                    <m:r>
                      <m:rPr>
                        <m:nor/>
                      </m:rPr>
                      <w:rPr>
                        <w:rFonts w:ascii="Cambria Math" w:eastAsia="宋体" w:hAnsi="Cambria Math" w:cs="宋体"/>
                        <w:spacing w:val="0"/>
                        <w:sz w:val="21"/>
                        <w:szCs w:val="21"/>
                        <w:lang w:eastAsia="zh-CN"/>
                      </w:rPr>
                      <m:t>noise</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e>
                </m:d>
              </m:oMath>
            </m:oMathPara>
          </w:p>
        </w:tc>
        <w:tc>
          <w:tcPr>
            <w:tcW w:w="500" w:type="pct"/>
            <w:tcBorders>
              <w:top w:val="nil"/>
              <w:left w:val="nil"/>
              <w:bottom w:val="nil"/>
              <w:right w:val="nil"/>
            </w:tcBorders>
            <w:vAlign w:val="center"/>
          </w:tcPr>
          <w:p w14:paraId="35EE41A3" w14:textId="1882BDBC" w:rsidR="00D80023" w:rsidRPr="00FA371A" w:rsidRDefault="00D80023" w:rsidP="00512A7C">
            <w:pPr>
              <w:jc w:val="both"/>
              <w:rPr>
                <w:rFonts w:eastAsia="宋体" w:cs="宋体"/>
                <w:spacing w:val="0"/>
                <w:sz w:val="21"/>
                <w:szCs w:val="21"/>
                <w:lang w:eastAsia="zh-CN"/>
              </w:rPr>
            </w:pPr>
            <w:r w:rsidRPr="00FA371A">
              <w:rPr>
                <w:rFonts w:eastAsia="宋体" w:cs="宋体" w:hint="eastAsia"/>
                <w:spacing w:val="0"/>
                <w:sz w:val="21"/>
                <w:szCs w:val="21"/>
                <w:lang w:eastAsia="zh-CN"/>
              </w:rPr>
              <w:t>(</w:t>
            </w:r>
            <w:r w:rsidR="00E3549A" w:rsidRPr="00FA371A">
              <w:rPr>
                <w:sz w:val="21"/>
                <w:szCs w:val="21"/>
              </w:rPr>
              <w:fldChar w:fldCharType="begin"/>
            </w:r>
            <w:r w:rsidR="00E3549A" w:rsidRPr="00FA371A">
              <w:rPr>
                <w:sz w:val="21"/>
                <w:szCs w:val="21"/>
              </w:rPr>
              <w:instrText xml:space="preserve"> SEQ </w:instrText>
            </w:r>
            <w:r w:rsidR="00E3549A" w:rsidRPr="00FA371A">
              <w:rPr>
                <w:sz w:val="21"/>
                <w:szCs w:val="21"/>
              </w:rPr>
              <w:instrText>公式</w:instrText>
            </w:r>
            <w:r w:rsidR="00E3549A" w:rsidRPr="00FA371A">
              <w:rPr>
                <w:sz w:val="21"/>
                <w:szCs w:val="21"/>
              </w:rPr>
              <w:instrText xml:space="preserve"> \* ARABIC </w:instrText>
            </w:r>
            <w:r w:rsidR="00E3549A" w:rsidRPr="00FA371A">
              <w:rPr>
                <w:sz w:val="21"/>
                <w:szCs w:val="21"/>
              </w:rPr>
              <w:fldChar w:fldCharType="separate"/>
            </w:r>
            <w:r w:rsidR="00672EAB" w:rsidRPr="00FA371A">
              <w:rPr>
                <w:noProof/>
                <w:sz w:val="21"/>
                <w:szCs w:val="21"/>
              </w:rPr>
              <w:t>3</w:t>
            </w:r>
            <w:r w:rsidR="00E3549A" w:rsidRPr="00FA371A">
              <w:rPr>
                <w:sz w:val="21"/>
                <w:szCs w:val="21"/>
              </w:rPr>
              <w:fldChar w:fldCharType="end"/>
            </w:r>
            <w:r w:rsidRPr="00FA371A">
              <w:rPr>
                <w:rFonts w:eastAsia="宋体" w:cs="宋体" w:hint="eastAsia"/>
                <w:spacing w:val="0"/>
                <w:sz w:val="21"/>
                <w:szCs w:val="21"/>
                <w:lang w:eastAsia="zh-CN"/>
              </w:rPr>
              <w:t>)</w:t>
            </w:r>
          </w:p>
        </w:tc>
      </w:tr>
    </w:tbl>
    <w:p w14:paraId="5C6EF6A7" w14:textId="2BD99CB7" w:rsidR="00E60073" w:rsidRPr="00FA371A" w:rsidRDefault="00C676F4" w:rsidP="00512A7C">
      <w:pPr>
        <w:ind w:firstLine="420"/>
        <w:jc w:val="both"/>
        <w:rPr>
          <w:rFonts w:eastAsia="宋体" w:cs="宋体"/>
          <w:spacing w:val="0"/>
          <w:sz w:val="21"/>
          <w:szCs w:val="21"/>
          <w:lang w:eastAsia="zh-CN"/>
        </w:rPr>
      </w:pPr>
      <w:r w:rsidRPr="00FA371A">
        <w:rPr>
          <w:rFonts w:eastAsia="宋体" w:cs="宋体" w:hint="eastAsia"/>
          <w:spacing w:val="0"/>
          <w:sz w:val="21"/>
          <w:szCs w:val="21"/>
          <w:lang w:eastAsia="zh-CN"/>
        </w:rPr>
        <w:t>To s</w:t>
      </w:r>
      <w:r w:rsidR="00BE2455" w:rsidRPr="00FA371A">
        <w:rPr>
          <w:rFonts w:eastAsia="宋体" w:cs="宋体"/>
          <w:spacing w:val="0"/>
          <w:sz w:val="21"/>
          <w:szCs w:val="21"/>
          <w:lang w:eastAsia="zh-CN"/>
        </w:rPr>
        <w:t xml:space="preserve">implify the physical interpretation, we define the scalar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z</m:t>
            </m:r>
          </m:e>
          <m:sub>
            <m:r>
              <w:rPr>
                <w:rFonts w:ascii="Cambria Math" w:eastAsia="宋体" w:hAnsi="Cambria Math" w:cs="宋体"/>
                <w:spacing w:val="0"/>
                <w:sz w:val="21"/>
                <w:szCs w:val="21"/>
                <w:lang w:eastAsia="zh-CN"/>
              </w:rPr>
              <m:t>k</m:t>
            </m:r>
          </m:sub>
        </m:sSub>
      </m:oMath>
      <w:r w:rsidR="00BE2455" w:rsidRPr="00FA371A">
        <w:rPr>
          <w:rFonts w:eastAsia="宋体" w:cs="宋体"/>
          <w:spacing w:val="0"/>
          <w:sz w:val="21"/>
          <w:szCs w:val="21"/>
          <w:lang w:eastAsia="zh-CN"/>
        </w:rPr>
        <w:t xml:space="preserve"> as the </w:t>
      </w:r>
      <w:r w:rsidR="00F318B9" w:rsidRPr="00FA371A">
        <w:rPr>
          <w:rFonts w:eastAsia="宋体" w:cs="宋体"/>
          <w:spacing w:val="0"/>
          <w:sz w:val="21"/>
          <w:szCs w:val="21"/>
          <w:lang w:eastAsia="zh-CN"/>
        </w:rPr>
        <w:t>spectral projection value</w:t>
      </w:r>
      <w:r w:rsidR="00BE2455" w:rsidRPr="00FA371A">
        <w:rPr>
          <w:rFonts w:eastAsia="宋体" w:cs="宋体"/>
          <w:spacing w:val="0"/>
          <w:sz w:val="21"/>
          <w:szCs w:val="21"/>
          <w:lang w:eastAsia="zh-CN"/>
        </w:rPr>
        <w:t xml:space="preserve"> for the </w:t>
      </w:r>
      <m:oMath>
        <m:r>
          <w:rPr>
            <w:rFonts w:ascii="Cambria Math" w:eastAsia="宋体" w:hAnsi="Cambria Math" w:cs="宋体"/>
            <w:spacing w:val="0"/>
            <w:sz w:val="21"/>
            <w:szCs w:val="21"/>
            <w:lang w:eastAsia="zh-CN"/>
          </w:rPr>
          <m:t>k</m:t>
        </m:r>
      </m:oMath>
      <w:r w:rsidR="00BE2455" w:rsidRPr="00FA371A">
        <w:rPr>
          <w:rFonts w:eastAsia="宋体" w:cs="宋体"/>
          <w:spacing w:val="0"/>
          <w:sz w:val="21"/>
          <w:szCs w:val="21"/>
          <w:lang w:eastAsia="zh-CN"/>
        </w:rPr>
        <w:t>-th channel</w:t>
      </w:r>
      <w:r w:rsidR="00E60073" w:rsidRPr="00FA371A">
        <w:rPr>
          <w:rFonts w:eastAsia="宋体" w:cs="宋体" w:hint="eastAsia"/>
          <w:spacing w:val="0"/>
          <w:sz w:val="21"/>
          <w:szCs w:val="21"/>
          <w:lang w:eastAsia="zh-CN"/>
        </w:rPr>
        <w:t>.</w:t>
      </w:r>
      <w:r w:rsidR="008227DD" w:rsidRPr="00FA371A">
        <w:rPr>
          <w:rFonts w:eastAsia="宋体" w:cs="宋体" w:hint="eastAsia"/>
          <w:spacing w:val="0"/>
          <w:sz w:val="21"/>
          <w:szCs w:val="21"/>
          <w:lang w:eastAsia="zh-CN"/>
        </w:rPr>
        <w:t xml:space="preserve"> </w:t>
      </w:r>
      <w:r w:rsidR="00E60073" w:rsidRPr="00FA371A">
        <w:rPr>
          <w:rFonts w:eastAsia="宋体" w:cs="宋体"/>
          <w:spacing w:val="0"/>
          <w:sz w:val="21"/>
          <w:szCs w:val="21"/>
          <w:lang w:eastAsia="zh-CN"/>
        </w:rPr>
        <w:t>Substituting the modulation kernel into</w:t>
      </w:r>
      <w:r w:rsidR="001238F9" w:rsidRPr="00FA371A">
        <w:rPr>
          <w:rFonts w:eastAsia="宋体" w:cs="宋体" w:hint="eastAsia"/>
          <w:spacing w:val="0"/>
          <w:sz w:val="21"/>
          <w:szCs w:val="21"/>
          <w:lang w:eastAsia="zh-CN"/>
        </w:rPr>
        <w:t xml:space="preserve"> equation (3)</w:t>
      </w:r>
      <w:r w:rsidR="00E60073" w:rsidRPr="00FA371A">
        <w:rPr>
          <w:rFonts w:eastAsia="宋体" w:cs="宋体"/>
          <w:spacing w:val="0"/>
          <w:sz w:val="21"/>
          <w:szCs w:val="21"/>
          <w:lang w:eastAsia="zh-CN"/>
        </w:rPr>
        <w:t xml:space="preserve">, the received signal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y</m:t>
            </m:r>
          </m:e>
          <m:sub>
            <m:r>
              <m:rPr>
                <m:nor/>
              </m:rPr>
              <w:rPr>
                <w:rFonts w:ascii="Cambria Math" w:eastAsia="宋体" w:hAnsi="Cambria Math" w:cs="宋体"/>
                <w:spacing w:val="0"/>
                <w:sz w:val="21"/>
                <w:szCs w:val="21"/>
                <w:lang w:eastAsia="zh-CN"/>
              </w:rPr>
              <m:t>O</m:t>
            </m:r>
            <m:r>
              <w:del w:id="36" w:author="yj zeng" w:date="2026-02-01T14:09:00Z" w16du:dateUtc="2026-02-01T06:09:00Z">
                <m:rPr>
                  <m:nor/>
                </m:rPr>
                <w:rPr>
                  <w:rFonts w:ascii="Cambria Math" w:eastAsia="宋体" w:hAnsi="Cambria Math" w:cs="宋体"/>
                  <w:spacing w:val="0"/>
                  <w:sz w:val="21"/>
                  <w:szCs w:val="21"/>
                  <w:lang w:eastAsia="zh-CN"/>
                </w:rPr>
                <m:t>T</m:t>
              </w:del>
            </m:r>
            <m:r>
              <m:rPr>
                <m:nor/>
              </m:rPr>
              <w:rPr>
                <w:rFonts w:ascii="Cambria Math" w:eastAsia="宋体" w:hAnsi="Cambria Math" w:cs="宋体"/>
                <w:spacing w:val="0"/>
                <w:sz w:val="21"/>
                <w:szCs w:val="21"/>
                <w:lang w:eastAsia="zh-CN"/>
              </w:rPr>
              <m:t>FE</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e>
        </m:d>
      </m:oMath>
      <w:r w:rsidR="00E60073" w:rsidRPr="00FA371A">
        <w:rPr>
          <w:rFonts w:eastAsia="宋体" w:cs="宋体"/>
          <w:spacing w:val="0"/>
          <w:sz w:val="21"/>
          <w:szCs w:val="21"/>
          <w:lang w:eastAsia="zh-CN"/>
        </w:rPr>
        <w:t xml:space="preserve"> can be reorganized into two distinct components:</w:t>
      </w:r>
    </w:p>
    <w:tbl>
      <w:tblPr>
        <w:tblStyle w:val="af0"/>
        <w:tblW w:w="5000" w:type="pct"/>
        <w:tblLook w:val="04A0" w:firstRow="1" w:lastRow="0" w:firstColumn="1" w:lastColumn="0" w:noHBand="0" w:noVBand="1"/>
      </w:tblPr>
      <w:tblGrid>
        <w:gridCol w:w="830"/>
        <w:gridCol w:w="6645"/>
        <w:gridCol w:w="831"/>
      </w:tblGrid>
      <w:tr w:rsidR="00D80023" w:rsidRPr="00FA371A" w14:paraId="777A7EB0" w14:textId="77777777">
        <w:tc>
          <w:tcPr>
            <w:tcW w:w="500" w:type="pct"/>
            <w:tcBorders>
              <w:top w:val="nil"/>
              <w:left w:val="nil"/>
              <w:bottom w:val="nil"/>
              <w:right w:val="nil"/>
            </w:tcBorders>
            <w:vAlign w:val="center"/>
          </w:tcPr>
          <w:p w14:paraId="2E5229AB" w14:textId="77777777" w:rsidR="00D80023" w:rsidRPr="00FA371A" w:rsidRDefault="00D80023" w:rsidP="00512A7C">
            <w:pPr>
              <w:jc w:val="both"/>
              <w:rPr>
                <w:rFonts w:eastAsia="宋体" w:cs="宋体"/>
                <w:spacing w:val="0"/>
                <w:sz w:val="21"/>
                <w:szCs w:val="21"/>
                <w:lang w:eastAsia="zh-CN"/>
              </w:rPr>
            </w:pPr>
          </w:p>
        </w:tc>
        <w:tc>
          <w:tcPr>
            <w:tcW w:w="4000" w:type="pct"/>
            <w:tcBorders>
              <w:top w:val="nil"/>
              <w:left w:val="nil"/>
              <w:bottom w:val="nil"/>
              <w:right w:val="nil"/>
            </w:tcBorders>
            <w:vAlign w:val="center"/>
          </w:tcPr>
          <w:p w14:paraId="21155A64" w14:textId="265B34BB" w:rsidR="00D80023" w:rsidRPr="00FA371A" w:rsidRDefault="00000000" w:rsidP="00512A7C">
            <w:pPr>
              <w:jc w:val="both"/>
              <w:rPr>
                <w:rFonts w:eastAsia="宋体" w:cs="宋体"/>
                <w:spacing w:val="0"/>
                <w:sz w:val="21"/>
                <w:szCs w:val="21"/>
                <w:lang w:eastAsia="zh-CN"/>
              </w:rPr>
            </w:pPr>
            <m:oMathPara>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y</m:t>
                    </m:r>
                  </m:e>
                  <m:sub>
                    <m:r>
                      <m:rPr>
                        <m:nor/>
                      </m:rPr>
                      <w:rPr>
                        <w:rFonts w:ascii="Cambria Math" w:eastAsia="宋体" w:hAnsi="Cambria Math" w:cs="宋体"/>
                        <w:spacing w:val="0"/>
                        <w:sz w:val="21"/>
                        <w:szCs w:val="21"/>
                        <w:lang w:eastAsia="zh-CN"/>
                      </w:rPr>
                      <m:t>O</m:t>
                    </m:r>
                    <m:r>
                      <w:del w:id="37" w:author="yj zeng" w:date="2026-02-01T14:09:00Z" w16du:dateUtc="2026-02-01T06:09:00Z">
                        <m:rPr>
                          <m:nor/>
                        </m:rPr>
                        <w:rPr>
                          <w:rFonts w:ascii="Cambria Math" w:eastAsia="宋体" w:hAnsi="Cambria Math" w:cs="宋体"/>
                          <w:spacing w:val="0"/>
                          <w:sz w:val="21"/>
                          <w:szCs w:val="21"/>
                          <w:lang w:eastAsia="zh-CN"/>
                        </w:rPr>
                        <m:t>T</m:t>
                      </w:del>
                    </m:r>
                    <m:r>
                      <m:rPr>
                        <m:nor/>
                      </m:rPr>
                      <w:rPr>
                        <w:rFonts w:ascii="Cambria Math" w:eastAsia="宋体" w:hAnsi="Cambria Math" w:cs="宋体"/>
                        <w:spacing w:val="0"/>
                        <w:sz w:val="21"/>
                        <w:szCs w:val="21"/>
                        <w:lang w:eastAsia="zh-CN"/>
                      </w:rPr>
                      <m:t>FE</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e>
                </m:d>
                <m:r>
                  <w:rPr>
                    <w:rFonts w:ascii="Cambria Math" w:eastAsia="宋体" w:hAnsi="Cambria Math" w:cs="宋体"/>
                    <w:spacing w:val="0"/>
                    <w:sz w:val="21"/>
                    <w:szCs w:val="21"/>
                    <w:lang w:eastAsia="zh-CN"/>
                  </w:rPr>
                  <m:t>=</m:t>
                </m:r>
                <m:limLow>
                  <m:limLowPr>
                    <m:ctrlPr>
                      <w:rPr>
                        <w:rFonts w:ascii="Cambria Math" w:eastAsia="宋体" w:hAnsi="Cambria Math" w:cs="宋体"/>
                        <w:i/>
                        <w:spacing w:val="0"/>
                        <w:sz w:val="21"/>
                        <w:szCs w:val="21"/>
                        <w:lang w:eastAsia="zh-CN"/>
                      </w:rPr>
                    </m:ctrlPr>
                  </m:limLowPr>
                  <m:e>
                    <m:groupChr>
                      <m:groupChrPr>
                        <m:ctrlPr>
                          <w:rPr>
                            <w:rFonts w:ascii="Cambria Math" w:eastAsia="宋体" w:hAnsi="Cambria Math" w:cs="宋体"/>
                            <w:spacing w:val="0"/>
                            <w:sz w:val="21"/>
                            <w:szCs w:val="21"/>
                            <w:lang w:eastAsia="zh-CN"/>
                          </w:rPr>
                        </m:ctrlPr>
                      </m:groupChrPr>
                      <m:e>
                        <m:nary>
                          <m:naryPr>
                            <m:chr m:val="∑"/>
                            <m:ctrlPr>
                              <w:rPr>
                                <w:rFonts w:ascii="Cambria Math" w:eastAsia="宋体" w:hAnsi="Cambria Math" w:cs="宋体"/>
                                <w:spacing w:val="0"/>
                                <w:sz w:val="21"/>
                                <w:szCs w:val="21"/>
                                <w:lang w:eastAsia="zh-CN"/>
                              </w:rPr>
                            </m:ctrlPr>
                          </m:naryPr>
                          <m:sub>
                            <m:r>
                              <w:rPr>
                                <w:rFonts w:ascii="Cambria Math" w:eastAsia="宋体" w:hAnsi="Cambria Math" w:cs="宋体"/>
                                <w:spacing w:val="0"/>
                                <w:sz w:val="21"/>
                                <w:szCs w:val="21"/>
                                <w:lang w:eastAsia="zh-CN"/>
                              </w:rPr>
                              <m:t>k=1</m:t>
                            </m:r>
                            <m:ctrlPr>
                              <w:rPr>
                                <w:rFonts w:ascii="Cambria Math" w:eastAsia="宋体" w:hAnsi="Cambria Math" w:cs="宋体"/>
                                <w:i/>
                                <w:spacing w:val="0"/>
                                <w:sz w:val="21"/>
                                <w:szCs w:val="21"/>
                                <w:lang w:eastAsia="zh-CN"/>
                              </w:rPr>
                            </m:ctrlPr>
                          </m:sub>
                          <m:sup>
                            <m:r>
                              <w:rPr>
                                <w:rFonts w:ascii="Cambria Math" w:eastAsia="宋体" w:hAnsi="Cambria Math" w:cs="宋体"/>
                                <w:spacing w:val="0"/>
                                <w:sz w:val="21"/>
                                <w:szCs w:val="21"/>
                                <w:lang w:eastAsia="zh-CN"/>
                              </w:rPr>
                              <m:t>K</m:t>
                            </m:r>
                            <m:ctrlPr>
                              <w:rPr>
                                <w:rFonts w:ascii="Cambria Math" w:eastAsia="宋体" w:hAnsi="Cambria Math" w:cs="宋体"/>
                                <w:i/>
                                <w:spacing w:val="0"/>
                                <w:sz w:val="21"/>
                                <w:szCs w:val="21"/>
                                <w:lang w:eastAsia="zh-CN"/>
                              </w:rPr>
                            </m:ctrlPr>
                          </m:sup>
                          <m:e>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z</m:t>
                                </m:r>
                              </m:e>
                              <m:sub>
                                <m:r>
                                  <w:rPr>
                                    <w:rFonts w:ascii="Cambria Math" w:eastAsia="宋体" w:hAnsi="Cambria Math" w:cs="宋体"/>
                                    <w:spacing w:val="0"/>
                                    <w:sz w:val="21"/>
                                    <w:szCs w:val="21"/>
                                    <w:lang w:eastAsia="zh-CN"/>
                                  </w:rPr>
                                  <m:t>k</m:t>
                                </m:r>
                              </m:sub>
                            </m:sSub>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a</m:t>
                                </m:r>
                              </m:e>
                              <m:sub>
                                <m:r>
                                  <w:rPr>
                                    <w:rFonts w:ascii="Cambria Math" w:eastAsia="宋体" w:hAnsi="Cambria Math" w:cs="宋体"/>
                                    <w:spacing w:val="0"/>
                                    <w:sz w:val="21"/>
                                    <w:szCs w:val="21"/>
                                    <w:lang w:eastAsia="zh-CN"/>
                                  </w:rPr>
                                  <m:t>k,0</m:t>
                                </m:r>
                              </m:sub>
                            </m:sSub>
                            <m:ctrlPr>
                              <w:rPr>
                                <w:rFonts w:ascii="Cambria Math" w:eastAsia="宋体" w:hAnsi="Cambria Math" w:cs="宋体"/>
                                <w:i/>
                                <w:spacing w:val="0"/>
                                <w:sz w:val="21"/>
                                <w:szCs w:val="21"/>
                                <w:lang w:eastAsia="zh-CN"/>
                              </w:rPr>
                            </m:ctrlPr>
                          </m:e>
                        </m:nary>
                        <m:r>
                          <w:rPr>
                            <w:rFonts w:ascii="Cambria Math" w:eastAsia="宋体" w:hAnsi="Cambria Math" w:cs="宋体"/>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I</m:t>
                            </m:r>
                          </m:e>
                          <m:sub>
                            <m:r>
                              <m:rPr>
                                <m:nor/>
                              </m:rPr>
                              <w:rPr>
                                <w:rFonts w:ascii="Cambria Math" w:eastAsia="宋体" w:hAnsi="Cambria Math" w:cs="宋体"/>
                                <w:spacing w:val="0"/>
                                <w:sz w:val="21"/>
                                <w:szCs w:val="21"/>
                                <w:lang w:eastAsia="zh-CN"/>
                              </w:rPr>
                              <m:t>noise</m:t>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e>
                        </m:d>
                      </m:e>
                    </m:groupChr>
                  </m:e>
                  <m:lim>
                    <m:r>
                      <m:rPr>
                        <m:nor/>
                      </m:rPr>
                      <w:rPr>
                        <w:rFonts w:ascii="Cambria Math" w:eastAsia="宋体" w:hAnsi="Cambria Math" w:cs="宋体"/>
                        <w:spacing w:val="0"/>
                        <w:sz w:val="21"/>
                        <w:szCs w:val="21"/>
                        <w:lang w:eastAsia="zh-CN"/>
                      </w:rPr>
                      <m:t xml:space="preserve">DC </m:t>
                    </m:r>
                    <m:r>
                      <m:rPr>
                        <m:lit/>
                        <m:nor/>
                      </m:rPr>
                      <w:rPr>
                        <w:rFonts w:ascii="Cambria Math" w:eastAsia="宋体" w:hAnsi="Cambria Math" w:cs="宋体"/>
                        <w:spacing w:val="0"/>
                        <w:sz w:val="21"/>
                        <w:szCs w:val="21"/>
                        <w:lang w:eastAsia="zh-CN"/>
                      </w:rPr>
                      <m:t>&amp;</m:t>
                    </m:r>
                    <m:r>
                      <m:rPr>
                        <m:nor/>
                      </m:rPr>
                      <w:rPr>
                        <w:rFonts w:ascii="Cambria Math" w:eastAsia="宋体" w:hAnsi="Cambria Math" w:cs="宋体"/>
                        <w:spacing w:val="0"/>
                        <w:sz w:val="21"/>
                        <w:szCs w:val="21"/>
                        <w:lang w:eastAsia="zh-CN"/>
                      </w:rPr>
                      <m:t xml:space="preserve"> </m:t>
                    </m:r>
                    <m:r>
                      <m:rPr>
                        <m:nor/>
                      </m:rPr>
                      <w:rPr>
                        <w:rFonts w:ascii="Cambria Math" w:eastAsia="宋体" w:hAnsi="Cambria Math" w:cs="宋体" w:hint="eastAsia"/>
                        <w:spacing w:val="0"/>
                        <w:sz w:val="21"/>
                        <w:szCs w:val="21"/>
                        <w:lang w:eastAsia="zh-CN"/>
                      </w:rPr>
                      <m:t>Noise component</m:t>
                    </m:r>
                  </m:lim>
                </m:limLow>
                <m:r>
                  <w:rPr>
                    <w:rFonts w:ascii="Cambria Math" w:eastAsia="宋体" w:hAnsi="Cambria Math" w:cs="宋体"/>
                    <w:spacing w:val="0"/>
                    <w:sz w:val="21"/>
                    <w:szCs w:val="21"/>
                    <w:lang w:eastAsia="zh-CN"/>
                  </w:rPr>
                  <m:t>+</m:t>
                </m:r>
                <m:limLow>
                  <m:limLowPr>
                    <m:ctrlPr>
                      <w:rPr>
                        <w:rFonts w:ascii="Cambria Math" w:eastAsia="宋体" w:hAnsi="Cambria Math" w:cs="宋体"/>
                        <w:i/>
                        <w:spacing w:val="0"/>
                        <w:sz w:val="21"/>
                        <w:szCs w:val="21"/>
                        <w:lang w:eastAsia="zh-CN"/>
                      </w:rPr>
                    </m:ctrlPr>
                  </m:limLowPr>
                  <m:e>
                    <m:groupChr>
                      <m:groupChrPr>
                        <m:ctrlPr>
                          <w:rPr>
                            <w:rFonts w:ascii="Cambria Math" w:eastAsia="宋体" w:hAnsi="Cambria Math" w:cs="宋体"/>
                            <w:spacing w:val="0"/>
                            <w:sz w:val="21"/>
                            <w:szCs w:val="21"/>
                            <w:lang w:eastAsia="zh-CN"/>
                          </w:rPr>
                        </m:ctrlPr>
                      </m:groupChrPr>
                      <m:e>
                        <m:nary>
                          <m:naryPr>
                            <m:chr m:val="∑"/>
                            <m:ctrlPr>
                              <w:rPr>
                                <w:rFonts w:ascii="Cambria Math" w:eastAsia="宋体" w:hAnsi="Cambria Math" w:cs="宋体"/>
                                <w:spacing w:val="0"/>
                                <w:sz w:val="21"/>
                                <w:szCs w:val="21"/>
                                <w:lang w:eastAsia="zh-CN"/>
                              </w:rPr>
                            </m:ctrlPr>
                          </m:naryPr>
                          <m:sub>
                            <m:r>
                              <w:rPr>
                                <w:rFonts w:ascii="Cambria Math" w:eastAsia="宋体" w:hAnsi="Cambria Math" w:cs="宋体"/>
                                <w:spacing w:val="0"/>
                                <w:sz w:val="21"/>
                                <w:szCs w:val="21"/>
                                <w:lang w:eastAsia="zh-CN"/>
                              </w:rPr>
                              <m:t>k=1</m:t>
                            </m:r>
                            <m:ctrlPr>
                              <w:rPr>
                                <w:rFonts w:ascii="Cambria Math" w:eastAsia="宋体" w:hAnsi="Cambria Math" w:cs="宋体"/>
                                <w:i/>
                                <w:spacing w:val="0"/>
                                <w:sz w:val="21"/>
                                <w:szCs w:val="21"/>
                                <w:lang w:eastAsia="zh-CN"/>
                              </w:rPr>
                            </m:ctrlPr>
                          </m:sub>
                          <m:sup>
                            <m:r>
                              <w:rPr>
                                <w:rFonts w:ascii="Cambria Math" w:eastAsia="宋体" w:hAnsi="Cambria Math" w:cs="宋体"/>
                                <w:spacing w:val="0"/>
                                <w:sz w:val="21"/>
                                <w:szCs w:val="21"/>
                                <w:lang w:eastAsia="zh-CN"/>
                              </w:rPr>
                              <m:t>K</m:t>
                            </m:r>
                            <m:ctrlPr>
                              <w:rPr>
                                <w:rFonts w:ascii="Cambria Math" w:eastAsia="宋体" w:hAnsi="Cambria Math" w:cs="宋体"/>
                                <w:i/>
                                <w:spacing w:val="0"/>
                                <w:sz w:val="21"/>
                                <w:szCs w:val="21"/>
                                <w:lang w:eastAsia="zh-CN"/>
                              </w:rPr>
                            </m:ctrlPr>
                          </m:sup>
                          <m:e>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z</m:t>
                                </m:r>
                              </m:e>
                              <m:sub>
                                <m:r>
                                  <w:rPr>
                                    <w:rFonts w:ascii="Cambria Math" w:eastAsia="宋体" w:hAnsi="Cambria Math" w:cs="宋体"/>
                                    <w:spacing w:val="0"/>
                                    <w:sz w:val="21"/>
                                    <w:szCs w:val="21"/>
                                    <w:lang w:eastAsia="zh-CN"/>
                                  </w:rPr>
                                  <m:t>k</m:t>
                                </m:r>
                              </m:sub>
                            </m:sSub>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a</m:t>
                                </m:r>
                              </m:e>
                              <m:sub>
                                <m:r>
                                  <w:rPr>
                                    <w:rFonts w:ascii="Cambria Math" w:eastAsia="宋体" w:hAnsi="Cambria Math" w:cs="宋体"/>
                                    <w:spacing w:val="0"/>
                                    <w:sz w:val="21"/>
                                    <w:szCs w:val="21"/>
                                    <w:lang w:eastAsia="zh-CN"/>
                                  </w:rPr>
                                  <m:t>k,1</m:t>
                                </m:r>
                              </m:sub>
                            </m:sSub>
                            <m:ctrlPr>
                              <w:rPr>
                                <w:rFonts w:ascii="Cambria Math" w:eastAsia="宋体" w:hAnsi="Cambria Math" w:cs="宋体"/>
                                <w:i/>
                                <w:spacing w:val="0"/>
                                <w:sz w:val="21"/>
                                <w:szCs w:val="21"/>
                                <w:lang w:eastAsia="zh-CN"/>
                              </w:rPr>
                            </m:ctrlPr>
                          </m:e>
                        </m:nary>
                        <m:func>
                          <m:funcPr>
                            <m:ctrlPr>
                              <w:rPr>
                                <w:rFonts w:ascii="Cambria Math" w:eastAsia="宋体" w:hAnsi="Cambria Math" w:cs="宋体"/>
                                <w:spacing w:val="0"/>
                                <w:sz w:val="21"/>
                                <w:szCs w:val="21"/>
                                <w:lang w:eastAsia="zh-CN"/>
                              </w:rPr>
                            </m:ctrlPr>
                          </m:funcPr>
                          <m:fName>
                            <m:r>
                              <m:rPr>
                                <m:sty m:val="p"/>
                              </m:rPr>
                              <w:rPr>
                                <w:rFonts w:ascii="Cambria Math" w:eastAsia="宋体" w:hAnsi="Cambria Math" w:cs="宋体"/>
                                <w:spacing w:val="0"/>
                                <w:sz w:val="21"/>
                                <w:szCs w:val="21"/>
                                <w:lang w:eastAsia="zh-CN"/>
                              </w:rPr>
                              <m:t>cos</m:t>
                            </m:r>
                          </m:fName>
                          <m:e>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2</m:t>
                                </m:r>
                                <m:r>
                                  <m:rPr>
                                    <m:sty m:val="p"/>
                                  </m:rPr>
                                  <w:rPr>
                                    <w:rFonts w:ascii="Cambria Math" w:eastAsia="宋体" w:hAnsi="Cambria Math" w:cs="宋体"/>
                                    <w:spacing w:val="0"/>
                                    <w:sz w:val="21"/>
                                    <w:szCs w:val="21"/>
                                    <w:lang w:eastAsia="zh-CN"/>
                                  </w:rPr>
                                  <m:t>π</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w:rPr>
                                        <w:rFonts w:ascii="Cambria Math" w:eastAsia="宋体" w:hAnsi="Cambria Math" w:cs="宋体"/>
                                        <w:spacing w:val="0"/>
                                        <w:sz w:val="21"/>
                                        <w:szCs w:val="21"/>
                                        <w:lang w:eastAsia="zh-CN"/>
                                      </w:rPr>
                                      <m:t>k</m:t>
                                    </m:r>
                                  </m:sub>
                                </m:sSub>
                                <m:r>
                                  <w:rPr>
                                    <w:rFonts w:ascii="Cambria Math" w:eastAsia="宋体" w:hAnsi="Cambria Math" w:cs="宋体"/>
                                    <w:spacing w:val="0"/>
                                    <w:sz w:val="21"/>
                                    <w:szCs w:val="21"/>
                                    <w:lang w:eastAsia="zh-CN"/>
                                  </w:rPr>
                                  <m:t>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φ</m:t>
                                    </m:r>
                                  </m:e>
                                  <m:sub>
                                    <m:r>
                                      <w:rPr>
                                        <w:rFonts w:ascii="Cambria Math" w:eastAsia="宋体" w:hAnsi="Cambria Math" w:cs="宋体"/>
                                        <w:spacing w:val="0"/>
                                        <w:sz w:val="21"/>
                                        <w:szCs w:val="21"/>
                                        <w:lang w:eastAsia="zh-CN"/>
                                      </w:rPr>
                                      <m:t>k</m:t>
                                    </m:r>
                                  </m:sub>
                                </m:sSub>
                              </m:e>
                            </m:d>
                          </m:e>
                        </m:func>
                      </m:e>
                    </m:groupChr>
                  </m:e>
                  <m:lim>
                    <m:r>
                      <m:rPr>
                        <m:nor/>
                      </m:rPr>
                      <w:rPr>
                        <w:rFonts w:ascii="Cambria Math" w:eastAsia="宋体" w:hAnsi="Cambria Math"/>
                        <w:spacing w:val="0"/>
                        <w:sz w:val="21"/>
                        <w:szCs w:val="21"/>
                        <w:lang w:eastAsia="zh-CN"/>
                      </w:rPr>
                      <m:t xml:space="preserve">Signal </m:t>
                    </m:r>
                    <m:r>
                      <m:rPr>
                        <m:nor/>
                      </m:rPr>
                      <w:rPr>
                        <w:rFonts w:ascii="Cambria Math" w:eastAsia="宋体" w:hAnsi="Cambria Math" w:hint="eastAsia"/>
                        <w:spacing w:val="0"/>
                        <w:sz w:val="21"/>
                        <w:szCs w:val="21"/>
                        <w:lang w:eastAsia="zh-CN"/>
                      </w:rPr>
                      <m:t>c</m:t>
                    </m:r>
                    <m:r>
                      <m:rPr>
                        <m:nor/>
                      </m:rPr>
                      <w:rPr>
                        <w:rFonts w:ascii="Cambria Math" w:eastAsia="宋体" w:hAnsi="Cambria Math"/>
                        <w:spacing w:val="0"/>
                        <w:sz w:val="21"/>
                        <w:szCs w:val="21"/>
                        <w:lang w:eastAsia="zh-CN"/>
                      </w:rPr>
                      <m:t>omponent</m:t>
                    </m:r>
                  </m:lim>
                </m:limLow>
              </m:oMath>
            </m:oMathPara>
          </w:p>
        </w:tc>
        <w:tc>
          <w:tcPr>
            <w:tcW w:w="500" w:type="pct"/>
            <w:tcBorders>
              <w:top w:val="nil"/>
              <w:left w:val="nil"/>
              <w:bottom w:val="nil"/>
              <w:right w:val="nil"/>
            </w:tcBorders>
            <w:vAlign w:val="center"/>
          </w:tcPr>
          <w:p w14:paraId="4B397CED" w14:textId="4807C68C" w:rsidR="00D80023" w:rsidRPr="00FA371A" w:rsidRDefault="00D80023" w:rsidP="00512A7C">
            <w:pPr>
              <w:jc w:val="both"/>
              <w:rPr>
                <w:rFonts w:eastAsia="宋体" w:cs="宋体"/>
                <w:spacing w:val="0"/>
                <w:sz w:val="21"/>
                <w:szCs w:val="21"/>
                <w:lang w:eastAsia="zh-CN"/>
              </w:rPr>
            </w:pPr>
            <w:r w:rsidRPr="00FA371A">
              <w:rPr>
                <w:rFonts w:eastAsia="宋体" w:cs="宋体" w:hint="eastAsia"/>
                <w:spacing w:val="0"/>
                <w:sz w:val="21"/>
                <w:szCs w:val="21"/>
                <w:lang w:eastAsia="zh-CN"/>
              </w:rPr>
              <w:t>(</w:t>
            </w:r>
            <w:r w:rsidR="00E3549A" w:rsidRPr="00FA371A">
              <w:rPr>
                <w:sz w:val="21"/>
                <w:szCs w:val="21"/>
              </w:rPr>
              <w:fldChar w:fldCharType="begin"/>
            </w:r>
            <w:r w:rsidR="00E3549A" w:rsidRPr="00FA371A">
              <w:rPr>
                <w:sz w:val="21"/>
                <w:szCs w:val="21"/>
              </w:rPr>
              <w:instrText xml:space="preserve"> SEQ </w:instrText>
            </w:r>
            <w:r w:rsidR="00E3549A" w:rsidRPr="00FA371A">
              <w:rPr>
                <w:sz w:val="21"/>
                <w:szCs w:val="21"/>
              </w:rPr>
              <w:instrText>公式</w:instrText>
            </w:r>
            <w:r w:rsidR="00E3549A" w:rsidRPr="00FA371A">
              <w:rPr>
                <w:sz w:val="21"/>
                <w:szCs w:val="21"/>
              </w:rPr>
              <w:instrText xml:space="preserve"> \* ARABIC </w:instrText>
            </w:r>
            <w:r w:rsidR="00E3549A" w:rsidRPr="00FA371A">
              <w:rPr>
                <w:sz w:val="21"/>
                <w:szCs w:val="21"/>
              </w:rPr>
              <w:fldChar w:fldCharType="separate"/>
            </w:r>
            <w:r w:rsidR="00672EAB" w:rsidRPr="00FA371A">
              <w:rPr>
                <w:noProof/>
                <w:sz w:val="21"/>
                <w:szCs w:val="21"/>
              </w:rPr>
              <w:t>4</w:t>
            </w:r>
            <w:r w:rsidR="00E3549A" w:rsidRPr="00FA371A">
              <w:rPr>
                <w:sz w:val="21"/>
                <w:szCs w:val="21"/>
              </w:rPr>
              <w:fldChar w:fldCharType="end"/>
            </w:r>
            <w:r w:rsidRPr="00FA371A">
              <w:rPr>
                <w:rFonts w:eastAsia="宋体" w:cs="宋体" w:hint="eastAsia"/>
                <w:spacing w:val="0"/>
                <w:sz w:val="21"/>
                <w:szCs w:val="21"/>
                <w:lang w:eastAsia="zh-CN"/>
              </w:rPr>
              <w:t>)</w:t>
            </w:r>
          </w:p>
        </w:tc>
      </w:tr>
    </w:tbl>
    <w:p w14:paraId="2FFB251F" w14:textId="17B10586" w:rsidR="00E60073" w:rsidRPr="00FA371A" w:rsidRDefault="00761DDE" w:rsidP="00512A7C">
      <w:pPr>
        <w:ind w:firstLine="420"/>
        <w:jc w:val="both"/>
        <w:rPr>
          <w:rFonts w:eastAsia="宋体" w:cs="宋体"/>
          <w:spacing w:val="0"/>
          <w:sz w:val="21"/>
          <w:szCs w:val="21"/>
          <w:lang w:eastAsia="zh-CN"/>
        </w:rPr>
      </w:pPr>
      <w:r w:rsidRPr="00FA371A">
        <w:rPr>
          <w:rFonts w:eastAsia="宋体" w:cs="宋体"/>
          <w:spacing w:val="0"/>
          <w:sz w:val="21"/>
          <w:szCs w:val="21"/>
          <w:lang w:eastAsia="zh-CN"/>
        </w:rPr>
        <w:t>The signal decomposition is achieved by mapping the time-domain observation into the frequency domain.</w:t>
      </w:r>
      <w:r w:rsidRPr="00FA371A">
        <w:rPr>
          <w:rFonts w:eastAsia="宋体" w:cs="宋体" w:hint="eastAsia"/>
          <w:spacing w:val="0"/>
          <w:sz w:val="21"/>
          <w:szCs w:val="21"/>
          <w:lang w:eastAsia="zh-CN"/>
        </w:rPr>
        <w:t xml:space="preserve"> </w:t>
      </w:r>
      <w:r w:rsidR="00E60073" w:rsidRPr="00FA371A">
        <w:rPr>
          <w:rFonts w:eastAsia="宋体" w:cs="宋体"/>
          <w:spacing w:val="0"/>
          <w:sz w:val="21"/>
          <w:szCs w:val="21"/>
          <w:lang w:eastAsia="zh-CN"/>
        </w:rPr>
        <w:t xml:space="preserve">Defining </w:t>
      </w:r>
      <m:oMath>
        <m:r>
          <m:rPr>
            <m:scr m:val="script"/>
          </m:rPr>
          <w:rPr>
            <w:rFonts w:ascii="Cambria Math" w:eastAsia="宋体" w:hAnsi="Cambria Math" w:cs="宋体"/>
            <w:spacing w:val="0"/>
            <w:sz w:val="21"/>
            <w:szCs w:val="21"/>
            <w:lang w:eastAsia="zh-CN"/>
          </w:rPr>
          <m:t>F</m:t>
        </m:r>
        <m:r>
          <m:rPr>
            <m:lit/>
          </m:rPr>
          <w:rPr>
            <w:rFonts w:ascii="Cambria Math" w:eastAsia="宋体" w:hAnsi="Cambria Math" w:cs="宋体"/>
            <w:spacing w:val="0"/>
            <w:sz w:val="21"/>
            <w:szCs w:val="21"/>
            <w:lang w:eastAsia="zh-CN"/>
          </w:rPr>
          <m:t>{</m:t>
        </m:r>
        <m:r>
          <m:rPr>
            <m:sty m:val="p"/>
          </m:rPr>
          <w:rPr>
            <w:rFonts w:ascii="Cambria Math" w:eastAsia="宋体" w:hAnsi="Cambria Math" w:cs="宋体"/>
            <w:spacing w:val="0"/>
            <w:sz w:val="21"/>
            <w:szCs w:val="21"/>
            <w:lang w:eastAsia="zh-CN"/>
          </w:rPr>
          <m:t>⋅</m:t>
        </m:r>
        <m:r>
          <m:rPr>
            <m:lit/>
          </m:rPr>
          <w:rPr>
            <w:rFonts w:ascii="Cambria Math" w:eastAsia="宋体" w:hAnsi="Cambria Math" w:cs="宋体"/>
            <w:spacing w:val="0"/>
            <w:sz w:val="21"/>
            <w:szCs w:val="21"/>
            <w:lang w:eastAsia="zh-CN"/>
          </w:rPr>
          <m:t>}</m:t>
        </m:r>
      </m:oMath>
      <w:r w:rsidR="00E60073" w:rsidRPr="00FA371A">
        <w:rPr>
          <w:rFonts w:eastAsia="宋体" w:cs="宋体"/>
          <w:spacing w:val="0"/>
          <w:sz w:val="21"/>
          <w:szCs w:val="21"/>
          <w:lang w:eastAsia="zh-CN"/>
        </w:rPr>
        <w:t xml:space="preserve"> as the continuous Fourier transform operator, the frequency-domain response </w:t>
      </w:r>
      <m:oMath>
        <m:r>
          <w:rPr>
            <w:rFonts w:ascii="Cambria Math" w:eastAsia="宋体" w:hAnsi="Cambria Math" w:cs="宋体"/>
            <w:spacing w:val="0"/>
            <w:sz w:val="21"/>
            <w:szCs w:val="21"/>
            <w:lang w:eastAsia="zh-CN"/>
          </w:rPr>
          <m:t>Y</m:t>
        </m:r>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f</m:t>
            </m:r>
          </m:e>
        </m:d>
      </m:oMath>
      <w:r w:rsidR="00E60073" w:rsidRPr="00FA371A">
        <w:rPr>
          <w:rFonts w:eastAsia="宋体" w:cs="宋体"/>
          <w:spacing w:val="0"/>
          <w:sz w:val="21"/>
          <w:szCs w:val="21"/>
          <w:lang w:eastAsia="zh-CN"/>
        </w:rPr>
        <w:t xml:space="preserve"> is given by:</w:t>
      </w:r>
    </w:p>
    <w:tbl>
      <w:tblPr>
        <w:tblStyle w:val="af0"/>
        <w:tblW w:w="5000" w:type="pct"/>
        <w:tblLook w:val="04A0" w:firstRow="1" w:lastRow="0" w:firstColumn="1" w:lastColumn="0" w:noHBand="0" w:noVBand="1"/>
      </w:tblPr>
      <w:tblGrid>
        <w:gridCol w:w="830"/>
        <w:gridCol w:w="6645"/>
        <w:gridCol w:w="831"/>
      </w:tblGrid>
      <w:tr w:rsidR="00D80023" w:rsidRPr="00FA371A" w14:paraId="4AA202B5" w14:textId="77777777">
        <w:tc>
          <w:tcPr>
            <w:tcW w:w="500" w:type="pct"/>
            <w:tcBorders>
              <w:top w:val="nil"/>
              <w:left w:val="nil"/>
              <w:bottom w:val="nil"/>
              <w:right w:val="nil"/>
            </w:tcBorders>
            <w:vAlign w:val="center"/>
          </w:tcPr>
          <w:p w14:paraId="70BA7552" w14:textId="77777777" w:rsidR="00D80023" w:rsidRPr="00FA371A" w:rsidRDefault="00D80023" w:rsidP="00512A7C">
            <w:pPr>
              <w:jc w:val="both"/>
              <w:rPr>
                <w:rFonts w:eastAsia="宋体" w:cs="宋体"/>
                <w:spacing w:val="0"/>
                <w:sz w:val="21"/>
                <w:szCs w:val="21"/>
                <w:lang w:eastAsia="zh-CN"/>
              </w:rPr>
            </w:pPr>
          </w:p>
        </w:tc>
        <w:tc>
          <w:tcPr>
            <w:tcW w:w="4000" w:type="pct"/>
            <w:tcBorders>
              <w:top w:val="nil"/>
              <w:left w:val="nil"/>
              <w:bottom w:val="nil"/>
              <w:right w:val="nil"/>
            </w:tcBorders>
            <w:vAlign w:val="center"/>
          </w:tcPr>
          <w:p w14:paraId="3C33CEBD" w14:textId="7746CAE1" w:rsidR="00D80023" w:rsidRPr="00FA371A" w:rsidRDefault="00D80023" w:rsidP="00512A7C">
            <w:pPr>
              <w:jc w:val="both"/>
              <w:rPr>
                <w:rFonts w:eastAsia="宋体" w:cs="宋体"/>
                <w:spacing w:val="0"/>
                <w:sz w:val="21"/>
                <w:szCs w:val="21"/>
                <w:lang w:eastAsia="zh-CN"/>
              </w:rPr>
            </w:pPr>
            <m:oMathPara>
              <m:oMath>
                <m:r>
                  <w:rPr>
                    <w:rFonts w:ascii="Cambria Math" w:eastAsia="宋体" w:hAnsi="Cambria Math" w:cs="宋体"/>
                    <w:spacing w:val="0"/>
                    <w:sz w:val="21"/>
                    <w:szCs w:val="21"/>
                    <w:lang w:eastAsia="zh-CN"/>
                  </w:rPr>
                  <m:t>Y</m:t>
                </m:r>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f</m:t>
                    </m:r>
                  </m:e>
                </m:d>
                <m:r>
                  <m:rPr>
                    <m:scr m:val="script"/>
                  </m:rPr>
                  <w:rPr>
                    <w:rFonts w:ascii="Cambria Math" w:eastAsia="宋体" w:hAnsi="Cambria Math" w:cs="宋体"/>
                    <w:spacing w:val="0"/>
                    <w:sz w:val="21"/>
                    <w:szCs w:val="21"/>
                    <w:lang w:eastAsia="zh-CN"/>
                  </w:rPr>
                  <m:t>=F</m:t>
                </m:r>
                <m:r>
                  <m:rPr>
                    <m:lit/>
                  </m:rPr>
                  <w:rPr>
                    <w:rFonts w:ascii="Cambria Math" w:eastAsia="宋体" w:hAnsi="Cambria Math" w:cs="宋体"/>
                    <w:spacing w:val="0"/>
                    <w:sz w:val="21"/>
                    <w:szCs w:val="21"/>
                    <w:lang w:eastAsia="zh-CN"/>
                  </w:rPr>
                  <m:t>{</m:t>
                </m:r>
                <m:sSub>
                  <m:sSubPr>
                    <m:ctrlPr>
                      <w:del w:id="38" w:author="yj zeng" w:date="2026-01-31T21:18:00Z" w16du:dateUtc="2026-01-31T13:18:00Z">
                        <w:rPr>
                          <w:rFonts w:ascii="Cambria Math" w:eastAsia="宋体" w:hAnsi="Cambria Math" w:cs="宋体"/>
                          <w:i/>
                          <w:spacing w:val="0"/>
                          <w:sz w:val="21"/>
                          <w:szCs w:val="21"/>
                          <w:lang w:eastAsia="zh-CN"/>
                        </w:rPr>
                      </w:del>
                    </m:ctrlPr>
                  </m:sSubPr>
                  <m:e>
                    <m:r>
                      <w:del w:id="39" w:author="yj zeng" w:date="2026-01-31T21:18:00Z" w16du:dateUtc="2026-01-31T13:18:00Z">
                        <w:rPr>
                          <w:rFonts w:ascii="Cambria Math" w:eastAsia="宋体" w:hAnsi="Cambria Math" w:cs="宋体"/>
                          <w:spacing w:val="0"/>
                          <w:sz w:val="21"/>
                          <w:szCs w:val="21"/>
                          <w:lang w:eastAsia="zh-CN"/>
                        </w:rPr>
                        <m:t>y</m:t>
                      </w:del>
                    </m:r>
                  </m:e>
                  <m:sub>
                    <m:r>
                      <w:del w:id="40" w:author="yj zeng" w:date="2026-01-31T21:18:00Z" w16du:dateUtc="2026-01-31T13:18:00Z">
                        <m:rPr>
                          <m:nor/>
                        </m:rPr>
                        <w:rPr>
                          <w:rFonts w:ascii="Cambria Math" w:eastAsia="宋体" w:hAnsi="Cambria Math" w:cs="宋体"/>
                          <w:spacing w:val="0"/>
                          <w:sz w:val="21"/>
                          <w:szCs w:val="21"/>
                          <w:lang w:eastAsia="zh-CN"/>
                        </w:rPr>
                        <m:t>OTFE</m:t>
                      </w:del>
                    </m:r>
                  </m:sub>
                </m:sSub>
                <m:sSub>
                  <m:sSubPr>
                    <m:ctrlPr>
                      <w:ins w:id="41" w:author="yj zeng" w:date="2026-01-31T21:18:00Z" w16du:dateUtc="2026-01-31T13:18:00Z">
                        <w:rPr>
                          <w:rFonts w:ascii="Cambria Math" w:eastAsia="宋体" w:hAnsi="Cambria Math" w:cs="宋体"/>
                          <w:i/>
                          <w:spacing w:val="0"/>
                          <w:sz w:val="21"/>
                          <w:szCs w:val="21"/>
                          <w:lang w:eastAsia="zh-CN"/>
                        </w:rPr>
                      </w:ins>
                    </m:ctrlPr>
                  </m:sSubPr>
                  <m:e>
                    <m:r>
                      <w:ins w:id="42" w:author="yj zeng" w:date="2026-01-31T21:18:00Z" w16du:dateUtc="2026-01-31T13:18:00Z">
                        <w:rPr>
                          <w:rFonts w:ascii="Cambria Math" w:eastAsia="宋体" w:hAnsi="Cambria Math" w:cs="宋体"/>
                          <w:spacing w:val="0"/>
                          <w:sz w:val="21"/>
                          <w:szCs w:val="21"/>
                          <w:lang w:eastAsia="zh-CN"/>
                          <w:rPrChange w:id="43" w:author="yj zeng" w:date="2026-01-31T21:18:00Z" w16du:dateUtc="2026-01-31T13:18:00Z">
                            <w:rPr>
                              <w:rFonts w:ascii="Cambria Math" w:eastAsia="宋体" w:hAnsi="Cambria Math" w:cs="宋体"/>
                              <w:spacing w:val="0"/>
                              <w:sz w:val="21"/>
                              <w:szCs w:val="21"/>
                              <w:highlight w:val="yellow"/>
                              <w:lang w:eastAsia="zh-CN"/>
                            </w:rPr>
                          </w:rPrChange>
                        </w:rPr>
                        <m:t>I</m:t>
                      </w:ins>
                    </m:r>
                  </m:e>
                  <m:sub>
                    <m:r>
                      <w:ins w:id="44" w:author="yj zeng" w:date="2026-01-31T21:18:00Z" w16du:dateUtc="2026-01-31T13:18:00Z">
                        <m:rPr>
                          <m:nor/>
                        </m:rPr>
                        <w:rPr>
                          <w:rFonts w:ascii="Cambria Math" w:eastAsia="宋体" w:hAnsi="Cambria Math" w:cs="宋体"/>
                          <w:spacing w:val="0"/>
                          <w:sz w:val="21"/>
                          <w:szCs w:val="21"/>
                          <w:lang w:eastAsia="zh-CN"/>
                          <w:rPrChange w:id="45" w:author="yj zeng" w:date="2026-01-31T21:19:00Z" w16du:dateUtc="2026-01-31T13:19:00Z">
                            <w:rPr>
                              <w:rFonts w:ascii="Cambria Math" w:eastAsia="宋体" w:hAnsi="Cambria Math" w:cs="宋体"/>
                              <w:i/>
                              <w:spacing w:val="0"/>
                              <w:sz w:val="21"/>
                              <w:szCs w:val="21"/>
                              <w:lang w:eastAsia="zh-CN"/>
                            </w:rPr>
                          </w:rPrChange>
                        </w:rPr>
                        <m:t>noise</m:t>
                      </w:ins>
                    </m:r>
                  </m:sub>
                </m:sSub>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t</m:t>
                    </m:r>
                  </m:e>
                </m:d>
                <m:r>
                  <m:rPr>
                    <m:lit/>
                  </m:rPr>
                  <w:rPr>
                    <w:rFonts w:ascii="Cambria Math" w:eastAsia="宋体" w:hAnsi="Cambria Math" w:cs="宋体"/>
                    <w:spacing w:val="0"/>
                    <w:sz w:val="21"/>
                    <w:szCs w:val="21"/>
                    <w:lang w:eastAsia="zh-CN"/>
                  </w:rPr>
                  <m:t>}</m:t>
                </m:r>
                <m:r>
                  <w:rPr>
                    <w:rFonts w:ascii="Cambria Math" w:eastAsia="宋体" w:hAnsi="Cambria Math" w:cs="宋体"/>
                    <w:spacing w:val="0"/>
                    <w:sz w:val="21"/>
                    <w:szCs w:val="21"/>
                    <w:lang w:eastAsia="zh-CN"/>
                  </w:rPr>
                  <m:t>+</m:t>
                </m:r>
                <m:nary>
                  <m:naryPr>
                    <m:chr m:val="∑"/>
                    <m:ctrlPr>
                      <w:rPr>
                        <w:rFonts w:ascii="Cambria Math" w:eastAsia="宋体" w:hAnsi="Cambria Math" w:cs="宋体"/>
                        <w:spacing w:val="0"/>
                        <w:sz w:val="21"/>
                        <w:szCs w:val="21"/>
                        <w:lang w:eastAsia="zh-CN"/>
                      </w:rPr>
                    </m:ctrlPr>
                  </m:naryPr>
                  <m:sub>
                    <m:r>
                      <w:rPr>
                        <w:rFonts w:ascii="Cambria Math" w:eastAsia="宋体" w:hAnsi="Cambria Math" w:cs="宋体"/>
                        <w:spacing w:val="0"/>
                        <w:sz w:val="21"/>
                        <w:szCs w:val="21"/>
                        <w:lang w:eastAsia="zh-CN"/>
                      </w:rPr>
                      <m:t>k=1</m:t>
                    </m:r>
                    <m:ctrlPr>
                      <w:rPr>
                        <w:rFonts w:ascii="Cambria Math" w:eastAsia="宋体" w:hAnsi="Cambria Math" w:cs="宋体"/>
                        <w:i/>
                        <w:spacing w:val="0"/>
                        <w:sz w:val="21"/>
                        <w:szCs w:val="21"/>
                        <w:lang w:eastAsia="zh-CN"/>
                      </w:rPr>
                    </m:ctrlPr>
                  </m:sub>
                  <m:sup>
                    <m:r>
                      <w:rPr>
                        <w:rFonts w:ascii="Cambria Math" w:eastAsia="宋体" w:hAnsi="Cambria Math" w:cs="宋体"/>
                        <w:spacing w:val="0"/>
                        <w:sz w:val="21"/>
                        <w:szCs w:val="21"/>
                        <w:lang w:eastAsia="zh-CN"/>
                      </w:rPr>
                      <m:t>K</m:t>
                    </m:r>
                    <m:ctrlPr>
                      <w:rPr>
                        <w:rFonts w:ascii="Cambria Math" w:eastAsia="宋体" w:hAnsi="Cambria Math" w:cs="宋体"/>
                        <w:i/>
                        <w:spacing w:val="0"/>
                        <w:sz w:val="21"/>
                        <w:szCs w:val="21"/>
                        <w:lang w:eastAsia="zh-CN"/>
                      </w:rPr>
                    </m:ctrlPr>
                  </m:sup>
                  <m:e>
                    <m:f>
                      <m:fPr>
                        <m:ctrlPr>
                          <w:rPr>
                            <w:rFonts w:ascii="Cambria Math" w:eastAsia="宋体" w:hAnsi="Cambria Math" w:cs="宋体"/>
                            <w:spacing w:val="0"/>
                            <w:sz w:val="21"/>
                            <w:szCs w:val="21"/>
                            <w:lang w:eastAsia="zh-CN"/>
                          </w:rPr>
                        </m:ctrlPr>
                      </m:fPr>
                      <m:num>
                        <m:r>
                          <w:rPr>
                            <w:rFonts w:ascii="Cambria Math" w:eastAsia="宋体" w:hAnsi="Cambria Math" w:cs="宋体"/>
                            <w:spacing w:val="0"/>
                            <w:sz w:val="21"/>
                            <w:szCs w:val="21"/>
                            <w:lang w:eastAsia="zh-CN"/>
                          </w:rPr>
                          <m:t>1</m:t>
                        </m:r>
                        <m:ctrlPr>
                          <w:rPr>
                            <w:rFonts w:ascii="Cambria Math" w:eastAsia="宋体" w:hAnsi="Cambria Math" w:cs="宋体"/>
                            <w:i/>
                            <w:spacing w:val="0"/>
                            <w:sz w:val="21"/>
                            <w:szCs w:val="21"/>
                            <w:lang w:eastAsia="zh-CN"/>
                          </w:rPr>
                        </m:ctrlPr>
                      </m:num>
                      <m:den>
                        <m:r>
                          <w:rPr>
                            <w:rFonts w:ascii="Cambria Math" w:eastAsia="宋体" w:hAnsi="Cambria Math" w:cs="宋体"/>
                            <w:spacing w:val="0"/>
                            <w:sz w:val="21"/>
                            <w:szCs w:val="21"/>
                            <w:lang w:eastAsia="zh-CN"/>
                          </w:rPr>
                          <m:t>2</m:t>
                        </m:r>
                        <m:ctrlPr>
                          <w:rPr>
                            <w:rFonts w:ascii="Cambria Math" w:eastAsia="宋体" w:hAnsi="Cambria Math" w:cs="宋体"/>
                            <w:i/>
                            <w:spacing w:val="0"/>
                            <w:sz w:val="21"/>
                            <w:szCs w:val="21"/>
                            <w:lang w:eastAsia="zh-CN"/>
                          </w:rPr>
                        </m:ctrlPr>
                      </m:den>
                    </m:f>
                    <m:ctrlPr>
                      <w:rPr>
                        <w:rFonts w:ascii="Cambria Math" w:eastAsia="宋体" w:hAnsi="Cambria Math" w:cs="宋体"/>
                        <w:i/>
                        <w:spacing w:val="0"/>
                        <w:sz w:val="21"/>
                        <w:szCs w:val="21"/>
                        <w:lang w:eastAsia="zh-CN"/>
                      </w:rPr>
                    </m:ctrlPr>
                  </m:e>
                </m:nary>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z</m:t>
                    </m:r>
                  </m:e>
                  <m:sub>
                    <m:r>
                      <w:rPr>
                        <w:rFonts w:ascii="Cambria Math" w:eastAsia="宋体" w:hAnsi="Cambria Math" w:cs="宋体"/>
                        <w:spacing w:val="0"/>
                        <w:sz w:val="21"/>
                        <w:szCs w:val="21"/>
                        <w:lang w:eastAsia="zh-CN"/>
                      </w:rPr>
                      <m:t>k</m:t>
                    </m:r>
                  </m:sub>
                </m:sSub>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a</m:t>
                    </m:r>
                  </m:e>
                  <m:sub>
                    <m:r>
                      <w:rPr>
                        <w:rFonts w:ascii="Cambria Math" w:eastAsia="宋体" w:hAnsi="Cambria Math" w:cs="宋体"/>
                        <w:spacing w:val="0"/>
                        <w:sz w:val="21"/>
                        <w:szCs w:val="21"/>
                        <w:lang w:eastAsia="zh-CN"/>
                      </w:rPr>
                      <m:t>k,1</m:t>
                    </m:r>
                  </m:sub>
                </m:sSub>
                <m:d>
                  <m:dPr>
                    <m:begChr m:val="["/>
                    <m:endChr m:val="]"/>
                    <m:ctrlPr>
                      <w:rPr>
                        <w:rFonts w:ascii="Cambria Math" w:eastAsia="宋体" w:hAnsi="Cambria Math" w:cs="宋体"/>
                        <w:spacing w:val="0"/>
                        <w:sz w:val="21"/>
                        <w:szCs w:val="21"/>
                        <w:lang w:eastAsia="zh-CN"/>
                      </w:rPr>
                    </m:ctrlPr>
                  </m:dPr>
                  <m:e>
                    <m:sSup>
                      <m:sSupPr>
                        <m:ctrlPr>
                          <w:rPr>
                            <w:rFonts w:ascii="Cambria Math" w:eastAsia="宋体" w:hAnsi="Cambria Math" w:cs="宋体"/>
                            <w:i/>
                            <w:spacing w:val="0"/>
                            <w:sz w:val="21"/>
                            <w:szCs w:val="21"/>
                            <w:lang w:eastAsia="zh-CN"/>
                          </w:rPr>
                        </m:ctrlPr>
                      </m:sSupPr>
                      <m:e>
                        <m:r>
                          <w:rPr>
                            <w:rFonts w:ascii="Cambria Math" w:eastAsia="宋体" w:hAnsi="Cambria Math" w:cs="宋体"/>
                            <w:spacing w:val="0"/>
                            <w:sz w:val="21"/>
                            <w:szCs w:val="21"/>
                            <w:lang w:eastAsia="zh-CN"/>
                          </w:rPr>
                          <m:t>e</m:t>
                        </m:r>
                      </m:e>
                      <m:sup>
                        <m:r>
                          <w:rPr>
                            <w:rFonts w:ascii="Cambria Math" w:eastAsia="宋体" w:hAnsi="Cambria Math" w:cs="宋体"/>
                            <w:spacing w:val="0"/>
                            <w:sz w:val="21"/>
                            <w:szCs w:val="21"/>
                            <w:lang w:eastAsia="zh-CN"/>
                          </w:rPr>
                          <m:t>j</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φ</m:t>
                            </m:r>
                            <m:ctrlPr>
                              <w:rPr>
                                <w:rFonts w:ascii="Cambria Math" w:eastAsia="宋体" w:hAnsi="Cambria Math" w:cs="宋体"/>
                                <w:spacing w:val="0"/>
                                <w:sz w:val="21"/>
                                <w:szCs w:val="21"/>
                                <w:lang w:eastAsia="zh-CN"/>
                              </w:rPr>
                            </m:ctrlPr>
                          </m:e>
                          <m:sub>
                            <m:r>
                              <w:rPr>
                                <w:rFonts w:ascii="Cambria Math" w:eastAsia="宋体" w:hAnsi="Cambria Math" w:cs="宋体"/>
                                <w:spacing w:val="0"/>
                                <w:sz w:val="21"/>
                                <w:szCs w:val="21"/>
                                <w:lang w:eastAsia="zh-CN"/>
                              </w:rPr>
                              <m:t>k</m:t>
                            </m:r>
                          </m:sub>
                        </m:sSub>
                      </m:sup>
                    </m:sSup>
                    <m:r>
                      <w:rPr>
                        <w:rFonts w:ascii="Cambria Math" w:eastAsia="宋体" w:hAnsi="Cambria Math" w:cs="宋体"/>
                        <w:spacing w:val="0"/>
                        <w:sz w:val="21"/>
                        <w:szCs w:val="21"/>
                        <w:lang w:eastAsia="zh-CN"/>
                      </w:rPr>
                      <m:t>δ</m:t>
                    </m:r>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f-</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w:rPr>
                                <w:rFonts w:ascii="Cambria Math" w:eastAsia="宋体" w:hAnsi="Cambria Math" w:cs="宋体"/>
                                <w:spacing w:val="0"/>
                                <w:sz w:val="21"/>
                                <w:szCs w:val="21"/>
                                <w:lang w:eastAsia="zh-CN"/>
                              </w:rPr>
                              <m:t>k</m:t>
                            </m:r>
                          </m:sub>
                        </m:sSub>
                      </m:e>
                    </m:d>
                    <m:r>
                      <w:rPr>
                        <w:rFonts w:ascii="Cambria Math" w:eastAsia="宋体" w:hAnsi="Cambria Math" w:cs="宋体"/>
                        <w:spacing w:val="0"/>
                        <w:sz w:val="21"/>
                        <w:szCs w:val="21"/>
                        <w:lang w:eastAsia="zh-CN"/>
                      </w:rPr>
                      <m:t>+</m:t>
                    </m:r>
                    <m:sSup>
                      <m:sSupPr>
                        <m:ctrlPr>
                          <w:rPr>
                            <w:rFonts w:ascii="Cambria Math" w:eastAsia="宋体" w:hAnsi="Cambria Math" w:cs="宋体"/>
                            <w:i/>
                            <w:spacing w:val="0"/>
                            <w:sz w:val="21"/>
                            <w:szCs w:val="21"/>
                            <w:lang w:eastAsia="zh-CN"/>
                          </w:rPr>
                        </m:ctrlPr>
                      </m:sSupPr>
                      <m:e>
                        <m:r>
                          <w:rPr>
                            <w:rFonts w:ascii="Cambria Math" w:eastAsia="宋体" w:hAnsi="Cambria Math" w:cs="宋体"/>
                            <w:spacing w:val="0"/>
                            <w:sz w:val="21"/>
                            <w:szCs w:val="21"/>
                            <w:lang w:eastAsia="zh-CN"/>
                          </w:rPr>
                          <m:t>e</m:t>
                        </m:r>
                      </m:e>
                      <m:sup>
                        <m:r>
                          <w:rPr>
                            <w:rFonts w:ascii="Cambria Math" w:eastAsia="宋体" w:hAnsi="Cambria Math" w:cs="宋体"/>
                            <w:spacing w:val="0"/>
                            <w:sz w:val="21"/>
                            <w:szCs w:val="21"/>
                            <w:lang w:eastAsia="zh-CN"/>
                          </w:rPr>
                          <m:t>-j</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φ</m:t>
                            </m:r>
                            <m:ctrlPr>
                              <w:rPr>
                                <w:rFonts w:ascii="Cambria Math" w:eastAsia="宋体" w:hAnsi="Cambria Math" w:cs="宋体"/>
                                <w:spacing w:val="0"/>
                                <w:sz w:val="21"/>
                                <w:szCs w:val="21"/>
                                <w:lang w:eastAsia="zh-CN"/>
                              </w:rPr>
                            </m:ctrlPr>
                          </m:e>
                          <m:sub>
                            <m:r>
                              <w:rPr>
                                <w:rFonts w:ascii="Cambria Math" w:eastAsia="宋体" w:hAnsi="Cambria Math" w:cs="宋体"/>
                                <w:spacing w:val="0"/>
                                <w:sz w:val="21"/>
                                <w:szCs w:val="21"/>
                                <w:lang w:eastAsia="zh-CN"/>
                              </w:rPr>
                              <m:t>k</m:t>
                            </m:r>
                          </m:sub>
                        </m:sSub>
                      </m:sup>
                    </m:sSup>
                    <m:r>
                      <w:rPr>
                        <w:rFonts w:ascii="Cambria Math" w:eastAsia="宋体" w:hAnsi="Cambria Math" w:cs="宋体"/>
                        <w:spacing w:val="0"/>
                        <w:sz w:val="21"/>
                        <w:szCs w:val="21"/>
                        <w:lang w:eastAsia="zh-CN"/>
                      </w:rPr>
                      <m:t>δ</m:t>
                    </m:r>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f+</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w:rPr>
                                <w:rFonts w:ascii="Cambria Math" w:eastAsia="宋体" w:hAnsi="Cambria Math" w:cs="宋体"/>
                                <w:spacing w:val="0"/>
                                <w:sz w:val="21"/>
                                <w:szCs w:val="21"/>
                                <w:lang w:eastAsia="zh-CN"/>
                              </w:rPr>
                              <m:t>k</m:t>
                            </m:r>
                          </m:sub>
                        </m:sSub>
                      </m:e>
                    </m:d>
                    <m:ctrlPr>
                      <w:rPr>
                        <w:rFonts w:ascii="Cambria Math" w:eastAsia="宋体" w:hAnsi="Cambria Math" w:cs="宋体"/>
                        <w:i/>
                        <w:spacing w:val="0"/>
                        <w:sz w:val="21"/>
                        <w:szCs w:val="21"/>
                        <w:lang w:eastAsia="zh-CN"/>
                      </w:rPr>
                    </m:ctrlPr>
                  </m:e>
                </m:d>
              </m:oMath>
            </m:oMathPara>
          </w:p>
        </w:tc>
        <w:tc>
          <w:tcPr>
            <w:tcW w:w="500" w:type="pct"/>
            <w:tcBorders>
              <w:top w:val="nil"/>
              <w:left w:val="nil"/>
              <w:bottom w:val="nil"/>
              <w:right w:val="nil"/>
            </w:tcBorders>
            <w:vAlign w:val="center"/>
          </w:tcPr>
          <w:p w14:paraId="2A8EFD8E" w14:textId="12EAEFAA" w:rsidR="00D80023" w:rsidRPr="00FA371A" w:rsidRDefault="00D80023" w:rsidP="00512A7C">
            <w:pPr>
              <w:jc w:val="both"/>
              <w:rPr>
                <w:rFonts w:eastAsia="宋体" w:cs="宋体"/>
                <w:spacing w:val="0"/>
                <w:sz w:val="21"/>
                <w:szCs w:val="21"/>
                <w:lang w:eastAsia="zh-CN"/>
              </w:rPr>
            </w:pPr>
            <w:r w:rsidRPr="00FA371A">
              <w:rPr>
                <w:rFonts w:eastAsia="宋体" w:cs="宋体" w:hint="eastAsia"/>
                <w:spacing w:val="0"/>
                <w:sz w:val="21"/>
                <w:szCs w:val="21"/>
                <w:lang w:eastAsia="zh-CN"/>
              </w:rPr>
              <w:t>(</w:t>
            </w:r>
            <w:r w:rsidR="00E3549A" w:rsidRPr="00FA371A">
              <w:rPr>
                <w:sz w:val="21"/>
                <w:szCs w:val="21"/>
              </w:rPr>
              <w:fldChar w:fldCharType="begin"/>
            </w:r>
            <w:r w:rsidR="00E3549A" w:rsidRPr="00FA371A">
              <w:rPr>
                <w:sz w:val="21"/>
                <w:szCs w:val="21"/>
              </w:rPr>
              <w:instrText xml:space="preserve"> SEQ </w:instrText>
            </w:r>
            <w:r w:rsidR="00E3549A" w:rsidRPr="00FA371A">
              <w:rPr>
                <w:sz w:val="21"/>
                <w:szCs w:val="21"/>
              </w:rPr>
              <w:instrText>公式</w:instrText>
            </w:r>
            <w:r w:rsidR="00E3549A" w:rsidRPr="00FA371A">
              <w:rPr>
                <w:sz w:val="21"/>
                <w:szCs w:val="21"/>
              </w:rPr>
              <w:instrText xml:space="preserve"> \* ARABIC </w:instrText>
            </w:r>
            <w:r w:rsidR="00E3549A" w:rsidRPr="00FA371A">
              <w:rPr>
                <w:sz w:val="21"/>
                <w:szCs w:val="21"/>
              </w:rPr>
              <w:fldChar w:fldCharType="separate"/>
            </w:r>
            <w:r w:rsidR="00672EAB" w:rsidRPr="00FA371A">
              <w:rPr>
                <w:noProof/>
                <w:sz w:val="21"/>
                <w:szCs w:val="21"/>
              </w:rPr>
              <w:t>5</w:t>
            </w:r>
            <w:r w:rsidR="00E3549A" w:rsidRPr="00FA371A">
              <w:rPr>
                <w:sz w:val="21"/>
                <w:szCs w:val="21"/>
              </w:rPr>
              <w:fldChar w:fldCharType="end"/>
            </w:r>
            <w:r w:rsidRPr="00FA371A">
              <w:rPr>
                <w:rFonts w:eastAsia="宋体" w:cs="宋体" w:hint="eastAsia"/>
                <w:spacing w:val="0"/>
                <w:sz w:val="21"/>
                <w:szCs w:val="21"/>
                <w:lang w:eastAsia="zh-CN"/>
              </w:rPr>
              <w:t>)</w:t>
            </w:r>
          </w:p>
        </w:tc>
      </w:tr>
    </w:tbl>
    <w:p w14:paraId="24B976CB" w14:textId="055B8920" w:rsidR="0073403F" w:rsidRPr="00FA371A" w:rsidRDefault="00E60073" w:rsidP="00512A7C">
      <w:pPr>
        <w:jc w:val="both"/>
        <w:rPr>
          <w:rFonts w:eastAsia="宋体" w:cs="宋体"/>
          <w:spacing w:val="0"/>
          <w:sz w:val="21"/>
          <w:szCs w:val="21"/>
          <w:lang w:eastAsia="zh-CN"/>
        </w:rPr>
      </w:pPr>
      <w:r w:rsidRPr="00FA371A">
        <w:rPr>
          <w:rFonts w:eastAsia="宋体" w:cs="宋体"/>
          <w:spacing w:val="0"/>
          <w:sz w:val="21"/>
          <w:szCs w:val="21"/>
          <w:lang w:eastAsia="zh-CN"/>
        </w:rPr>
        <w:t xml:space="preserve">where </w:t>
      </w:r>
      <m:oMath>
        <m:r>
          <w:rPr>
            <w:rFonts w:ascii="Cambria Math" w:eastAsia="宋体" w:hAnsi="Cambria Math" w:cs="宋体"/>
            <w:spacing w:val="0"/>
            <w:sz w:val="21"/>
            <w:szCs w:val="21"/>
            <w:lang w:eastAsia="zh-CN"/>
          </w:rPr>
          <m:t>δ</m:t>
        </m:r>
        <m:d>
          <m:dPr>
            <m:ctrlPr>
              <w:rPr>
                <w:rFonts w:ascii="Cambria Math" w:eastAsia="宋体" w:hAnsi="Cambria Math" w:cs="宋体"/>
                <w:i/>
                <w:spacing w:val="0"/>
                <w:sz w:val="21"/>
                <w:szCs w:val="21"/>
                <w:lang w:eastAsia="zh-CN"/>
              </w:rPr>
            </m:ctrlPr>
          </m:dPr>
          <m:e>
            <m:r>
              <m:rPr>
                <m:sty m:val="p"/>
              </m:rPr>
              <w:rPr>
                <w:rFonts w:ascii="Cambria Math" w:eastAsia="宋体" w:hAnsi="Cambria Math" w:cs="宋体"/>
                <w:spacing w:val="0"/>
                <w:sz w:val="21"/>
                <w:szCs w:val="21"/>
                <w:lang w:eastAsia="zh-CN"/>
              </w:rPr>
              <m:t>⋅</m:t>
            </m:r>
          </m:e>
        </m:d>
      </m:oMath>
      <w:r w:rsidRPr="00FA371A">
        <w:rPr>
          <w:rFonts w:eastAsia="宋体" w:cs="宋体"/>
          <w:spacing w:val="0"/>
          <w:sz w:val="21"/>
          <w:szCs w:val="21"/>
          <w:lang w:eastAsia="zh-CN"/>
        </w:rPr>
        <w:t xml:space="preserve"> denotes the Dirac delta function</w:t>
      </w:r>
      <w:r w:rsidRPr="00FA371A">
        <w:rPr>
          <w:rFonts w:eastAsia="宋体" w:cs="宋体" w:hint="eastAsia"/>
          <w:spacing w:val="0"/>
          <w:sz w:val="21"/>
          <w:szCs w:val="21"/>
          <w:lang w:eastAsia="zh-CN"/>
        </w:rPr>
        <w:t xml:space="preserve">. </w:t>
      </w:r>
      <w:r w:rsidR="0073403F" w:rsidRPr="00FA371A">
        <w:rPr>
          <w:rFonts w:eastAsia="宋体" w:cs="宋体"/>
          <w:spacing w:val="0"/>
          <w:sz w:val="21"/>
          <w:szCs w:val="21"/>
          <w:lang w:eastAsia="zh-CN"/>
        </w:rPr>
        <w:t xml:space="preserve">This formulation demonstrates the mechanism of noise rejection: </w:t>
      </w:r>
      <w:del w:id="46" w:author="yj zeng" w:date="2026-02-02T16:27:00Z" w16du:dateUtc="2026-02-02T08:27:00Z">
        <w:r w:rsidR="0073403F" w:rsidRPr="00FA371A" w:rsidDel="008A3235">
          <w:rPr>
            <w:rFonts w:eastAsia="宋体" w:cs="宋体"/>
            <w:spacing w:val="0"/>
            <w:sz w:val="21"/>
            <w:szCs w:val="21"/>
            <w:lang w:eastAsia="zh-CN"/>
          </w:rPr>
          <w:delText>as long as</w:delText>
        </w:r>
      </w:del>
      <w:ins w:id="47" w:author="yj zeng" w:date="2026-02-02T16:27:00Z" w16du:dateUtc="2026-02-02T08:27:00Z">
        <w:r w:rsidR="008A3235">
          <w:rPr>
            <w:rFonts w:eastAsia="宋体" w:cs="宋体" w:hint="eastAsia"/>
            <w:spacing w:val="0"/>
            <w:sz w:val="21"/>
            <w:szCs w:val="21"/>
            <w:lang w:eastAsia="zh-CN"/>
          </w:rPr>
          <w:t>if</w:t>
        </w:r>
      </w:ins>
      <w:r w:rsidR="0073403F" w:rsidRPr="00FA371A">
        <w:rPr>
          <w:rFonts w:eastAsia="宋体" w:cs="宋体"/>
          <w:spacing w:val="0"/>
          <w:sz w:val="21"/>
          <w:szCs w:val="21"/>
          <w:lang w:eastAsia="zh-CN"/>
        </w:rPr>
        <w:t xml:space="preserve"> the modulation frequencies </w:t>
      </w:r>
      <m:oMath>
        <m:r>
          <m:rPr>
            <m:lit/>
          </m:rPr>
          <w:rPr>
            <w:rFonts w:ascii="Cambria Math" w:eastAsia="宋体" w:hAnsi="Cambria Math" w:cs="宋体"/>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w:rPr>
                <w:rFonts w:ascii="Cambria Math" w:eastAsia="宋体" w:hAnsi="Cambria Math" w:cs="宋体"/>
                <w:spacing w:val="0"/>
                <w:sz w:val="21"/>
                <w:szCs w:val="21"/>
                <w:lang w:eastAsia="zh-CN"/>
              </w:rPr>
              <m:t>k</m:t>
            </m:r>
          </m:sub>
        </m:sSub>
        <m:r>
          <m:rPr>
            <m:lit/>
          </m:rPr>
          <w:rPr>
            <w:rFonts w:ascii="Cambria Math" w:eastAsia="宋体" w:hAnsi="Cambria Math" w:cs="宋体"/>
            <w:spacing w:val="0"/>
            <w:sz w:val="21"/>
            <w:szCs w:val="21"/>
            <w:lang w:eastAsia="zh-CN"/>
          </w:rPr>
          <m:t>}</m:t>
        </m:r>
      </m:oMath>
      <w:r w:rsidR="0073403F" w:rsidRPr="00FA371A">
        <w:rPr>
          <w:rFonts w:eastAsia="宋体" w:cs="宋体"/>
          <w:spacing w:val="0"/>
          <w:sz w:val="21"/>
          <w:szCs w:val="21"/>
          <w:lang w:eastAsia="zh-CN"/>
        </w:rPr>
        <w:t xml:space="preserve"> are designed to avoid the dominant bands of environmental noise </w:t>
      </w:r>
      <w:ins w:id="48" w:author="yj zeng" w:date="2026-02-02T16:29:00Z">
        <w:r w:rsidR="008A3235" w:rsidRPr="008A3235">
          <w:rPr>
            <w:rFonts w:eastAsia="宋体" w:cs="宋体"/>
            <w:spacing w:val="0"/>
            <w:sz w:val="21"/>
            <w:szCs w:val="21"/>
            <w:lang w:eastAsia="zh-CN"/>
          </w:rPr>
          <w:t>without mutual interference</w:t>
        </w:r>
      </w:ins>
      <w:del w:id="49" w:author="yj zeng" w:date="2026-02-02T16:29:00Z" w16du:dateUtc="2026-02-02T08:29:00Z">
        <w:r w:rsidR="0073403F" w:rsidRPr="00FA371A" w:rsidDel="008A3235">
          <w:rPr>
            <w:rFonts w:eastAsia="宋体" w:cs="宋体"/>
            <w:spacing w:val="0"/>
            <w:sz w:val="21"/>
            <w:szCs w:val="21"/>
            <w:lang w:eastAsia="zh-CN"/>
          </w:rPr>
          <w:delText>and are mutually non-interfering</w:delText>
        </w:r>
      </w:del>
      <w:r w:rsidR="0073403F" w:rsidRPr="00FA371A">
        <w:rPr>
          <w:rFonts w:eastAsia="宋体" w:cs="宋体"/>
          <w:spacing w:val="0"/>
          <w:sz w:val="21"/>
          <w:szCs w:val="21"/>
          <w:lang w:eastAsia="zh-CN"/>
        </w:rPr>
        <w:t>, the</w:t>
      </w:r>
      <w:r w:rsidR="0073403F" w:rsidRPr="00FA371A">
        <w:rPr>
          <w:rFonts w:eastAsia="宋体" w:cs="宋体" w:hint="eastAsia"/>
          <w:spacing w:val="0"/>
          <w:sz w:val="21"/>
          <w:szCs w:val="21"/>
          <w:lang w:eastAsia="zh-CN"/>
        </w:rPr>
        <w:t xml:space="preserve"> projection</w:t>
      </w:r>
      <w:r w:rsidR="0073403F" w:rsidRPr="00FA371A">
        <w:rPr>
          <w:rFonts w:eastAsia="宋体" w:cs="宋体"/>
          <w:spacing w:val="0"/>
          <w:sz w:val="21"/>
          <w:szCs w:val="21"/>
          <w:lang w:eastAsia="zh-CN"/>
        </w:rPr>
        <w:t xml:space="preserve"> </w:t>
      </w:r>
      <w:r w:rsidR="00B758E2" w:rsidRPr="00FA371A">
        <w:rPr>
          <w:rFonts w:eastAsia="宋体" w:cs="宋体" w:hint="eastAsia"/>
          <w:spacing w:val="0"/>
          <w:sz w:val="21"/>
          <w:szCs w:val="21"/>
          <w:lang w:eastAsia="zh-CN"/>
        </w:rPr>
        <w:t xml:space="preserve">value </w:t>
      </w:r>
      <m:oMath>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z</m:t>
            </m:r>
          </m:e>
          <m:sub>
            <m:r>
              <w:rPr>
                <w:rFonts w:ascii="Cambria Math" w:eastAsia="宋体" w:hAnsi="Cambria Math" w:cs="宋体"/>
                <w:spacing w:val="0"/>
                <w:sz w:val="21"/>
                <w:szCs w:val="21"/>
                <w:lang w:eastAsia="zh-CN"/>
              </w:rPr>
              <m:t>k</m:t>
            </m:r>
          </m:sub>
        </m:sSub>
      </m:oMath>
      <w:r w:rsidR="00B758E2" w:rsidRPr="00FA371A">
        <w:rPr>
          <w:rFonts w:eastAsia="宋体" w:cs="宋体" w:hint="eastAsia"/>
          <w:spacing w:val="0"/>
          <w:sz w:val="21"/>
          <w:szCs w:val="21"/>
          <w:lang w:eastAsia="zh-CN"/>
        </w:rPr>
        <w:t xml:space="preserve"> </w:t>
      </w:r>
      <w:del w:id="50" w:author="yj zeng" w:date="2026-02-02T16:28:00Z" w16du:dateUtc="2026-02-02T08:28:00Z">
        <w:r w:rsidR="00B758E2" w:rsidRPr="00FA371A" w:rsidDel="008A3235">
          <w:rPr>
            <w:rFonts w:eastAsia="宋体" w:cs="宋体" w:hint="eastAsia"/>
            <w:spacing w:val="0"/>
            <w:sz w:val="21"/>
            <w:szCs w:val="21"/>
            <w:lang w:eastAsia="zh-CN"/>
          </w:rPr>
          <w:delText xml:space="preserve">can </w:delText>
        </w:r>
        <w:r w:rsidR="0073403F" w:rsidRPr="00FA371A" w:rsidDel="008A3235">
          <w:rPr>
            <w:rFonts w:eastAsia="宋体" w:cs="宋体"/>
            <w:spacing w:val="0"/>
            <w:sz w:val="21"/>
            <w:szCs w:val="21"/>
            <w:lang w:eastAsia="zh-CN"/>
          </w:rPr>
          <w:delText>be</w:delText>
        </w:r>
      </w:del>
      <w:ins w:id="51" w:author="yj zeng" w:date="2026-02-02T16:28:00Z" w16du:dateUtc="2026-02-02T08:28:00Z">
        <w:r w:rsidR="008A3235">
          <w:rPr>
            <w:rFonts w:eastAsia="宋体" w:cs="宋体" w:hint="eastAsia"/>
            <w:spacing w:val="0"/>
            <w:sz w:val="21"/>
            <w:szCs w:val="21"/>
            <w:lang w:eastAsia="zh-CN"/>
          </w:rPr>
          <w:t>is</w:t>
        </w:r>
      </w:ins>
      <w:r w:rsidR="0073403F" w:rsidRPr="00FA371A">
        <w:rPr>
          <w:rFonts w:eastAsia="宋体" w:cs="宋体"/>
          <w:spacing w:val="0"/>
          <w:sz w:val="21"/>
          <w:szCs w:val="21"/>
          <w:lang w:eastAsia="zh-CN"/>
        </w:rPr>
        <w:t xml:space="preserve"> retrieved precisely by extracting the magnitudes at the corresponding carrier frequencies:</w:t>
      </w:r>
    </w:p>
    <w:tbl>
      <w:tblPr>
        <w:tblStyle w:val="af0"/>
        <w:tblW w:w="5000" w:type="pct"/>
        <w:tblLook w:val="04A0" w:firstRow="1" w:lastRow="0" w:firstColumn="1" w:lastColumn="0" w:noHBand="0" w:noVBand="1"/>
      </w:tblPr>
      <w:tblGrid>
        <w:gridCol w:w="830"/>
        <w:gridCol w:w="6645"/>
        <w:gridCol w:w="831"/>
      </w:tblGrid>
      <w:tr w:rsidR="00D80023" w:rsidRPr="00FA371A" w14:paraId="5F664CFB" w14:textId="77777777">
        <w:tc>
          <w:tcPr>
            <w:tcW w:w="500" w:type="pct"/>
            <w:tcBorders>
              <w:top w:val="nil"/>
              <w:left w:val="nil"/>
              <w:bottom w:val="nil"/>
              <w:right w:val="nil"/>
            </w:tcBorders>
            <w:vAlign w:val="center"/>
          </w:tcPr>
          <w:p w14:paraId="439F52D8" w14:textId="77777777" w:rsidR="00D80023" w:rsidRPr="00FA371A" w:rsidRDefault="00D80023" w:rsidP="00512A7C">
            <w:pPr>
              <w:jc w:val="both"/>
              <w:rPr>
                <w:rFonts w:eastAsia="宋体" w:cs="宋体"/>
                <w:spacing w:val="0"/>
                <w:sz w:val="21"/>
                <w:szCs w:val="21"/>
                <w:lang w:eastAsia="zh-CN"/>
              </w:rPr>
            </w:pPr>
          </w:p>
        </w:tc>
        <w:tc>
          <w:tcPr>
            <w:tcW w:w="4000" w:type="pct"/>
            <w:tcBorders>
              <w:top w:val="nil"/>
              <w:left w:val="nil"/>
              <w:bottom w:val="nil"/>
              <w:right w:val="nil"/>
            </w:tcBorders>
            <w:vAlign w:val="center"/>
          </w:tcPr>
          <w:p w14:paraId="523A05AE" w14:textId="44A6C576" w:rsidR="00D80023" w:rsidRPr="00FA371A" w:rsidRDefault="00000000" w:rsidP="00512A7C">
            <w:pPr>
              <w:jc w:val="both"/>
              <w:rPr>
                <w:rFonts w:eastAsia="宋体" w:cs="宋体"/>
                <w:spacing w:val="0"/>
                <w:sz w:val="21"/>
                <w:szCs w:val="21"/>
                <w:lang w:eastAsia="zh-CN"/>
              </w:rPr>
            </w:pPr>
            <m:oMathPara>
              <m:oMath>
                <m:d>
                  <m:dPr>
                    <m:begChr m:val="|"/>
                    <m:endChr m:val="|"/>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Y</m:t>
                    </m:r>
                    <m:d>
                      <m:dPr>
                        <m:ctrlPr>
                          <w:rPr>
                            <w:rFonts w:ascii="Cambria Math" w:eastAsia="宋体" w:hAnsi="Cambria Math" w:cs="宋体"/>
                            <w:i/>
                            <w:spacing w:val="0"/>
                            <w:sz w:val="21"/>
                            <w:szCs w:val="21"/>
                            <w:lang w:eastAsia="zh-CN"/>
                          </w:rPr>
                        </m:ctrlPr>
                      </m:dPr>
                      <m:e>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w:rPr>
                                <w:rFonts w:ascii="Cambria Math" w:eastAsia="宋体" w:hAnsi="Cambria Math" w:cs="宋体"/>
                                <w:spacing w:val="0"/>
                                <w:sz w:val="21"/>
                                <w:szCs w:val="21"/>
                                <w:lang w:eastAsia="zh-CN"/>
                              </w:rPr>
                              <m:t>k</m:t>
                            </m:r>
                          </m:sub>
                        </m:sSub>
                      </m:e>
                    </m:d>
                  </m:e>
                </m:d>
                <m:r>
                  <w:rPr>
                    <w:rFonts w:ascii="Cambria Math" w:eastAsia="宋体" w:hAnsi="Cambria Math" w:cs="宋体"/>
                    <w:spacing w:val="0"/>
                    <w:sz w:val="21"/>
                    <w:szCs w:val="21"/>
                    <w:lang w:eastAsia="zh-CN"/>
                  </w:rPr>
                  <m:t>=</m:t>
                </m:r>
                <m:f>
                  <m:fPr>
                    <m:ctrlPr>
                      <w:rPr>
                        <w:rFonts w:ascii="Cambria Math" w:eastAsia="宋体" w:hAnsi="Cambria Math" w:cs="宋体"/>
                        <w:spacing w:val="0"/>
                        <w:sz w:val="21"/>
                        <w:szCs w:val="21"/>
                        <w:lang w:eastAsia="zh-CN"/>
                      </w:rPr>
                    </m:ctrlPr>
                  </m:fPr>
                  <m:num>
                    <m:r>
                      <w:rPr>
                        <w:rFonts w:ascii="Cambria Math" w:eastAsia="宋体" w:hAnsi="Cambria Math" w:cs="宋体"/>
                        <w:spacing w:val="0"/>
                        <w:sz w:val="21"/>
                        <w:szCs w:val="21"/>
                        <w:lang w:eastAsia="zh-CN"/>
                      </w:rPr>
                      <m:t>1</m:t>
                    </m:r>
                    <m:ctrlPr>
                      <w:rPr>
                        <w:rFonts w:ascii="Cambria Math" w:eastAsia="宋体" w:hAnsi="Cambria Math" w:cs="宋体"/>
                        <w:i/>
                        <w:spacing w:val="0"/>
                        <w:sz w:val="21"/>
                        <w:szCs w:val="21"/>
                        <w:lang w:eastAsia="zh-CN"/>
                      </w:rPr>
                    </m:ctrlPr>
                  </m:num>
                  <m:den>
                    <m:r>
                      <w:rPr>
                        <w:rFonts w:ascii="Cambria Math" w:eastAsia="宋体" w:hAnsi="Cambria Math" w:cs="宋体"/>
                        <w:spacing w:val="0"/>
                        <w:sz w:val="21"/>
                        <w:szCs w:val="21"/>
                        <w:lang w:eastAsia="zh-CN"/>
                      </w:rPr>
                      <m:t>2</m:t>
                    </m:r>
                    <m:ctrlPr>
                      <w:rPr>
                        <w:rFonts w:ascii="Cambria Math" w:eastAsia="宋体" w:hAnsi="Cambria Math" w:cs="宋体"/>
                        <w:i/>
                        <w:spacing w:val="0"/>
                        <w:sz w:val="21"/>
                        <w:szCs w:val="21"/>
                        <w:lang w:eastAsia="zh-CN"/>
                      </w:rPr>
                    </m:ctrlPr>
                  </m:den>
                </m:f>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z</m:t>
                    </m:r>
                  </m:e>
                  <m:sub>
                    <m:r>
                      <w:rPr>
                        <w:rFonts w:ascii="Cambria Math" w:eastAsia="宋体" w:hAnsi="Cambria Math" w:cs="宋体"/>
                        <w:spacing w:val="0"/>
                        <w:sz w:val="21"/>
                        <w:szCs w:val="21"/>
                        <w:lang w:eastAsia="zh-CN"/>
                      </w:rPr>
                      <m:t>k</m:t>
                    </m:r>
                  </m:sub>
                </m:sSub>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a</m:t>
                    </m:r>
                  </m:e>
                  <m:sub>
                    <m:r>
                      <w:rPr>
                        <w:rFonts w:ascii="Cambria Math" w:eastAsia="宋体" w:hAnsi="Cambria Math" w:cs="宋体"/>
                        <w:spacing w:val="0"/>
                        <w:sz w:val="21"/>
                        <w:szCs w:val="21"/>
                        <w:lang w:eastAsia="zh-CN"/>
                      </w:rPr>
                      <m:t>k,1</m:t>
                    </m:r>
                  </m:sub>
                </m:sSub>
                <m:r>
                  <m:rPr>
                    <m:sty m:val="p"/>
                  </m:rPr>
                  <w:rPr>
                    <w:rFonts w:ascii="Cambria Math" w:eastAsia="宋体" w:hAnsi="Cambria Math" w:cs="宋体"/>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z</m:t>
                    </m:r>
                    <m:ctrlPr>
                      <w:rPr>
                        <w:rFonts w:ascii="Cambria Math" w:eastAsia="宋体" w:hAnsi="Cambria Math" w:cs="宋体"/>
                        <w:spacing w:val="0"/>
                        <w:sz w:val="21"/>
                        <w:szCs w:val="21"/>
                        <w:lang w:eastAsia="zh-CN"/>
                      </w:rPr>
                    </m:ctrlPr>
                  </m:e>
                  <m:sub>
                    <m:r>
                      <w:rPr>
                        <w:rFonts w:ascii="Cambria Math" w:eastAsia="宋体" w:hAnsi="Cambria Math" w:cs="宋体"/>
                        <w:spacing w:val="0"/>
                        <w:sz w:val="21"/>
                        <w:szCs w:val="21"/>
                        <w:lang w:eastAsia="zh-CN"/>
                      </w:rPr>
                      <m:t>k</m:t>
                    </m:r>
                  </m:sub>
                </m:sSub>
                <m:r>
                  <w:rPr>
                    <w:rFonts w:ascii="Cambria Math" w:eastAsia="宋体" w:hAnsi="Cambria Math" w:cs="宋体"/>
                    <w:spacing w:val="0"/>
                    <w:sz w:val="21"/>
                    <w:szCs w:val="21"/>
                    <w:lang w:eastAsia="zh-CN"/>
                  </w:rPr>
                  <m:t>=</m:t>
                </m:r>
                <m:f>
                  <m:fPr>
                    <m:ctrlPr>
                      <w:rPr>
                        <w:rFonts w:ascii="Cambria Math" w:eastAsia="宋体" w:hAnsi="Cambria Math" w:cs="宋体"/>
                        <w:spacing w:val="0"/>
                        <w:sz w:val="21"/>
                        <w:szCs w:val="21"/>
                        <w:lang w:eastAsia="zh-CN"/>
                      </w:rPr>
                    </m:ctrlPr>
                  </m:fPr>
                  <m:num>
                    <m:r>
                      <w:rPr>
                        <w:rFonts w:ascii="Cambria Math" w:eastAsia="宋体" w:hAnsi="Cambria Math" w:cs="宋体"/>
                        <w:spacing w:val="0"/>
                        <w:sz w:val="21"/>
                        <w:szCs w:val="21"/>
                        <w:lang w:eastAsia="zh-CN"/>
                      </w:rPr>
                      <m:t>2</m:t>
                    </m:r>
                    <m:d>
                      <m:dPr>
                        <m:begChr m:val="|"/>
                        <m:endChr m:val="|"/>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Y</m:t>
                        </m:r>
                        <m:d>
                          <m:dPr>
                            <m:ctrlPr>
                              <w:rPr>
                                <w:rFonts w:ascii="Cambria Math" w:eastAsia="宋体" w:hAnsi="Cambria Math" w:cs="宋体"/>
                                <w:i/>
                                <w:spacing w:val="0"/>
                                <w:sz w:val="21"/>
                                <w:szCs w:val="21"/>
                                <w:lang w:eastAsia="zh-CN"/>
                              </w:rPr>
                            </m:ctrlPr>
                          </m:dPr>
                          <m:e>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f</m:t>
                                </m:r>
                              </m:e>
                              <m:sub>
                                <m:r>
                                  <w:rPr>
                                    <w:rFonts w:ascii="Cambria Math" w:eastAsia="宋体" w:hAnsi="Cambria Math" w:cs="宋体"/>
                                    <w:spacing w:val="0"/>
                                    <w:sz w:val="21"/>
                                    <w:szCs w:val="21"/>
                                    <w:lang w:eastAsia="zh-CN"/>
                                  </w:rPr>
                                  <m:t>k</m:t>
                                </m:r>
                              </m:sub>
                            </m:sSub>
                          </m:e>
                        </m:d>
                      </m:e>
                    </m:d>
                    <m:ctrlPr>
                      <w:rPr>
                        <w:rFonts w:ascii="Cambria Math" w:eastAsia="宋体" w:hAnsi="Cambria Math" w:cs="宋体"/>
                        <w:i/>
                        <w:spacing w:val="0"/>
                        <w:sz w:val="21"/>
                        <w:szCs w:val="21"/>
                        <w:lang w:eastAsia="zh-CN"/>
                      </w:rPr>
                    </m:ctrlPr>
                  </m:num>
                  <m:den>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a</m:t>
                        </m:r>
                      </m:e>
                      <m:sub>
                        <m:r>
                          <w:rPr>
                            <w:rFonts w:ascii="Cambria Math" w:eastAsia="宋体" w:hAnsi="Cambria Math" w:cs="宋体"/>
                            <w:spacing w:val="0"/>
                            <w:sz w:val="21"/>
                            <w:szCs w:val="21"/>
                            <w:lang w:eastAsia="zh-CN"/>
                          </w:rPr>
                          <m:t>k,1</m:t>
                        </m:r>
                      </m:sub>
                    </m:sSub>
                    <m:ctrlPr>
                      <w:rPr>
                        <w:rFonts w:ascii="Cambria Math" w:eastAsia="宋体" w:hAnsi="Cambria Math" w:cs="宋体"/>
                        <w:i/>
                        <w:spacing w:val="0"/>
                        <w:sz w:val="21"/>
                        <w:szCs w:val="21"/>
                        <w:lang w:eastAsia="zh-CN"/>
                      </w:rPr>
                    </m:ctrlPr>
                  </m:den>
                </m:f>
              </m:oMath>
            </m:oMathPara>
          </w:p>
        </w:tc>
        <w:tc>
          <w:tcPr>
            <w:tcW w:w="500" w:type="pct"/>
            <w:tcBorders>
              <w:top w:val="nil"/>
              <w:left w:val="nil"/>
              <w:bottom w:val="nil"/>
              <w:right w:val="nil"/>
            </w:tcBorders>
            <w:vAlign w:val="center"/>
          </w:tcPr>
          <w:p w14:paraId="16F8BC8E" w14:textId="7CC572A1" w:rsidR="00D80023" w:rsidRPr="00FA371A" w:rsidRDefault="00D80023" w:rsidP="00512A7C">
            <w:pPr>
              <w:jc w:val="both"/>
              <w:rPr>
                <w:rFonts w:eastAsia="宋体" w:cs="宋体"/>
                <w:spacing w:val="0"/>
                <w:sz w:val="21"/>
                <w:szCs w:val="21"/>
                <w:lang w:eastAsia="zh-CN"/>
              </w:rPr>
            </w:pPr>
            <w:r w:rsidRPr="00FA371A">
              <w:rPr>
                <w:rFonts w:eastAsia="宋体" w:cs="宋体" w:hint="eastAsia"/>
                <w:spacing w:val="0"/>
                <w:sz w:val="21"/>
                <w:szCs w:val="21"/>
                <w:lang w:eastAsia="zh-CN"/>
              </w:rPr>
              <w:t>(</w:t>
            </w:r>
            <w:r w:rsidR="00E3549A" w:rsidRPr="00FA371A">
              <w:rPr>
                <w:sz w:val="21"/>
                <w:szCs w:val="21"/>
              </w:rPr>
              <w:fldChar w:fldCharType="begin"/>
            </w:r>
            <w:r w:rsidR="00E3549A" w:rsidRPr="00FA371A">
              <w:rPr>
                <w:sz w:val="21"/>
                <w:szCs w:val="21"/>
              </w:rPr>
              <w:instrText xml:space="preserve"> SEQ </w:instrText>
            </w:r>
            <w:r w:rsidR="00E3549A" w:rsidRPr="00FA371A">
              <w:rPr>
                <w:sz w:val="21"/>
                <w:szCs w:val="21"/>
              </w:rPr>
              <w:instrText>公式</w:instrText>
            </w:r>
            <w:r w:rsidR="00E3549A" w:rsidRPr="00FA371A">
              <w:rPr>
                <w:sz w:val="21"/>
                <w:szCs w:val="21"/>
              </w:rPr>
              <w:instrText xml:space="preserve"> \* ARABIC </w:instrText>
            </w:r>
            <w:r w:rsidR="00E3549A" w:rsidRPr="00FA371A">
              <w:rPr>
                <w:sz w:val="21"/>
                <w:szCs w:val="21"/>
              </w:rPr>
              <w:fldChar w:fldCharType="separate"/>
            </w:r>
            <w:r w:rsidR="00672EAB" w:rsidRPr="00FA371A">
              <w:rPr>
                <w:noProof/>
                <w:sz w:val="21"/>
                <w:szCs w:val="21"/>
              </w:rPr>
              <w:t>6</w:t>
            </w:r>
            <w:r w:rsidR="00E3549A" w:rsidRPr="00FA371A">
              <w:rPr>
                <w:sz w:val="21"/>
                <w:szCs w:val="21"/>
              </w:rPr>
              <w:fldChar w:fldCharType="end"/>
            </w:r>
            <w:r w:rsidRPr="00FA371A">
              <w:rPr>
                <w:rFonts w:eastAsia="宋体" w:cs="宋体" w:hint="eastAsia"/>
                <w:spacing w:val="0"/>
                <w:sz w:val="21"/>
                <w:szCs w:val="21"/>
                <w:lang w:eastAsia="zh-CN"/>
              </w:rPr>
              <w:t>)</w:t>
            </w:r>
          </w:p>
        </w:tc>
      </w:tr>
    </w:tbl>
    <w:p w14:paraId="675342C4" w14:textId="6FA0478A" w:rsidR="00B758E2" w:rsidRPr="00FA371A" w:rsidRDefault="00B758E2" w:rsidP="00512A7C">
      <w:pPr>
        <w:ind w:firstLine="420"/>
        <w:jc w:val="both"/>
        <w:rPr>
          <w:rFonts w:eastAsia="宋体" w:cs="宋体"/>
          <w:spacing w:val="0"/>
          <w:sz w:val="21"/>
          <w:szCs w:val="21"/>
          <w:lang w:eastAsia="zh-CN"/>
        </w:rPr>
      </w:pPr>
      <w:r w:rsidRPr="00FA371A">
        <w:rPr>
          <w:rFonts w:eastAsia="宋体" w:cs="宋体"/>
          <w:spacing w:val="0"/>
          <w:sz w:val="21"/>
          <w:szCs w:val="21"/>
          <w:lang w:eastAsia="zh-CN"/>
        </w:rPr>
        <w:t xml:space="preserve">Once the projection values for all </w:t>
      </w:r>
      <m:oMath>
        <m:r>
          <w:rPr>
            <w:rFonts w:ascii="Cambria Math" w:eastAsia="宋体" w:hAnsi="Cambria Math" w:cs="宋体"/>
            <w:spacing w:val="0"/>
            <w:sz w:val="21"/>
            <w:szCs w:val="21"/>
            <w:lang w:eastAsia="zh-CN"/>
          </w:rPr>
          <m:t>K</m:t>
        </m:r>
      </m:oMath>
      <w:r w:rsidRPr="00FA371A">
        <w:rPr>
          <w:rFonts w:eastAsia="宋体" w:cs="宋体"/>
          <w:spacing w:val="0"/>
          <w:sz w:val="21"/>
          <w:szCs w:val="21"/>
          <w:lang w:eastAsia="zh-CN"/>
        </w:rPr>
        <w:t xml:space="preserve"> channels are retrieved, they are aggregated to form the measurement vector</w:t>
      </w:r>
      <w:r w:rsidRPr="00FA371A">
        <w:rPr>
          <w:rFonts w:eastAsia="宋体" w:cs="宋体" w:hint="eastAsia"/>
          <w:spacing w:val="0"/>
          <w:sz w:val="21"/>
          <w:szCs w:val="21"/>
          <w:lang w:eastAsia="zh-CN"/>
        </w:rPr>
        <w:t xml:space="preserve"> </w:t>
      </w:r>
      <m:oMath>
        <m:r>
          <m:rPr>
            <m:sty m:val="bi"/>
          </m:rPr>
          <w:rPr>
            <w:rFonts w:ascii="Cambria Math" w:eastAsia="宋体" w:hAnsi="Cambria Math" w:cs="宋体"/>
            <w:spacing w:val="0"/>
            <w:sz w:val="21"/>
            <w:szCs w:val="21"/>
            <w:lang w:eastAsia="zh-CN"/>
          </w:rPr>
          <m:t>z</m:t>
        </m:r>
        <m:r>
          <w:rPr>
            <w:rFonts w:ascii="Cambria Math" w:eastAsia="宋体" w:hAnsi="Cambria Math" w:cs="宋体"/>
            <w:spacing w:val="0"/>
            <w:sz w:val="21"/>
            <w:szCs w:val="21"/>
            <w:lang w:eastAsia="zh-CN"/>
          </w:rPr>
          <m:t>=</m:t>
        </m:r>
        <m:sSup>
          <m:sSupPr>
            <m:ctrlPr>
              <w:rPr>
                <w:rFonts w:ascii="Cambria Math" w:eastAsia="宋体" w:hAnsi="Cambria Math" w:cs="宋体"/>
                <w:i/>
                <w:spacing w:val="0"/>
                <w:sz w:val="21"/>
                <w:szCs w:val="21"/>
                <w:lang w:eastAsia="zh-CN"/>
              </w:rPr>
            </m:ctrlPr>
          </m:sSupPr>
          <m:e>
            <m:d>
              <m:dPr>
                <m:begChr m:val="["/>
                <m:endChr m:val="]"/>
                <m:ctrlPr>
                  <w:rPr>
                    <w:rFonts w:ascii="Cambria Math" w:eastAsia="宋体" w:hAnsi="Cambria Math" w:cs="宋体"/>
                    <w:i/>
                    <w:spacing w:val="0"/>
                    <w:sz w:val="21"/>
                    <w:szCs w:val="21"/>
                    <w:lang w:eastAsia="zh-CN"/>
                  </w:rPr>
                </m:ctrlPr>
              </m:dPr>
              <m:e>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z</m:t>
                    </m:r>
                  </m:e>
                  <m:sub>
                    <m:r>
                      <w:rPr>
                        <w:rFonts w:ascii="Cambria Math" w:eastAsia="宋体" w:hAnsi="Cambria Math" w:cs="宋体"/>
                        <w:spacing w:val="0"/>
                        <w:sz w:val="21"/>
                        <w:szCs w:val="21"/>
                        <w:lang w:eastAsia="zh-CN"/>
                      </w:rPr>
                      <m:t>1</m:t>
                    </m:r>
                  </m:sub>
                </m:sSub>
                <m:r>
                  <w:rPr>
                    <w:rFonts w:ascii="Cambria Math" w:eastAsia="宋体" w:hAnsi="Cambria Math" w:cs="宋体"/>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z</m:t>
                    </m:r>
                  </m:e>
                  <m:sub>
                    <m:r>
                      <w:rPr>
                        <w:rFonts w:ascii="Cambria Math" w:eastAsia="宋体" w:hAnsi="Cambria Math" w:cs="宋体"/>
                        <w:spacing w:val="0"/>
                        <w:sz w:val="21"/>
                        <w:szCs w:val="21"/>
                        <w:lang w:eastAsia="zh-CN"/>
                      </w:rPr>
                      <m:t>2</m:t>
                    </m:r>
                  </m:sub>
                </m:sSub>
                <m:r>
                  <w:rPr>
                    <w:rFonts w:ascii="Cambria Math" w:eastAsia="宋体" w:hAnsi="Cambria Math" w:cs="宋体"/>
                    <w:spacing w:val="0"/>
                    <w:sz w:val="21"/>
                    <w:szCs w:val="21"/>
                    <w:lang w:eastAsia="zh-CN"/>
                  </w:rPr>
                  <m:t>,</m:t>
                </m:r>
                <m:r>
                  <m:rPr>
                    <m:sty m:val="p"/>
                  </m:rPr>
                  <w:rPr>
                    <w:rFonts w:ascii="Cambria Math" w:eastAsia="宋体" w:hAnsi="Cambria Math" w:cs="宋体" w:hint="eastAsia"/>
                    <w:spacing w:val="0"/>
                    <w:sz w:val="21"/>
                    <w:szCs w:val="21"/>
                    <w:lang w:eastAsia="zh-CN"/>
                  </w:rPr>
                  <m:t>…</m:t>
                </m:r>
                <m:r>
                  <w:rPr>
                    <w:rFonts w:ascii="Cambria Math" w:eastAsia="宋体" w:hAnsi="Cambria Math" w:cs="宋体"/>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z</m:t>
                    </m:r>
                  </m:e>
                  <m:sub>
                    <m:r>
                      <w:rPr>
                        <w:rFonts w:ascii="Cambria Math" w:eastAsia="宋体" w:hAnsi="Cambria Math" w:cs="宋体"/>
                        <w:spacing w:val="0"/>
                        <w:sz w:val="21"/>
                        <w:szCs w:val="21"/>
                        <w:lang w:eastAsia="zh-CN"/>
                      </w:rPr>
                      <m:t>K</m:t>
                    </m:r>
                  </m:sub>
                </m:sSub>
              </m:e>
            </m:d>
          </m:e>
          <m:sup>
            <m:r>
              <m:rPr>
                <m:nor/>
              </m:rPr>
              <w:rPr>
                <w:rFonts w:ascii="Cambria Math" w:eastAsia="宋体" w:hAnsi="Cambria Math" w:cs="宋体"/>
                <w:spacing w:val="0"/>
                <w:sz w:val="21"/>
                <w:szCs w:val="21"/>
                <w:lang w:eastAsia="zh-CN"/>
                <w:rPrChange w:id="52" w:author="yj zeng" w:date="2026-02-02T16:29:00Z" w16du:dateUtc="2026-02-02T08:29:00Z">
                  <w:rPr>
                    <w:rFonts w:ascii="Cambria Math" w:eastAsia="宋体" w:hAnsi="Cambria Math" w:cs="宋体"/>
                    <w:i/>
                    <w:spacing w:val="0"/>
                    <w:sz w:val="21"/>
                    <w:szCs w:val="21"/>
                    <w:lang w:eastAsia="zh-CN"/>
                  </w:rPr>
                </w:rPrChange>
              </w:rPr>
              <m:t>T</m:t>
            </m:r>
          </m:sup>
        </m:sSup>
        <m:r>
          <w:del w:id="53" w:author="yj zeng" w:date="2026-02-02T16:29:00Z" w16du:dateUtc="2026-02-02T08:29:00Z">
            <m:rPr>
              <m:sty m:val="p"/>
            </m:rPr>
            <w:rPr>
              <w:rFonts w:ascii="Cambria Math" w:eastAsia="宋体" w:hAnsi="Cambria Math" w:cs="宋体" w:hint="eastAsia"/>
              <w:spacing w:val="0"/>
              <w:sz w:val="21"/>
              <w:szCs w:val="21"/>
              <w:lang w:eastAsia="zh-CN"/>
            </w:rPr>
            <m:t>.</m:t>
          </w:del>
        </m:r>
      </m:oMath>
      <w:ins w:id="54" w:author="yj zeng" w:date="2026-02-02T16:29:00Z" w16du:dateUtc="2026-02-02T08:29:00Z">
        <w:r w:rsidR="00E00156">
          <w:rPr>
            <w:rFonts w:eastAsia="宋体" w:cs="宋体" w:hint="eastAsia"/>
            <w:spacing w:val="0"/>
            <w:sz w:val="21"/>
            <w:szCs w:val="21"/>
            <w:lang w:eastAsia="zh-CN"/>
          </w:rPr>
          <w:t xml:space="preserve">. </w:t>
        </w:r>
      </w:ins>
      <w:r w:rsidRPr="00FA371A">
        <w:rPr>
          <w:rFonts w:eastAsia="宋体" w:cs="宋体"/>
          <w:spacing w:val="0"/>
          <w:sz w:val="21"/>
          <w:szCs w:val="21"/>
          <w:lang w:eastAsia="zh-CN"/>
        </w:rPr>
        <w:t>To recover the</w:t>
      </w:r>
      <w:r w:rsidRPr="00FA371A">
        <w:rPr>
          <w:rFonts w:eastAsia="宋体" w:cs="宋体" w:hint="eastAsia"/>
          <w:spacing w:val="0"/>
          <w:sz w:val="21"/>
          <w:szCs w:val="21"/>
          <w:lang w:eastAsia="zh-CN"/>
        </w:rPr>
        <w:t xml:space="preserve"> </w:t>
      </w:r>
      <w:r w:rsidRPr="00FA371A">
        <w:rPr>
          <w:rFonts w:eastAsia="宋体" w:cs="宋体"/>
          <w:spacing w:val="0"/>
          <w:sz w:val="21"/>
          <w:szCs w:val="21"/>
          <w:lang w:eastAsia="zh-CN"/>
        </w:rPr>
        <w:t xml:space="preserve">spectrum </w:t>
      </w:r>
      <m:oMath>
        <m:r>
          <w:rPr>
            <w:rFonts w:ascii="Cambria Math" w:eastAsia="宋体" w:hAnsi="Cambria Math" w:cs="宋体"/>
            <w:spacing w:val="0"/>
            <w:sz w:val="21"/>
            <w:szCs w:val="21"/>
            <w:lang w:eastAsia="zh-CN"/>
          </w:rPr>
          <m:t>R</m:t>
        </m:r>
        <m:d>
          <m:dPr>
            <m:ctrlPr>
              <w:rPr>
                <w:rFonts w:ascii="Cambria Math" w:eastAsia="宋体" w:hAnsi="Cambria Math" w:cs="宋体"/>
                <w:i/>
                <w:spacing w:val="0"/>
                <w:sz w:val="21"/>
                <w:szCs w:val="21"/>
                <w:lang w:eastAsia="zh-CN"/>
              </w:rPr>
            </m:ctrlPr>
          </m:dPr>
          <m:e>
            <m:r>
              <w:rPr>
                <w:rFonts w:ascii="Cambria Math" w:eastAsia="宋体" w:hAnsi="Cambria Math" w:cs="宋体"/>
                <w:spacing w:val="0"/>
                <w:sz w:val="21"/>
                <w:szCs w:val="21"/>
                <w:lang w:eastAsia="zh-CN"/>
              </w:rPr>
              <m:t>λ</m:t>
            </m:r>
          </m:e>
        </m:d>
      </m:oMath>
      <w:r w:rsidRPr="00FA371A">
        <w:rPr>
          <w:rFonts w:eastAsia="宋体" w:cs="宋体"/>
          <w:spacing w:val="0"/>
          <w:sz w:val="21"/>
          <w:szCs w:val="21"/>
          <w:lang w:eastAsia="zh-CN"/>
        </w:rPr>
        <w:t xml:space="preserve"> of the target, we discretize the spectral range </w:t>
      </w:r>
      <m:oMath>
        <m:d>
          <m:dPr>
            <m:begChr m:val="["/>
            <m:endChr m:val="]"/>
            <m:ctrlPr>
              <w:rPr>
                <w:rFonts w:ascii="Cambria Math" w:eastAsia="宋体" w:hAnsi="Cambria Math" w:cs="宋体"/>
                <w:i/>
                <w:spacing w:val="0"/>
                <w:sz w:val="21"/>
                <w:szCs w:val="21"/>
                <w:lang w:eastAsia="zh-CN"/>
              </w:rPr>
            </m:ctrlPr>
          </m:dPr>
          <m:e>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λ</m:t>
                </m:r>
              </m:e>
              <m:sub>
                <m:r>
                  <w:rPr>
                    <w:rFonts w:ascii="Cambria Math" w:eastAsia="宋体" w:hAnsi="Cambria Math" w:cs="宋体"/>
                    <w:spacing w:val="0"/>
                    <w:sz w:val="21"/>
                    <w:szCs w:val="21"/>
                    <w:lang w:eastAsia="zh-CN"/>
                  </w:rPr>
                  <m:t>1</m:t>
                </m:r>
              </m:sub>
            </m:sSub>
            <m:r>
              <w:rPr>
                <w:rFonts w:ascii="Cambria Math" w:eastAsia="宋体" w:hAnsi="Cambria Math" w:cs="宋体"/>
                <w:spacing w:val="0"/>
                <w:sz w:val="21"/>
                <w:szCs w:val="21"/>
                <w:lang w:eastAsia="zh-CN"/>
              </w:rPr>
              <m:t>,</m:t>
            </m:r>
            <m:sSub>
              <m:sSubPr>
                <m:ctrlPr>
                  <w:rPr>
                    <w:rFonts w:ascii="Cambria Math" w:eastAsia="宋体" w:hAnsi="Cambria Math" w:cs="宋体"/>
                    <w:i/>
                    <w:spacing w:val="0"/>
                    <w:sz w:val="21"/>
                    <w:szCs w:val="21"/>
                    <w:lang w:eastAsia="zh-CN"/>
                  </w:rPr>
                </m:ctrlPr>
              </m:sSubPr>
              <m:e>
                <m:r>
                  <w:rPr>
                    <w:rFonts w:ascii="Cambria Math" w:eastAsia="宋体" w:hAnsi="Cambria Math" w:cs="宋体"/>
                    <w:spacing w:val="0"/>
                    <w:sz w:val="21"/>
                    <w:szCs w:val="21"/>
                    <w:lang w:eastAsia="zh-CN"/>
                  </w:rPr>
                  <m:t>λ</m:t>
                </m:r>
              </m:e>
              <m:sub>
                <m:r>
                  <w:rPr>
                    <w:rFonts w:ascii="Cambria Math" w:eastAsia="宋体" w:hAnsi="Cambria Math" w:cs="宋体"/>
                    <w:spacing w:val="0"/>
                    <w:sz w:val="21"/>
                    <w:szCs w:val="21"/>
                    <w:lang w:eastAsia="zh-CN"/>
                  </w:rPr>
                  <m:t>2</m:t>
                </m:r>
              </m:sub>
            </m:sSub>
          </m:e>
        </m:d>
      </m:oMath>
      <w:r w:rsidRPr="00FA371A">
        <w:rPr>
          <w:rFonts w:eastAsia="宋体" w:cs="宋体"/>
          <w:spacing w:val="0"/>
          <w:sz w:val="21"/>
          <w:szCs w:val="21"/>
          <w:lang w:eastAsia="zh-CN"/>
        </w:rPr>
        <w:t xml:space="preserve"> into </w:t>
      </w:r>
      <m:oMath>
        <m:r>
          <w:rPr>
            <w:rFonts w:ascii="Cambria Math" w:eastAsia="宋体" w:hAnsi="Cambria Math" w:cs="宋体"/>
            <w:spacing w:val="0"/>
            <w:sz w:val="21"/>
            <w:szCs w:val="21"/>
            <w:lang w:eastAsia="zh-CN"/>
          </w:rPr>
          <m:t>N</m:t>
        </m:r>
      </m:oMath>
      <w:r w:rsidRPr="00FA371A">
        <w:rPr>
          <w:rFonts w:eastAsia="宋体" w:cs="宋体"/>
          <w:spacing w:val="0"/>
          <w:sz w:val="21"/>
          <w:szCs w:val="21"/>
          <w:lang w:eastAsia="zh-CN"/>
        </w:rPr>
        <w:t xml:space="preserve"> bands and model the measurement process as a system of linear equations:</w:t>
      </w:r>
    </w:p>
    <w:tbl>
      <w:tblPr>
        <w:tblStyle w:val="af0"/>
        <w:tblW w:w="5000" w:type="pct"/>
        <w:tblLook w:val="04A0" w:firstRow="1" w:lastRow="0" w:firstColumn="1" w:lastColumn="0" w:noHBand="0" w:noVBand="1"/>
      </w:tblPr>
      <w:tblGrid>
        <w:gridCol w:w="830"/>
        <w:gridCol w:w="6645"/>
        <w:gridCol w:w="831"/>
      </w:tblGrid>
      <w:tr w:rsidR="00D80023" w:rsidRPr="00FA371A" w14:paraId="3D4A04C1" w14:textId="77777777">
        <w:tc>
          <w:tcPr>
            <w:tcW w:w="500" w:type="pct"/>
            <w:tcBorders>
              <w:top w:val="nil"/>
              <w:left w:val="nil"/>
              <w:bottom w:val="nil"/>
              <w:right w:val="nil"/>
            </w:tcBorders>
            <w:vAlign w:val="center"/>
          </w:tcPr>
          <w:p w14:paraId="716DDEEE" w14:textId="77777777" w:rsidR="00D80023" w:rsidRPr="00FA371A" w:rsidRDefault="00D80023" w:rsidP="00512A7C">
            <w:pPr>
              <w:jc w:val="both"/>
              <w:rPr>
                <w:rFonts w:eastAsia="宋体" w:cs="宋体"/>
                <w:spacing w:val="0"/>
                <w:sz w:val="21"/>
                <w:szCs w:val="21"/>
                <w:lang w:eastAsia="zh-CN"/>
              </w:rPr>
            </w:pPr>
          </w:p>
        </w:tc>
        <w:tc>
          <w:tcPr>
            <w:tcW w:w="4000" w:type="pct"/>
            <w:tcBorders>
              <w:top w:val="nil"/>
              <w:left w:val="nil"/>
              <w:bottom w:val="nil"/>
              <w:right w:val="nil"/>
            </w:tcBorders>
            <w:vAlign w:val="center"/>
          </w:tcPr>
          <w:p w14:paraId="1F0E38EA" w14:textId="50070768" w:rsidR="00D80023" w:rsidRPr="00FA371A" w:rsidRDefault="00251A77" w:rsidP="00512A7C">
            <w:pPr>
              <w:jc w:val="both"/>
              <w:rPr>
                <w:rFonts w:eastAsia="宋体" w:cs="宋体"/>
                <w:b/>
                <w:bCs/>
                <w:spacing w:val="0"/>
                <w:sz w:val="21"/>
                <w:szCs w:val="21"/>
                <w:lang w:eastAsia="zh-CN"/>
              </w:rPr>
            </w:pPr>
            <m:oMathPara>
              <m:oMath>
                <m:r>
                  <m:rPr>
                    <m:sty m:val="bi"/>
                  </m:rPr>
                  <w:rPr>
                    <w:rFonts w:ascii="Cambria Math" w:eastAsia="宋体" w:hAnsi="Cambria Math" w:cs="宋体"/>
                    <w:spacing w:val="0"/>
                    <w:sz w:val="21"/>
                    <w:szCs w:val="21"/>
                    <w:lang w:eastAsia="zh-CN"/>
                  </w:rPr>
                  <m:t>z=Wr+e</m:t>
                </m:r>
              </m:oMath>
            </m:oMathPara>
          </w:p>
        </w:tc>
        <w:tc>
          <w:tcPr>
            <w:tcW w:w="500" w:type="pct"/>
            <w:tcBorders>
              <w:top w:val="nil"/>
              <w:left w:val="nil"/>
              <w:bottom w:val="nil"/>
              <w:right w:val="nil"/>
            </w:tcBorders>
            <w:vAlign w:val="center"/>
          </w:tcPr>
          <w:p w14:paraId="7FAA2492" w14:textId="11A65A11" w:rsidR="00D80023" w:rsidRPr="00FA371A" w:rsidRDefault="00D80023" w:rsidP="00512A7C">
            <w:pPr>
              <w:jc w:val="both"/>
              <w:rPr>
                <w:rFonts w:eastAsia="宋体" w:cs="宋体"/>
                <w:spacing w:val="0"/>
                <w:sz w:val="21"/>
                <w:szCs w:val="21"/>
                <w:lang w:eastAsia="zh-CN"/>
              </w:rPr>
            </w:pPr>
            <w:r w:rsidRPr="00FA371A">
              <w:rPr>
                <w:rFonts w:eastAsia="宋体" w:cs="宋体" w:hint="eastAsia"/>
                <w:spacing w:val="0"/>
                <w:sz w:val="21"/>
                <w:szCs w:val="21"/>
                <w:lang w:eastAsia="zh-CN"/>
              </w:rPr>
              <w:t>(</w:t>
            </w:r>
            <w:r w:rsidR="00E3549A" w:rsidRPr="00FA371A">
              <w:rPr>
                <w:sz w:val="21"/>
                <w:szCs w:val="21"/>
              </w:rPr>
              <w:fldChar w:fldCharType="begin"/>
            </w:r>
            <w:r w:rsidR="00E3549A" w:rsidRPr="00FA371A">
              <w:rPr>
                <w:sz w:val="21"/>
                <w:szCs w:val="21"/>
              </w:rPr>
              <w:instrText xml:space="preserve"> SEQ </w:instrText>
            </w:r>
            <w:r w:rsidR="00E3549A" w:rsidRPr="00FA371A">
              <w:rPr>
                <w:sz w:val="21"/>
                <w:szCs w:val="21"/>
              </w:rPr>
              <w:instrText>公式</w:instrText>
            </w:r>
            <w:r w:rsidR="00E3549A" w:rsidRPr="00FA371A">
              <w:rPr>
                <w:sz w:val="21"/>
                <w:szCs w:val="21"/>
              </w:rPr>
              <w:instrText xml:space="preserve"> \* ARABIC </w:instrText>
            </w:r>
            <w:r w:rsidR="00E3549A" w:rsidRPr="00FA371A">
              <w:rPr>
                <w:sz w:val="21"/>
                <w:szCs w:val="21"/>
              </w:rPr>
              <w:fldChar w:fldCharType="separate"/>
            </w:r>
            <w:r w:rsidR="00672EAB" w:rsidRPr="00FA371A">
              <w:rPr>
                <w:noProof/>
                <w:sz w:val="21"/>
                <w:szCs w:val="21"/>
              </w:rPr>
              <w:t>7</w:t>
            </w:r>
            <w:r w:rsidR="00E3549A" w:rsidRPr="00FA371A">
              <w:rPr>
                <w:sz w:val="21"/>
                <w:szCs w:val="21"/>
              </w:rPr>
              <w:fldChar w:fldCharType="end"/>
            </w:r>
            <w:r w:rsidRPr="00FA371A">
              <w:rPr>
                <w:rFonts w:eastAsia="宋体" w:cs="宋体" w:hint="eastAsia"/>
                <w:spacing w:val="0"/>
                <w:sz w:val="21"/>
                <w:szCs w:val="21"/>
                <w:lang w:eastAsia="zh-CN"/>
              </w:rPr>
              <w:t>)</w:t>
            </w:r>
          </w:p>
        </w:tc>
      </w:tr>
    </w:tbl>
    <w:p w14:paraId="2DABA296" w14:textId="4D3A016C" w:rsidR="003B24E6" w:rsidRPr="00FA371A" w:rsidRDefault="0012450A" w:rsidP="00512A7C">
      <w:pPr>
        <w:jc w:val="both"/>
        <w:rPr>
          <w:rFonts w:eastAsia="宋体" w:cs="宋体"/>
          <w:spacing w:val="0"/>
          <w:sz w:val="21"/>
          <w:szCs w:val="21"/>
          <w:lang w:eastAsia="zh-CN"/>
        </w:rPr>
      </w:pPr>
      <w:r w:rsidRPr="00FA371A">
        <w:rPr>
          <w:rFonts w:eastAsia="宋体" w:cs="宋体" w:hint="eastAsia"/>
          <w:spacing w:val="0"/>
          <w:sz w:val="21"/>
          <w:szCs w:val="21"/>
          <w:lang w:eastAsia="zh-CN"/>
        </w:rPr>
        <w:t>where</w:t>
      </w:r>
      <w:r w:rsidR="007F74BF" w:rsidRPr="00FA371A">
        <w:rPr>
          <w:rFonts w:eastAsia="宋体" w:cs="宋体"/>
          <w:spacing w:val="0"/>
          <w:sz w:val="21"/>
          <w:szCs w:val="21"/>
          <w:lang w:eastAsia="zh-CN"/>
        </w:rPr>
        <w:t xml:space="preserve"> </w:t>
      </w:r>
      <m:oMath>
        <m:r>
          <m:rPr>
            <m:sty m:val="bi"/>
          </m:rPr>
          <w:rPr>
            <w:rFonts w:ascii="Cambria Math" w:eastAsia="宋体" w:hAnsi="Cambria Math" w:cs="宋体"/>
            <w:spacing w:val="0"/>
            <w:sz w:val="21"/>
            <w:szCs w:val="21"/>
            <w:lang w:eastAsia="zh-CN"/>
          </w:rPr>
          <m:t>r</m:t>
        </m:r>
        <m:r>
          <m:rPr>
            <m:sty m:val="p"/>
          </m:rPr>
          <w:rPr>
            <w:rFonts w:ascii="Cambria Math" w:eastAsia="宋体" w:hAnsi="Cambria Math" w:cs="宋体" w:hint="eastAsia"/>
            <w:spacing w:val="0"/>
            <w:sz w:val="21"/>
            <w:szCs w:val="21"/>
            <w:lang w:eastAsia="zh-CN"/>
          </w:rPr>
          <m:t>∈</m:t>
        </m:r>
        <m:sSup>
          <m:sSupPr>
            <m:ctrlPr>
              <w:rPr>
                <w:rFonts w:ascii="Cambria Math" w:eastAsia="宋体" w:hAnsi="Cambria Math" w:cs="宋体"/>
                <w:i/>
                <w:spacing w:val="0"/>
                <w:sz w:val="21"/>
                <w:szCs w:val="21"/>
                <w:lang w:eastAsia="zh-CN"/>
              </w:rPr>
            </m:ctrlPr>
          </m:sSupPr>
          <m:e>
            <m:r>
              <m:rPr>
                <m:scr m:val="double-struck"/>
              </m:rPr>
              <w:rPr>
                <w:rFonts w:ascii="Cambria Math" w:eastAsia="宋体" w:hAnsi="Cambria Math" w:cs="宋体"/>
                <w:spacing w:val="0"/>
                <w:sz w:val="21"/>
                <w:szCs w:val="21"/>
                <w:lang w:eastAsia="zh-CN"/>
              </w:rPr>
              <m:t>R</m:t>
            </m:r>
          </m:e>
          <m:sup>
            <m:r>
              <w:rPr>
                <w:rFonts w:ascii="Cambria Math" w:eastAsia="宋体" w:hAnsi="Cambria Math" w:cs="宋体"/>
                <w:spacing w:val="0"/>
                <w:sz w:val="21"/>
                <w:szCs w:val="21"/>
                <w:lang w:eastAsia="zh-CN"/>
              </w:rPr>
              <m:t>N</m:t>
            </m:r>
          </m:sup>
        </m:sSup>
      </m:oMath>
      <w:r w:rsidR="007F74BF" w:rsidRPr="00FA371A">
        <w:rPr>
          <w:rFonts w:eastAsia="宋体" w:cs="宋体" w:hint="eastAsia"/>
          <w:spacing w:val="0"/>
          <w:sz w:val="21"/>
          <w:szCs w:val="21"/>
          <w:lang w:eastAsia="zh-CN"/>
        </w:rPr>
        <w:t xml:space="preserve"> </w:t>
      </w:r>
      <w:r w:rsidR="007F74BF" w:rsidRPr="00FA371A">
        <w:rPr>
          <w:rFonts w:eastAsia="宋体" w:cs="宋体"/>
          <w:spacing w:val="0"/>
          <w:sz w:val="21"/>
          <w:szCs w:val="21"/>
          <w:lang w:eastAsia="zh-CN"/>
        </w:rPr>
        <w:t xml:space="preserve">represents the </w:t>
      </w:r>
      <w:r w:rsidR="007F74BF" w:rsidRPr="00FA371A">
        <w:rPr>
          <w:rFonts w:eastAsia="宋体" w:cs="宋体" w:hint="eastAsia"/>
          <w:spacing w:val="0"/>
          <w:sz w:val="21"/>
          <w:szCs w:val="21"/>
          <w:lang w:eastAsia="zh-CN"/>
        </w:rPr>
        <w:t>ground truth</w:t>
      </w:r>
      <w:r w:rsidR="007F74BF" w:rsidRPr="00FA371A">
        <w:rPr>
          <w:rFonts w:eastAsia="宋体" w:cs="宋体"/>
          <w:spacing w:val="0"/>
          <w:sz w:val="21"/>
          <w:szCs w:val="21"/>
          <w:lang w:eastAsia="zh-CN"/>
        </w:rPr>
        <w:t xml:space="preserve"> (</w:t>
      </w:r>
      <w:r w:rsidR="007F74BF" w:rsidRPr="00FA371A">
        <w:rPr>
          <w:rFonts w:eastAsia="宋体" w:cs="宋体" w:hint="eastAsia"/>
          <w:spacing w:val="0"/>
          <w:sz w:val="21"/>
          <w:szCs w:val="21"/>
          <w:lang w:eastAsia="zh-CN"/>
        </w:rPr>
        <w:t>GT</w:t>
      </w:r>
      <w:r w:rsidR="007F74BF" w:rsidRPr="00FA371A">
        <w:rPr>
          <w:rFonts w:eastAsia="宋体" w:cs="宋体"/>
          <w:spacing w:val="0"/>
          <w:sz w:val="21"/>
          <w:szCs w:val="21"/>
          <w:lang w:eastAsia="zh-CN"/>
        </w:rPr>
        <w:t xml:space="preserve">) spectrum, and </w:t>
      </w:r>
      <m:oMath>
        <m:r>
          <m:rPr>
            <m:sty m:val="bi"/>
          </m:rPr>
          <w:rPr>
            <w:rFonts w:ascii="Cambria Math" w:eastAsia="宋体" w:hAnsi="Cambria Math" w:cs="宋体"/>
            <w:spacing w:val="0"/>
            <w:sz w:val="21"/>
            <w:szCs w:val="21"/>
            <w:lang w:eastAsia="zh-CN"/>
          </w:rPr>
          <m:t>W</m:t>
        </m:r>
        <m:r>
          <m:rPr>
            <m:sty m:val="p"/>
          </m:rPr>
          <w:rPr>
            <w:rFonts w:ascii="Cambria Math" w:eastAsia="宋体" w:hAnsi="Cambria Math" w:cs="宋体" w:hint="eastAsia"/>
            <w:spacing w:val="0"/>
            <w:sz w:val="21"/>
            <w:szCs w:val="21"/>
            <w:lang w:eastAsia="zh-CN"/>
          </w:rPr>
          <m:t>∈</m:t>
        </m:r>
        <m:sSup>
          <m:sSupPr>
            <m:ctrlPr>
              <w:rPr>
                <w:rFonts w:ascii="Cambria Math" w:eastAsia="宋体" w:hAnsi="Cambria Math" w:cs="宋体"/>
                <w:i/>
                <w:spacing w:val="0"/>
                <w:sz w:val="21"/>
                <w:szCs w:val="21"/>
                <w:lang w:eastAsia="zh-CN"/>
              </w:rPr>
            </m:ctrlPr>
          </m:sSupPr>
          <m:e>
            <m:r>
              <m:rPr>
                <m:scr m:val="double-struck"/>
              </m:rPr>
              <w:rPr>
                <w:rFonts w:ascii="Cambria Math" w:eastAsia="宋体" w:hAnsi="Cambria Math" w:cs="宋体"/>
                <w:spacing w:val="0"/>
                <w:sz w:val="21"/>
                <w:szCs w:val="21"/>
                <w:lang w:eastAsia="zh-CN"/>
              </w:rPr>
              <m:t>R</m:t>
            </m:r>
          </m:e>
          <m:sup>
            <m:r>
              <w:rPr>
                <w:rFonts w:ascii="Cambria Math" w:eastAsia="宋体" w:hAnsi="Cambria Math" w:cs="宋体"/>
                <w:spacing w:val="0"/>
                <w:sz w:val="21"/>
                <w:szCs w:val="21"/>
                <w:lang w:eastAsia="zh-CN"/>
              </w:rPr>
              <m:t>K</m:t>
            </m:r>
            <m:r>
              <m:rPr>
                <m:sty m:val="p"/>
              </m:rPr>
              <w:rPr>
                <w:rFonts w:ascii="Cambria Math" w:eastAsia="宋体" w:hAnsi="Cambria Math" w:cs="宋体" w:hint="eastAsia"/>
                <w:spacing w:val="0"/>
                <w:sz w:val="21"/>
                <w:szCs w:val="21"/>
                <w:lang w:eastAsia="zh-CN"/>
              </w:rPr>
              <m:t>×</m:t>
            </m:r>
            <m:r>
              <w:rPr>
                <w:rFonts w:ascii="Cambria Math" w:eastAsia="宋体" w:hAnsi="Cambria Math" w:cs="宋体"/>
                <w:spacing w:val="0"/>
                <w:sz w:val="21"/>
                <w:szCs w:val="21"/>
                <w:lang w:eastAsia="zh-CN"/>
              </w:rPr>
              <m:t>N</m:t>
            </m:r>
          </m:sup>
        </m:sSup>
      </m:oMath>
      <w:r w:rsidR="007F74BF" w:rsidRPr="00FA371A">
        <w:rPr>
          <w:rFonts w:eastAsia="宋体" w:cs="宋体"/>
          <w:spacing w:val="0"/>
          <w:sz w:val="21"/>
          <w:szCs w:val="21"/>
          <w:lang w:eastAsia="zh-CN"/>
        </w:rPr>
        <w:t xml:space="preserve"> is the pre-calibrated system matrix determined by </w:t>
      </w:r>
      <w:r w:rsidR="00AC7D6B">
        <w:rPr>
          <w:rFonts w:eastAsia="宋体" w:cs="宋体" w:hint="eastAsia"/>
          <w:spacing w:val="0"/>
          <w:sz w:val="21"/>
          <w:szCs w:val="21"/>
          <w:lang w:eastAsia="zh-CN"/>
        </w:rPr>
        <w:t>spectral sensing system</w:t>
      </w:r>
      <w:r w:rsidR="007F74BF" w:rsidRPr="00FA371A">
        <w:rPr>
          <w:rFonts w:eastAsia="宋体" w:cs="宋体"/>
          <w:spacing w:val="0"/>
          <w:sz w:val="21"/>
          <w:szCs w:val="21"/>
          <w:lang w:eastAsia="zh-CN"/>
        </w:rPr>
        <w:t xml:space="preserve">. The term </w:t>
      </w:r>
      <m:oMath>
        <m:r>
          <m:rPr>
            <m:sty m:val="bi"/>
          </m:rPr>
          <w:rPr>
            <w:rFonts w:ascii="Cambria Math" w:eastAsia="宋体" w:hAnsi="Cambria Math" w:cs="宋体"/>
            <w:spacing w:val="0"/>
            <w:sz w:val="21"/>
            <w:szCs w:val="21"/>
            <w:lang w:eastAsia="zh-CN"/>
          </w:rPr>
          <m:t>e</m:t>
        </m:r>
      </m:oMath>
      <w:r w:rsidR="007F74BF" w:rsidRPr="00FA371A">
        <w:rPr>
          <w:rFonts w:eastAsia="宋体" w:cs="宋体"/>
          <w:spacing w:val="0"/>
          <w:sz w:val="21"/>
          <w:szCs w:val="21"/>
          <w:lang w:eastAsia="zh-CN"/>
        </w:rPr>
        <w:t xml:space="preserve"> accounts for the system noise and measurement residuals</w:t>
      </w:r>
      <w:r w:rsidR="007F74BF" w:rsidRPr="00FA371A">
        <w:rPr>
          <w:rFonts w:eastAsia="宋体" w:cs="宋体" w:hint="eastAsia"/>
          <w:spacing w:val="0"/>
          <w:sz w:val="21"/>
          <w:szCs w:val="21"/>
          <w:lang w:eastAsia="zh-CN"/>
        </w:rPr>
        <w:t>.</w:t>
      </w:r>
      <w:r w:rsidR="003B24E6" w:rsidRPr="00FA371A">
        <w:rPr>
          <w:rFonts w:eastAsia="宋体" w:cs="宋体" w:hint="eastAsia"/>
          <w:spacing w:val="0"/>
          <w:sz w:val="21"/>
          <w:szCs w:val="21"/>
          <w:lang w:eastAsia="zh-CN"/>
        </w:rPr>
        <w:t xml:space="preserve"> </w:t>
      </w:r>
      <w:r w:rsidR="003B24E6" w:rsidRPr="00FA371A">
        <w:rPr>
          <w:rFonts w:eastAsia="宋体" w:cs="宋体"/>
          <w:spacing w:val="0"/>
          <w:sz w:val="21"/>
          <w:szCs w:val="21"/>
          <w:lang w:eastAsia="zh-CN"/>
        </w:rPr>
        <w:t xml:space="preserve">Consequently, the spectral reconstruction is treated as an inverse problem. The estimated spectrum </w:t>
      </w:r>
      <m:oMath>
        <m:acc>
          <m:accPr>
            <m:ctrlPr>
              <w:rPr>
                <w:rFonts w:ascii="Cambria Math" w:eastAsia="宋体" w:hAnsi="Cambria Math" w:cs="宋体"/>
                <w:b/>
                <w:bCs/>
                <w:i/>
                <w:spacing w:val="0"/>
                <w:sz w:val="21"/>
                <w:szCs w:val="21"/>
                <w:lang w:eastAsia="zh-CN"/>
              </w:rPr>
            </m:ctrlPr>
          </m:accPr>
          <m:e>
            <m:r>
              <m:rPr>
                <m:sty m:val="bi"/>
              </m:rPr>
              <w:rPr>
                <w:rFonts w:ascii="Cambria Math" w:eastAsia="宋体" w:hAnsi="Cambria Math" w:cs="宋体"/>
                <w:spacing w:val="0"/>
                <w:sz w:val="21"/>
                <w:szCs w:val="21"/>
                <w:lang w:eastAsia="zh-CN"/>
              </w:rPr>
              <m:t>r</m:t>
            </m:r>
          </m:e>
        </m:acc>
      </m:oMath>
      <w:r w:rsidR="003B24E6" w:rsidRPr="00FA371A">
        <w:rPr>
          <w:rFonts w:eastAsia="宋体" w:cs="宋体"/>
          <w:spacing w:val="0"/>
          <w:sz w:val="21"/>
          <w:szCs w:val="21"/>
          <w:lang w:eastAsia="zh-CN"/>
        </w:rPr>
        <w:t xml:space="preserve"> is obtained by finding the solution that minimizes the reconstruction error</w:t>
      </w:r>
      <w:r w:rsidR="003B24E6" w:rsidRPr="00FA371A">
        <w:rPr>
          <w:rFonts w:eastAsia="宋体" w:cs="宋体" w:hint="eastAsia"/>
          <w:spacing w:val="0"/>
          <w:sz w:val="21"/>
          <w:szCs w:val="21"/>
          <w:lang w:eastAsia="zh-CN"/>
        </w:rPr>
        <w:t>:</w:t>
      </w:r>
    </w:p>
    <w:tbl>
      <w:tblPr>
        <w:tblStyle w:val="af0"/>
        <w:tblW w:w="5000" w:type="pct"/>
        <w:tblLook w:val="04A0" w:firstRow="1" w:lastRow="0" w:firstColumn="1" w:lastColumn="0" w:noHBand="0" w:noVBand="1"/>
      </w:tblPr>
      <w:tblGrid>
        <w:gridCol w:w="830"/>
        <w:gridCol w:w="6645"/>
        <w:gridCol w:w="831"/>
      </w:tblGrid>
      <w:tr w:rsidR="00D80023" w:rsidRPr="00FA371A" w14:paraId="27184116" w14:textId="77777777">
        <w:tc>
          <w:tcPr>
            <w:tcW w:w="500" w:type="pct"/>
            <w:tcBorders>
              <w:top w:val="nil"/>
              <w:left w:val="nil"/>
              <w:bottom w:val="nil"/>
              <w:right w:val="nil"/>
            </w:tcBorders>
            <w:vAlign w:val="center"/>
          </w:tcPr>
          <w:p w14:paraId="61932390" w14:textId="77777777" w:rsidR="00D80023" w:rsidRPr="00FA371A" w:rsidRDefault="00D80023" w:rsidP="00512A7C">
            <w:pPr>
              <w:jc w:val="both"/>
              <w:rPr>
                <w:rFonts w:eastAsia="宋体" w:cs="宋体"/>
                <w:spacing w:val="0"/>
                <w:sz w:val="21"/>
                <w:szCs w:val="21"/>
                <w:lang w:eastAsia="zh-CN"/>
              </w:rPr>
            </w:pPr>
          </w:p>
        </w:tc>
        <w:tc>
          <w:tcPr>
            <w:tcW w:w="4000" w:type="pct"/>
            <w:tcBorders>
              <w:top w:val="nil"/>
              <w:left w:val="nil"/>
              <w:bottom w:val="nil"/>
              <w:right w:val="nil"/>
            </w:tcBorders>
            <w:vAlign w:val="center"/>
          </w:tcPr>
          <w:p w14:paraId="64C83E1A" w14:textId="5A6B05E1" w:rsidR="00D80023" w:rsidRPr="00FA371A" w:rsidRDefault="00000000" w:rsidP="00512A7C">
            <w:pPr>
              <w:jc w:val="both"/>
              <w:rPr>
                <w:rFonts w:eastAsia="宋体" w:cs="宋体"/>
                <w:spacing w:val="0"/>
                <w:sz w:val="21"/>
                <w:szCs w:val="21"/>
                <w:lang w:eastAsia="zh-CN"/>
              </w:rPr>
            </w:pPr>
            <m:oMathPara>
              <m:oMath>
                <m:acc>
                  <m:accPr>
                    <m:ctrlPr>
                      <w:rPr>
                        <w:rFonts w:ascii="Cambria Math" w:eastAsia="宋体" w:hAnsi="Cambria Math" w:cs="宋体"/>
                        <w:b/>
                        <w:bCs/>
                        <w:i/>
                        <w:spacing w:val="0"/>
                        <w:sz w:val="21"/>
                        <w:szCs w:val="21"/>
                        <w:lang w:eastAsia="zh-CN"/>
                      </w:rPr>
                    </m:ctrlPr>
                  </m:accPr>
                  <m:e>
                    <m:r>
                      <m:rPr>
                        <m:sty m:val="bi"/>
                      </m:rPr>
                      <w:rPr>
                        <w:rFonts w:ascii="Cambria Math" w:eastAsia="宋体" w:hAnsi="Cambria Math" w:cs="宋体"/>
                        <w:spacing w:val="0"/>
                        <w:sz w:val="21"/>
                        <w:szCs w:val="21"/>
                        <w:lang w:eastAsia="zh-CN"/>
                      </w:rPr>
                      <m:t>r</m:t>
                    </m:r>
                  </m:e>
                </m:acc>
                <m:r>
                  <m:rPr>
                    <m:sty m:val="bi"/>
                  </m:rPr>
                  <w:rPr>
                    <w:rFonts w:ascii="Cambria Math" w:eastAsia="宋体" w:hAnsi="Cambria Math" w:cs="宋体"/>
                    <w:spacing w:val="0"/>
                    <w:sz w:val="21"/>
                    <w:szCs w:val="21"/>
                    <w:lang w:eastAsia="zh-CN"/>
                  </w:rPr>
                  <m:t>=</m:t>
                </m:r>
                <m:func>
                  <m:funcPr>
                    <m:ctrlPr>
                      <w:rPr>
                        <w:rFonts w:ascii="Cambria Math" w:eastAsia="宋体" w:hAnsi="Cambria Math" w:cs="宋体"/>
                        <w:b/>
                        <w:bCs/>
                        <w:i/>
                        <w:spacing w:val="0"/>
                        <w:sz w:val="21"/>
                        <w:szCs w:val="21"/>
                        <w:lang w:eastAsia="zh-CN"/>
                      </w:rPr>
                    </m:ctrlPr>
                  </m:funcPr>
                  <m:fName>
                    <m:limLow>
                      <m:limLowPr>
                        <m:ctrlPr>
                          <w:rPr>
                            <w:rFonts w:ascii="Cambria Math" w:eastAsia="宋体" w:hAnsi="Cambria Math" w:cs="宋体"/>
                            <w:b/>
                            <w:bCs/>
                            <w:i/>
                            <w:spacing w:val="0"/>
                            <w:sz w:val="21"/>
                            <w:szCs w:val="21"/>
                            <w:lang w:eastAsia="zh-CN"/>
                          </w:rPr>
                        </m:ctrlPr>
                      </m:limLowPr>
                      <m:e>
                        <m:r>
                          <m:rPr>
                            <m:sty m:val="p"/>
                          </m:rPr>
                          <w:rPr>
                            <w:rFonts w:ascii="Cambria Math" w:eastAsia="宋体" w:hAnsi="Cambria Math" w:cs="宋体"/>
                            <w:sz w:val="21"/>
                            <w:szCs w:val="21"/>
                          </w:rPr>
                          <m:t>arg min</m:t>
                        </m:r>
                      </m:e>
                      <m:lim>
                        <m:r>
                          <m:rPr>
                            <m:sty m:val="bi"/>
                          </m:rPr>
                          <w:rPr>
                            <w:rFonts w:ascii="Cambria Math" w:eastAsia="宋体" w:hAnsi="Cambria Math" w:cs="宋体"/>
                            <w:spacing w:val="0"/>
                            <w:sz w:val="21"/>
                            <w:szCs w:val="21"/>
                            <w:lang w:eastAsia="zh-CN"/>
                          </w:rPr>
                          <m:t>r</m:t>
                        </m:r>
                      </m:lim>
                    </m:limLow>
                  </m:fName>
                  <m:e>
                    <m:sSubSup>
                      <m:sSubSupPr>
                        <m:ctrlPr>
                          <w:rPr>
                            <w:rFonts w:ascii="Cambria Math" w:eastAsia="宋体" w:hAnsi="Cambria Math" w:cs="宋体"/>
                            <w:b/>
                            <w:bCs/>
                            <w:i/>
                            <w:spacing w:val="0"/>
                            <w:sz w:val="21"/>
                            <w:szCs w:val="21"/>
                            <w:lang w:eastAsia="zh-CN"/>
                          </w:rPr>
                        </m:ctrlPr>
                      </m:sSubSupPr>
                      <m:e>
                        <m:d>
                          <m:dPr>
                            <m:begChr m:val="‖"/>
                            <m:endChr m:val="‖"/>
                            <m:ctrlPr>
                              <w:rPr>
                                <w:rFonts w:ascii="Cambria Math" w:eastAsia="宋体" w:hAnsi="Cambria Math" w:cs="宋体"/>
                                <w:b/>
                                <w:bCs/>
                                <w:i/>
                                <w:spacing w:val="0"/>
                                <w:sz w:val="21"/>
                                <w:szCs w:val="21"/>
                                <w:lang w:eastAsia="zh-CN"/>
                              </w:rPr>
                            </m:ctrlPr>
                          </m:dPr>
                          <m:e>
                            <m:r>
                              <m:rPr>
                                <m:sty m:val="bi"/>
                              </m:rPr>
                              <w:rPr>
                                <w:rFonts w:ascii="Cambria Math" w:eastAsia="宋体" w:hAnsi="Cambria Math" w:cs="宋体"/>
                                <w:spacing w:val="0"/>
                                <w:sz w:val="21"/>
                                <w:szCs w:val="21"/>
                                <w:lang w:eastAsia="zh-CN"/>
                              </w:rPr>
                              <m:t>z-Wr</m:t>
                            </m:r>
                          </m:e>
                        </m:d>
                      </m:e>
                      <m:sub>
                        <m:r>
                          <w:rPr>
                            <w:rFonts w:ascii="Cambria Math" w:eastAsia="宋体" w:hAnsi="Cambria Math" w:cs="宋体"/>
                            <w:spacing w:val="0"/>
                            <w:sz w:val="21"/>
                            <w:szCs w:val="21"/>
                            <w:lang w:eastAsia="zh-CN"/>
                          </w:rPr>
                          <m:t>2</m:t>
                        </m:r>
                      </m:sub>
                      <m:sup>
                        <m:r>
                          <w:rPr>
                            <w:rFonts w:ascii="Cambria Math" w:eastAsia="宋体" w:hAnsi="Cambria Math" w:cs="宋体"/>
                            <w:spacing w:val="0"/>
                            <w:sz w:val="21"/>
                            <w:szCs w:val="21"/>
                            <w:lang w:eastAsia="zh-CN"/>
                          </w:rPr>
                          <m:t>2</m:t>
                        </m:r>
                      </m:sup>
                    </m:sSubSup>
                  </m:e>
                </m:func>
              </m:oMath>
            </m:oMathPara>
          </w:p>
        </w:tc>
        <w:tc>
          <w:tcPr>
            <w:tcW w:w="500" w:type="pct"/>
            <w:tcBorders>
              <w:top w:val="nil"/>
              <w:left w:val="nil"/>
              <w:bottom w:val="nil"/>
              <w:right w:val="nil"/>
            </w:tcBorders>
            <w:vAlign w:val="center"/>
          </w:tcPr>
          <w:p w14:paraId="71034FC6" w14:textId="54FEEE50" w:rsidR="00D80023" w:rsidRPr="00FA371A" w:rsidRDefault="00D80023" w:rsidP="00512A7C">
            <w:pPr>
              <w:jc w:val="both"/>
              <w:rPr>
                <w:rFonts w:eastAsia="宋体" w:cs="宋体"/>
                <w:spacing w:val="0"/>
                <w:sz w:val="21"/>
                <w:szCs w:val="21"/>
                <w:lang w:eastAsia="zh-CN"/>
              </w:rPr>
            </w:pPr>
            <w:r w:rsidRPr="00FA371A">
              <w:rPr>
                <w:rFonts w:eastAsia="宋体" w:cs="宋体" w:hint="eastAsia"/>
                <w:spacing w:val="0"/>
                <w:sz w:val="21"/>
                <w:szCs w:val="21"/>
                <w:lang w:eastAsia="zh-CN"/>
              </w:rPr>
              <w:t>(</w:t>
            </w:r>
            <w:r w:rsidR="00E3549A" w:rsidRPr="00FA371A">
              <w:rPr>
                <w:sz w:val="21"/>
                <w:szCs w:val="21"/>
              </w:rPr>
              <w:fldChar w:fldCharType="begin"/>
            </w:r>
            <w:r w:rsidR="00E3549A" w:rsidRPr="00FA371A">
              <w:rPr>
                <w:sz w:val="21"/>
                <w:szCs w:val="21"/>
              </w:rPr>
              <w:instrText xml:space="preserve"> SEQ </w:instrText>
            </w:r>
            <w:r w:rsidR="00E3549A" w:rsidRPr="00FA371A">
              <w:rPr>
                <w:sz w:val="21"/>
                <w:szCs w:val="21"/>
              </w:rPr>
              <w:instrText>公式</w:instrText>
            </w:r>
            <w:r w:rsidR="00E3549A" w:rsidRPr="00FA371A">
              <w:rPr>
                <w:sz w:val="21"/>
                <w:szCs w:val="21"/>
              </w:rPr>
              <w:instrText xml:space="preserve"> \* ARABIC </w:instrText>
            </w:r>
            <w:r w:rsidR="00E3549A" w:rsidRPr="00FA371A">
              <w:rPr>
                <w:sz w:val="21"/>
                <w:szCs w:val="21"/>
              </w:rPr>
              <w:fldChar w:fldCharType="separate"/>
            </w:r>
            <w:r w:rsidR="00672EAB" w:rsidRPr="00FA371A">
              <w:rPr>
                <w:noProof/>
                <w:sz w:val="21"/>
                <w:szCs w:val="21"/>
              </w:rPr>
              <w:t>8</w:t>
            </w:r>
            <w:r w:rsidR="00E3549A" w:rsidRPr="00FA371A">
              <w:rPr>
                <w:sz w:val="21"/>
                <w:szCs w:val="21"/>
              </w:rPr>
              <w:fldChar w:fldCharType="end"/>
            </w:r>
            <w:r w:rsidRPr="00FA371A">
              <w:rPr>
                <w:rFonts w:eastAsia="宋体" w:cs="宋体" w:hint="eastAsia"/>
                <w:spacing w:val="0"/>
                <w:sz w:val="21"/>
                <w:szCs w:val="21"/>
                <w:lang w:eastAsia="zh-CN"/>
              </w:rPr>
              <w:t>)</w:t>
            </w:r>
          </w:p>
        </w:tc>
      </w:tr>
    </w:tbl>
    <w:p w14:paraId="04A50063" w14:textId="54227AB8" w:rsidR="00950E2F" w:rsidRPr="00FA371A" w:rsidRDefault="00E40642" w:rsidP="00512A7C">
      <w:pPr>
        <w:jc w:val="both"/>
        <w:rPr>
          <w:rFonts w:eastAsia="宋体" w:cs="宋体"/>
          <w:b/>
          <w:bCs/>
          <w:spacing w:val="0"/>
          <w:sz w:val="21"/>
          <w:szCs w:val="21"/>
          <w:lang w:eastAsia="zh-CN"/>
        </w:rPr>
      </w:pPr>
      <w:r w:rsidRPr="00FA371A">
        <w:rPr>
          <w:rFonts w:eastAsia="宋体" w:cs="宋体"/>
          <w:b/>
          <w:bCs/>
          <w:spacing w:val="0"/>
          <w:sz w:val="21"/>
          <w:szCs w:val="21"/>
          <w:lang w:eastAsia="zh-CN"/>
        </w:rPr>
        <w:t xml:space="preserve"> </w:t>
      </w:r>
      <w:r w:rsidR="008442C0" w:rsidRPr="00FA371A">
        <w:rPr>
          <w:rFonts w:eastAsia="宋体" w:cs="宋体"/>
          <w:b/>
          <w:bCs/>
          <w:spacing w:val="0"/>
          <w:sz w:val="21"/>
          <w:szCs w:val="21"/>
          <w:lang w:eastAsia="zh-CN"/>
        </w:rPr>
        <w:t xml:space="preserve">Experiment </w:t>
      </w:r>
      <w:bookmarkStart w:id="55" w:name="_Hlk203490557"/>
    </w:p>
    <w:p w14:paraId="1289A308" w14:textId="50FA66CA" w:rsidR="00D72278" w:rsidRPr="00FA371A" w:rsidRDefault="000C4078" w:rsidP="00512A7C">
      <w:pPr>
        <w:ind w:firstLine="420"/>
        <w:jc w:val="both"/>
        <w:rPr>
          <w:rFonts w:eastAsia="宋体" w:cs="宋体"/>
          <w:spacing w:val="0"/>
          <w:sz w:val="21"/>
          <w:szCs w:val="21"/>
          <w:lang w:eastAsia="zh-CN"/>
        </w:rPr>
      </w:pPr>
      <w:commentRangeStart w:id="56"/>
      <w:r w:rsidRPr="00FA371A">
        <w:rPr>
          <w:rFonts w:eastAsia="宋体" w:cs="宋体"/>
          <w:spacing w:val="0"/>
          <w:sz w:val="21"/>
          <w:szCs w:val="21"/>
          <w:lang w:eastAsia="zh-CN"/>
        </w:rPr>
        <w:t xml:space="preserve">To systematically evaluate the system's noise rejection capabilities, three distinct noise models </w:t>
      </w:r>
      <w:r w:rsidRPr="00FA371A">
        <w:rPr>
          <w:rFonts w:eastAsia="宋体" w:cs="宋体" w:hint="eastAsia"/>
          <w:spacing w:val="0"/>
          <w:sz w:val="21"/>
          <w:szCs w:val="21"/>
          <w:lang w:eastAsia="zh-CN"/>
        </w:rPr>
        <w:t>are</w:t>
      </w:r>
      <w:r w:rsidRPr="00FA371A">
        <w:rPr>
          <w:rFonts w:eastAsia="宋体" w:cs="宋体"/>
          <w:spacing w:val="0"/>
          <w:sz w:val="21"/>
          <w:szCs w:val="21"/>
          <w:lang w:eastAsia="zh-CN"/>
        </w:rPr>
        <w:t xml:space="preserve"> synthesized to simulate typical experimental scenarios: (i) </w:t>
      </w:r>
      <w:r w:rsidRPr="00FA371A">
        <w:rPr>
          <w:rFonts w:eastAsia="宋体" w:cs="宋体" w:hint="eastAsia"/>
          <w:spacing w:val="0"/>
          <w:sz w:val="21"/>
          <w:szCs w:val="21"/>
          <w:lang w:eastAsia="zh-CN"/>
        </w:rPr>
        <w:t>a</w:t>
      </w:r>
      <w:r w:rsidRPr="00FA371A">
        <w:rPr>
          <w:rFonts w:eastAsia="宋体" w:cs="宋体"/>
          <w:spacing w:val="0"/>
          <w:sz w:val="21"/>
          <w:szCs w:val="21"/>
          <w:lang w:eastAsia="zh-CN"/>
        </w:rPr>
        <w:t xml:space="preserve">dditive </w:t>
      </w:r>
      <w:r w:rsidRPr="00FA371A">
        <w:rPr>
          <w:rFonts w:eastAsia="宋体" w:cs="宋体" w:hint="eastAsia"/>
          <w:spacing w:val="0"/>
          <w:sz w:val="21"/>
          <w:szCs w:val="21"/>
          <w:lang w:eastAsia="zh-CN"/>
        </w:rPr>
        <w:t>w</w:t>
      </w:r>
      <w:r w:rsidRPr="00FA371A">
        <w:rPr>
          <w:rFonts w:eastAsia="宋体" w:cs="宋体"/>
          <w:spacing w:val="0"/>
          <w:sz w:val="21"/>
          <w:szCs w:val="21"/>
          <w:lang w:eastAsia="zh-CN"/>
        </w:rPr>
        <w:t xml:space="preserve">hite </w:t>
      </w:r>
      <w:r w:rsidRPr="00FA371A">
        <w:rPr>
          <w:rFonts w:eastAsia="宋体" w:cs="宋体" w:hint="eastAsia"/>
          <w:spacing w:val="0"/>
          <w:sz w:val="21"/>
          <w:szCs w:val="21"/>
          <w:lang w:eastAsia="zh-CN"/>
        </w:rPr>
        <w:t>g</w:t>
      </w:r>
      <w:r w:rsidRPr="00FA371A">
        <w:rPr>
          <w:rFonts w:eastAsia="宋体" w:cs="宋体"/>
          <w:spacing w:val="0"/>
          <w:sz w:val="21"/>
          <w:szCs w:val="21"/>
          <w:lang w:eastAsia="zh-CN"/>
        </w:rPr>
        <w:t xml:space="preserve">aussian </w:t>
      </w:r>
      <w:r w:rsidRPr="00FA371A">
        <w:rPr>
          <w:rFonts w:eastAsia="宋体" w:cs="宋体" w:hint="eastAsia"/>
          <w:spacing w:val="0"/>
          <w:sz w:val="21"/>
          <w:szCs w:val="21"/>
          <w:lang w:eastAsia="zh-CN"/>
        </w:rPr>
        <w:t>n</w:t>
      </w:r>
      <w:r w:rsidRPr="00FA371A">
        <w:rPr>
          <w:rFonts w:eastAsia="宋体" w:cs="宋体"/>
          <w:spacing w:val="0"/>
          <w:sz w:val="21"/>
          <w:szCs w:val="21"/>
          <w:lang w:eastAsia="zh-CN"/>
        </w:rPr>
        <w:t xml:space="preserve">oise (AWGN) representing broadband thermal and detector noise; (ii) </w:t>
      </w:r>
      <w:r w:rsidRPr="00FA371A">
        <w:rPr>
          <w:rFonts w:eastAsia="宋体" w:cs="宋体" w:hint="eastAsia"/>
          <w:spacing w:val="0"/>
          <w:sz w:val="21"/>
          <w:szCs w:val="21"/>
          <w:lang w:eastAsia="zh-CN"/>
        </w:rPr>
        <w:t>i</w:t>
      </w:r>
      <w:r w:rsidRPr="00FA371A">
        <w:rPr>
          <w:rFonts w:eastAsia="宋体" w:cs="宋体"/>
          <w:spacing w:val="0"/>
          <w:sz w:val="21"/>
          <w:szCs w:val="21"/>
          <w:lang w:eastAsia="zh-CN"/>
        </w:rPr>
        <w:t>n-band interference (aggregated random narrowband signals) spectrally coincident with the system's modulation bandwidth;</w:t>
      </w:r>
      <w:r w:rsidR="00D72278" w:rsidRPr="00FA371A">
        <w:rPr>
          <w:rFonts w:eastAsia="宋体" w:cs="宋体" w:hint="eastAsia"/>
          <w:spacing w:val="0"/>
          <w:sz w:val="21"/>
          <w:szCs w:val="21"/>
          <w:lang w:eastAsia="zh-CN"/>
        </w:rPr>
        <w:t xml:space="preserve"> </w:t>
      </w:r>
      <w:r w:rsidRPr="00FA371A">
        <w:rPr>
          <w:rFonts w:eastAsia="宋体" w:cs="宋体"/>
          <w:spacing w:val="0"/>
          <w:sz w:val="21"/>
          <w:szCs w:val="21"/>
          <w:lang w:eastAsia="zh-CN"/>
        </w:rPr>
        <w:t xml:space="preserve">(iii) 100 Hz power-line flicker modeling ambient lighting artifacts. </w:t>
      </w:r>
      <w:r w:rsidR="00D25584" w:rsidRPr="00FA371A">
        <w:rPr>
          <w:rFonts w:eastAsia="宋体" w:cs="宋体"/>
          <w:spacing w:val="0"/>
          <w:sz w:val="21"/>
          <w:szCs w:val="21"/>
          <w:lang w:eastAsia="zh-CN"/>
        </w:rPr>
        <w:fldChar w:fldCharType="begin"/>
      </w:r>
      <w:r w:rsidR="00D25584" w:rsidRPr="00FA371A">
        <w:rPr>
          <w:rFonts w:eastAsia="宋体" w:cs="宋体"/>
          <w:spacing w:val="0"/>
          <w:sz w:val="21"/>
          <w:szCs w:val="21"/>
          <w:lang w:eastAsia="zh-CN"/>
        </w:rPr>
        <w:instrText xml:space="preserve"> REF _Ref220609179 \h </w:instrText>
      </w:r>
      <w:r w:rsidR="00512A7C" w:rsidRPr="00FA371A">
        <w:rPr>
          <w:rFonts w:eastAsia="宋体" w:cs="宋体"/>
          <w:spacing w:val="0"/>
          <w:sz w:val="21"/>
          <w:szCs w:val="21"/>
          <w:lang w:eastAsia="zh-CN"/>
        </w:rPr>
        <w:instrText xml:space="preserve"> \* MERGEFORMAT </w:instrText>
      </w:r>
      <w:r w:rsidR="00D25584" w:rsidRPr="00FA371A">
        <w:rPr>
          <w:rFonts w:eastAsia="宋体" w:cs="宋体"/>
          <w:spacing w:val="0"/>
          <w:sz w:val="21"/>
          <w:szCs w:val="21"/>
          <w:lang w:eastAsia="zh-CN"/>
        </w:rPr>
      </w:r>
      <w:r w:rsidR="00D25584" w:rsidRPr="00FA371A">
        <w:rPr>
          <w:rFonts w:eastAsia="宋体" w:cs="宋体"/>
          <w:spacing w:val="0"/>
          <w:sz w:val="21"/>
          <w:szCs w:val="21"/>
          <w:lang w:eastAsia="zh-CN"/>
        </w:rPr>
        <w:fldChar w:fldCharType="separate"/>
      </w:r>
      <w:r w:rsidR="00672EAB" w:rsidRPr="00FA371A">
        <w:rPr>
          <w:sz w:val="21"/>
          <w:szCs w:val="21"/>
        </w:rPr>
        <w:t xml:space="preserve">Figure </w:t>
      </w:r>
      <w:r w:rsidR="00672EAB" w:rsidRPr="00FA371A">
        <w:rPr>
          <w:noProof/>
          <w:sz w:val="21"/>
          <w:szCs w:val="21"/>
        </w:rPr>
        <w:t>2</w:t>
      </w:r>
      <w:r w:rsidR="00D25584" w:rsidRPr="00FA371A">
        <w:rPr>
          <w:rFonts w:eastAsia="宋体" w:cs="宋体"/>
          <w:spacing w:val="0"/>
          <w:sz w:val="21"/>
          <w:szCs w:val="21"/>
          <w:lang w:eastAsia="zh-CN"/>
        </w:rPr>
        <w:fldChar w:fldCharType="end"/>
      </w:r>
      <w:r w:rsidR="00D25584" w:rsidRPr="00FA371A">
        <w:rPr>
          <w:rFonts w:eastAsia="宋体" w:cs="宋体" w:hint="eastAsia"/>
          <w:spacing w:val="0"/>
          <w:sz w:val="21"/>
          <w:szCs w:val="21"/>
          <w:lang w:eastAsia="zh-CN"/>
        </w:rPr>
        <w:t>(a)</w:t>
      </w:r>
      <w:r w:rsidRPr="00FA371A">
        <w:rPr>
          <w:rFonts w:eastAsia="宋体" w:cs="宋体"/>
          <w:spacing w:val="0"/>
          <w:sz w:val="21"/>
          <w:szCs w:val="21"/>
          <w:lang w:eastAsia="zh-CN"/>
        </w:rPr>
        <w:t xml:space="preserve"> illustrates the temporal response under these conditions. Notably, due to the short acquisition window, the low-frequency flicker manifests as a significant baseline drift, whereas the in-band interference induces amplitude beating due to frequency mixing.</w:t>
      </w:r>
    </w:p>
    <w:p w14:paraId="2D003243" w14:textId="16E64647" w:rsidR="008B71B1" w:rsidRPr="00FA371A" w:rsidRDefault="008B71B1" w:rsidP="00512A7C">
      <w:pPr>
        <w:ind w:firstLine="420"/>
        <w:jc w:val="both"/>
        <w:rPr>
          <w:rFonts w:eastAsia="宋体" w:cs="宋体"/>
          <w:spacing w:val="0"/>
          <w:sz w:val="21"/>
          <w:szCs w:val="21"/>
          <w:lang w:eastAsia="zh-CN"/>
        </w:rPr>
      </w:pPr>
      <w:r w:rsidRPr="00FA371A">
        <w:rPr>
          <w:rFonts w:eastAsia="宋体" w:cs="宋体"/>
          <w:spacing w:val="0"/>
          <w:sz w:val="21"/>
          <w:szCs w:val="21"/>
          <w:lang w:eastAsia="zh-CN"/>
        </w:rPr>
        <w:t>Figure 2b reveals a strong correlation between spectral</w:t>
      </w:r>
      <w:r w:rsidRPr="00FA371A">
        <w:rPr>
          <w:rFonts w:eastAsia="宋体" w:cs="宋体" w:hint="eastAsia"/>
          <w:spacing w:val="0"/>
          <w:sz w:val="21"/>
          <w:szCs w:val="21"/>
          <w:lang w:eastAsia="zh-CN"/>
        </w:rPr>
        <w:t xml:space="preserve"> reconstruction</w:t>
      </w:r>
      <w:r w:rsidRPr="00FA371A">
        <w:rPr>
          <w:rFonts w:eastAsia="宋体" w:cs="宋体"/>
          <w:spacing w:val="0"/>
          <w:sz w:val="21"/>
          <w:szCs w:val="21"/>
          <w:lang w:eastAsia="zh-CN"/>
        </w:rPr>
        <w:t xml:space="preserve"> RMSE and demodulation error (defined in Supplementary Note 1), conf</w:t>
      </w:r>
      <w:commentRangeEnd w:id="56"/>
      <w:r w:rsidR="00316015" w:rsidRPr="00FA371A">
        <w:rPr>
          <w:rStyle w:val="ab"/>
          <w:rFonts w:eastAsia="宋体" w:cs="宋体"/>
          <w:spacing w:val="0"/>
          <w:lang w:eastAsia="zh-CN"/>
        </w:rPr>
        <w:commentReference w:id="56"/>
      </w:r>
      <w:r w:rsidRPr="00FA371A">
        <w:rPr>
          <w:rFonts w:eastAsia="宋体" w:cs="宋体"/>
          <w:spacing w:val="0"/>
          <w:sz w:val="21"/>
          <w:szCs w:val="21"/>
          <w:lang w:eastAsia="zh-CN"/>
        </w:rPr>
        <w:t xml:space="preserve">irming that reconstruction fidelity hinges on carrier extraction accuracy. Notably, the 100 Hz flicker rapidly aligns with the AWGN baseline, demonstrating efficient out-of-band rejection. </w:t>
      </w:r>
      <w:r w:rsidR="001D291F" w:rsidRPr="00FA371A">
        <w:rPr>
          <w:rFonts w:eastAsia="宋体" w:cs="宋体"/>
          <w:spacing w:val="0"/>
          <w:sz w:val="21"/>
          <w:szCs w:val="21"/>
          <w:lang w:eastAsia="zh-CN"/>
        </w:rPr>
        <w:t xml:space="preserve">In contrast, in-band interference decays slowest. Since these disturbances spectrally coincide with the carrier signals, they bypass the </w:t>
      </w:r>
      <w:r w:rsidR="001D291F" w:rsidRPr="00FA371A">
        <w:rPr>
          <w:rFonts w:eastAsia="宋体" w:cs="宋体"/>
          <w:spacing w:val="0"/>
          <w:sz w:val="21"/>
          <w:szCs w:val="21"/>
          <w:lang w:eastAsia="zh-CN"/>
        </w:rPr>
        <w:lastRenderedPageBreak/>
        <w:t>orthogonal filtering process, thereby establishing the theoretical lower bound of reconstruction precision.</w:t>
      </w:r>
    </w:p>
    <w:p w14:paraId="5D4F1043" w14:textId="674E1F3E" w:rsidR="001D291F" w:rsidRPr="00FA371A" w:rsidRDefault="001D291F" w:rsidP="00E40642">
      <w:pPr>
        <w:ind w:firstLine="420"/>
        <w:jc w:val="both"/>
        <w:rPr>
          <w:rFonts w:eastAsia="宋体" w:cs="宋体"/>
          <w:spacing w:val="0"/>
          <w:sz w:val="21"/>
          <w:szCs w:val="21"/>
          <w:lang w:eastAsia="zh-CN"/>
        </w:rPr>
      </w:pPr>
      <w:r w:rsidRPr="00FA371A">
        <w:rPr>
          <w:rFonts w:eastAsia="宋体" w:cs="宋体"/>
          <w:spacing w:val="0"/>
          <w:sz w:val="21"/>
          <w:szCs w:val="21"/>
          <w:lang w:eastAsia="zh-CN"/>
        </w:rPr>
        <w:t xml:space="preserve">To simulate realistic environmental </w:t>
      </w:r>
      <w:r w:rsidR="00E40642" w:rsidRPr="00FA371A">
        <w:rPr>
          <w:rFonts w:eastAsia="宋体" w:cs="宋体"/>
          <w:spacing w:val="0"/>
          <w:sz w:val="21"/>
          <w:szCs w:val="21"/>
          <w:lang w:eastAsia="zh-CN"/>
        </w:rPr>
        <w:t>interference</w:t>
      </w:r>
      <w:r w:rsidRPr="00FA371A">
        <w:rPr>
          <w:rFonts w:eastAsia="宋体" w:cs="宋体"/>
          <w:spacing w:val="0"/>
          <w:sz w:val="21"/>
          <w:szCs w:val="21"/>
          <w:lang w:eastAsia="zh-CN"/>
        </w:rPr>
        <w:t xml:space="preserve">, we introduce three representative structured interferences (defined in Supplementary Note 1): DC background light (simulating direct solar illumination); 20 kHz PWM noise (mimicking standard dimming protocols engineered to exceed the human audible threshold); and 100 kHz SMPS noise (modeling the switching ripples inherent to </w:t>
      </w:r>
      <w:r w:rsidR="00D14966" w:rsidRPr="00FA371A">
        <w:rPr>
          <w:rFonts w:eastAsia="宋体" w:cs="宋体"/>
          <w:spacing w:val="0"/>
          <w:sz w:val="21"/>
          <w:szCs w:val="21"/>
          <w:lang w:eastAsia="zh-CN"/>
        </w:rPr>
        <w:t>common</w:t>
      </w:r>
      <w:r w:rsidR="00D14966" w:rsidRPr="00FA371A">
        <w:rPr>
          <w:rFonts w:eastAsia="宋体" w:cs="宋体" w:hint="eastAsia"/>
          <w:spacing w:val="0"/>
          <w:sz w:val="21"/>
          <w:szCs w:val="21"/>
          <w:lang w:eastAsia="zh-CN"/>
        </w:rPr>
        <w:t xml:space="preserve"> </w:t>
      </w:r>
      <w:r w:rsidRPr="00FA371A">
        <w:rPr>
          <w:rFonts w:eastAsia="宋体" w:cs="宋体"/>
          <w:spacing w:val="0"/>
          <w:sz w:val="21"/>
          <w:szCs w:val="21"/>
          <w:lang w:eastAsia="zh-CN"/>
        </w:rPr>
        <w:t>electronic power adapters).</w:t>
      </w:r>
      <w:r w:rsidR="00E40642" w:rsidRPr="00FA371A">
        <w:rPr>
          <w:rFonts w:eastAsia="宋体" w:cs="宋体" w:hint="eastAsia"/>
          <w:spacing w:val="0"/>
          <w:sz w:val="21"/>
          <w:szCs w:val="21"/>
          <w:lang w:eastAsia="zh-CN"/>
        </w:rPr>
        <w:t xml:space="preserve"> </w:t>
      </w:r>
      <w:r w:rsidRPr="00FA371A">
        <w:rPr>
          <w:rFonts w:eastAsia="宋体" w:cs="宋体"/>
          <w:spacing w:val="0"/>
          <w:sz w:val="21"/>
          <w:szCs w:val="21"/>
          <w:lang w:eastAsia="zh-CN"/>
        </w:rPr>
        <w:t xml:space="preserve">Figure 2c depicts the time-domain response under an extreme SNR of -20 dB. Visually, the target </w:t>
      </w:r>
    </w:p>
    <w:tbl>
      <w:tblPr>
        <w:tblStyle w:val="af0"/>
        <w:tblpPr w:leftFromText="181" w:rightFromText="181" w:tblpYSpec="top"/>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D13B3D" w:rsidRPr="00FA371A" w14:paraId="6C8E6B24" w14:textId="77777777">
        <w:tc>
          <w:tcPr>
            <w:tcW w:w="8306" w:type="dxa"/>
          </w:tcPr>
          <w:p w14:paraId="7321A39B" w14:textId="1056192E" w:rsidR="00D13B3D" w:rsidRPr="00FA371A" w:rsidRDefault="00AF5513">
            <w:pPr>
              <w:jc w:val="both"/>
              <w:rPr>
                <w:rFonts w:eastAsia="宋体" w:cs="宋体"/>
                <w:spacing w:val="0"/>
                <w:sz w:val="21"/>
                <w:szCs w:val="21"/>
                <w:lang w:eastAsia="zh-CN"/>
              </w:rPr>
            </w:pPr>
            <w:ins w:id="57" w:author="yj zeng" w:date="2026-02-02T23:53:00Z" w16du:dateUtc="2026-02-02T15:53:00Z">
              <w:r>
                <w:rPr>
                  <w:rFonts w:eastAsia="宋体" w:cs="宋体"/>
                  <w:noProof/>
                  <w:spacing w:val="0"/>
                  <w:sz w:val="21"/>
                  <w:szCs w:val="21"/>
                  <w:lang w:eastAsia="zh-CN"/>
                </w:rPr>
                <w:lastRenderedPageBreak/>
                <w:drawing>
                  <wp:inline distT="0" distB="0" distL="0" distR="0" wp14:anchorId="5210BF65" wp14:editId="0CBAD2F0">
                    <wp:extent cx="5112000" cy="4088862"/>
                    <wp:effectExtent l="0" t="0" r="0" b="6985"/>
                    <wp:docPr id="192188541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885416" name="图片 1921885416"/>
                            <pic:cNvPicPr/>
                          </pic:nvPicPr>
                          <pic:blipFill>
                            <a:blip r:embed="rId14"/>
                            <a:stretch>
                              <a:fillRect/>
                            </a:stretch>
                          </pic:blipFill>
                          <pic:spPr>
                            <a:xfrm>
                              <a:off x="0" y="0"/>
                              <a:ext cx="5112000" cy="4088862"/>
                            </a:xfrm>
                            <a:prstGeom prst="rect">
                              <a:avLst/>
                            </a:prstGeom>
                          </pic:spPr>
                        </pic:pic>
                      </a:graphicData>
                    </a:graphic>
                  </wp:inline>
                </w:drawing>
              </w:r>
            </w:ins>
            <w:del w:id="58" w:author="yj zeng" w:date="2026-02-02T22:46:00Z" w16du:dateUtc="2026-02-02T14:46:00Z">
              <w:r w:rsidR="00D13B3D" w:rsidRPr="00FA371A" w:rsidDel="00B75F12">
                <w:rPr>
                  <w:rFonts w:eastAsia="宋体" w:cs="宋体"/>
                  <w:noProof/>
                  <w:spacing w:val="0"/>
                  <w:sz w:val="21"/>
                  <w:szCs w:val="21"/>
                  <w:lang w:eastAsia="zh-CN"/>
                </w:rPr>
                <w:drawing>
                  <wp:inline distT="0" distB="0" distL="0" distR="0" wp14:anchorId="34D5DD94" wp14:editId="0BA23795">
                    <wp:extent cx="5274310" cy="3564255"/>
                    <wp:effectExtent l="0" t="0" r="2540" b="0"/>
                    <wp:docPr id="124974319" name="图形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74319" name="图形 124974319"/>
                            <pic:cNvPicPr/>
                          </pic:nvPicPr>
                          <pic:blipFill>
                            <a:blip r:embed="rId15">
                              <a:extLst>
                                <a:ext uri="{96DAC541-7B7A-43D3-8B79-37D633B846F1}">
                                  <asvg:svgBlip xmlns:asvg="http://schemas.microsoft.com/office/drawing/2016/SVG/main" r:embed="rId16"/>
                                </a:ext>
                              </a:extLst>
                            </a:blip>
                            <a:stretch>
                              <a:fillRect/>
                            </a:stretch>
                          </pic:blipFill>
                          <pic:spPr>
                            <a:xfrm>
                              <a:off x="0" y="0"/>
                              <a:ext cx="5274310" cy="3564255"/>
                            </a:xfrm>
                            <a:prstGeom prst="rect">
                              <a:avLst/>
                            </a:prstGeom>
                          </pic:spPr>
                        </pic:pic>
                      </a:graphicData>
                    </a:graphic>
                  </wp:inline>
                </w:drawing>
              </w:r>
            </w:del>
          </w:p>
        </w:tc>
      </w:tr>
      <w:tr w:rsidR="00D13B3D" w:rsidRPr="00FA371A" w14:paraId="5DDAFAD6" w14:textId="77777777">
        <w:tc>
          <w:tcPr>
            <w:tcW w:w="8306" w:type="dxa"/>
          </w:tcPr>
          <w:p w14:paraId="2EB12B68" w14:textId="7AB3B134" w:rsidR="00D13B3D" w:rsidRPr="00FA371A" w:rsidRDefault="00D13B3D">
            <w:pPr>
              <w:pStyle w:val="a8"/>
              <w:jc w:val="both"/>
              <w:rPr>
                <w:rFonts w:hint="eastAsia"/>
                <w:sz w:val="22"/>
                <w:szCs w:val="22"/>
                <w:lang w:eastAsia="zh-CN"/>
              </w:rPr>
            </w:pPr>
            <w:bookmarkStart w:id="59" w:name="_Ref220609179"/>
            <w:r w:rsidRPr="00FA371A">
              <w:rPr>
                <w:rFonts w:ascii="Times New Roman" w:hAnsi="Times New Roman" w:cs="Times New Roman"/>
                <w:b/>
                <w:bCs/>
                <w:sz w:val="21"/>
                <w:szCs w:val="21"/>
              </w:rPr>
              <w:t xml:space="preserve">Figure </w:t>
            </w:r>
            <w:r w:rsidRPr="00FA371A">
              <w:rPr>
                <w:rFonts w:ascii="Times New Roman" w:hAnsi="Times New Roman" w:cs="Times New Roman"/>
                <w:b/>
                <w:bCs/>
                <w:sz w:val="21"/>
                <w:szCs w:val="21"/>
              </w:rPr>
              <w:fldChar w:fldCharType="begin"/>
            </w:r>
            <w:r w:rsidRPr="00FA371A">
              <w:rPr>
                <w:rFonts w:ascii="Times New Roman" w:hAnsi="Times New Roman" w:cs="Times New Roman"/>
                <w:b/>
                <w:bCs/>
                <w:sz w:val="21"/>
                <w:szCs w:val="21"/>
              </w:rPr>
              <w:instrText xml:space="preserve"> SEQ Figure \* ARABIC </w:instrText>
            </w:r>
            <w:r w:rsidRPr="00FA371A">
              <w:rPr>
                <w:rFonts w:ascii="Times New Roman" w:hAnsi="Times New Roman" w:cs="Times New Roman"/>
                <w:b/>
                <w:bCs/>
                <w:sz w:val="21"/>
                <w:szCs w:val="21"/>
              </w:rPr>
              <w:fldChar w:fldCharType="separate"/>
            </w:r>
            <w:r w:rsidR="00672EAB" w:rsidRPr="00FA371A">
              <w:rPr>
                <w:rFonts w:ascii="Times New Roman" w:hAnsi="Times New Roman" w:cs="Times New Roman"/>
                <w:b/>
                <w:bCs/>
                <w:noProof/>
                <w:sz w:val="21"/>
                <w:szCs w:val="21"/>
              </w:rPr>
              <w:t>2</w:t>
            </w:r>
            <w:r w:rsidRPr="00FA371A">
              <w:rPr>
                <w:rFonts w:ascii="Times New Roman" w:hAnsi="Times New Roman" w:cs="Times New Roman"/>
                <w:b/>
                <w:bCs/>
                <w:sz w:val="21"/>
                <w:szCs w:val="21"/>
              </w:rPr>
              <w:fldChar w:fldCharType="end"/>
            </w:r>
            <w:bookmarkEnd w:id="59"/>
            <w:r w:rsidRPr="00FA371A">
              <w:rPr>
                <w:rFonts w:ascii="Times New Roman" w:hAnsi="Times New Roman" w:cs="Times New Roman" w:hint="eastAsia"/>
                <w:sz w:val="21"/>
                <w:szCs w:val="21"/>
                <w:lang w:eastAsia="zh-CN"/>
              </w:rPr>
              <w:t>.</w:t>
            </w:r>
            <w:r w:rsidR="00793B6E" w:rsidRPr="00FA371A">
              <w:rPr>
                <w:rFonts w:ascii="Times New Roman" w:eastAsia="Malgun Gothic" w:hAnsi="Times New Roman" w:cs="Times New Roman"/>
                <w:b/>
                <w:bCs/>
                <w:sz w:val="21"/>
                <w:szCs w:val="21"/>
              </w:rPr>
              <w:t xml:space="preserve"> </w:t>
            </w:r>
            <w:r w:rsidR="00793B6E" w:rsidRPr="00FA371A">
              <w:rPr>
                <w:rFonts w:ascii="Times New Roman" w:hAnsi="Times New Roman" w:cs="Times New Roman"/>
                <w:b/>
                <w:bCs/>
                <w:sz w:val="21"/>
                <w:szCs w:val="21"/>
                <w:lang w:eastAsia="zh-CN"/>
              </w:rPr>
              <w:t>Simulation of noise rejection mechanisms and quantitative robustness analysis.</w:t>
            </w:r>
            <w:r w:rsidR="00793B6E" w:rsidRPr="00FA371A">
              <w:rPr>
                <w:rFonts w:ascii="Times New Roman" w:hAnsi="Times New Roman" w:cs="Times New Roman"/>
                <w:sz w:val="21"/>
                <w:szCs w:val="21"/>
                <w:lang w:eastAsia="zh-CN"/>
              </w:rPr>
              <w:t xml:space="preserve"> (a) Time-domain response of the modulated signal under three distinct noise models. While 100 Hz flicker manifests as a baseline drift, in-band interference induces amplitude beating due to frequency mixing. (b) Correlation between spectral reconstruction accuracy (RMSE) and carrier demodulation error. The strong alignment confirms that reconstruction fidelity is fundamentally determined by the precision of carrier extraction. (c) </w:t>
            </w:r>
            <w:r w:rsidR="00793B6E" w:rsidRPr="00FA371A">
              <w:rPr>
                <w:rFonts w:ascii="Times New Roman" w:hAnsi="Times New Roman" w:cs="Times New Roman"/>
                <w:sz w:val="21"/>
                <w:szCs w:val="21"/>
                <w:lang w:eastAsia="zh-CN"/>
              </w:rPr>
              <w:lastRenderedPageBreak/>
              <w:t>Time-domain visualization of extreme interference scenarios (SNR = -20 dB). The target signal is effectively submerged by high-energy structured artifacts, including DC background, 20 kHz PWM dimming, and 100 kHz SMPS ripples.</w:t>
            </w:r>
            <w:r w:rsidR="00793B6E" w:rsidRPr="00FA371A">
              <w:rPr>
                <w:rFonts w:ascii="Times New Roman" w:hAnsi="Times New Roman" w:cs="Times New Roman" w:hint="eastAsia"/>
                <w:sz w:val="21"/>
                <w:szCs w:val="21"/>
                <w:lang w:eastAsia="zh-CN"/>
              </w:rPr>
              <w:t xml:space="preserve"> </w:t>
            </w:r>
            <w:r w:rsidRPr="00FA371A">
              <w:rPr>
                <w:rFonts w:ascii="Times New Roman" w:hAnsi="Times New Roman" w:cs="Times New Roman"/>
                <w:sz w:val="21"/>
                <w:szCs w:val="21"/>
                <w:lang w:eastAsia="zh-CN"/>
              </w:rPr>
              <w:t xml:space="preserve">(d) </w:t>
            </w:r>
            <w:r w:rsidR="00793B6E" w:rsidRPr="00FA371A">
              <w:rPr>
                <w:rFonts w:ascii="Times New Roman" w:hAnsi="Times New Roman" w:cs="Times New Roman"/>
                <w:sz w:val="21"/>
                <w:szCs w:val="21"/>
                <w:lang w:eastAsia="zh-CN"/>
              </w:rPr>
              <w:t>Comparative robustness analysis. A key advantage of the OTFE framework is revealed: while performance degrades linearly with random noise (AWGN), the system exhibits a robustness plateau against structured environmental noises (DC, PWM, SMPS), maintaining a low reconstruction (RMSE</w:t>
            </w:r>
            <w:r w:rsidR="00793B6E" w:rsidRPr="00FA371A">
              <w:rPr>
                <w:rFonts w:ascii="Times New Roman" w:hAnsi="Times New Roman" w:cs="Times New Roman" w:hint="eastAsia"/>
                <w:sz w:val="21"/>
                <w:szCs w:val="21"/>
                <w:lang w:eastAsia="zh-CN"/>
              </w:rPr>
              <w:t xml:space="preserve"> </w:t>
            </w:r>
            <m:oMath>
              <m:sSup>
                <m:sSupPr>
                  <m:ctrlPr>
                    <w:rPr>
                      <w:rFonts w:ascii="Cambria Math" w:hAnsi="Cambria Math" w:cs="Times New Roman"/>
                      <w:i/>
                      <w:sz w:val="21"/>
                      <w:szCs w:val="21"/>
                      <w:lang w:eastAsia="zh-CN"/>
                    </w:rPr>
                  </m:ctrlPr>
                </m:sSupPr>
                <m:e>
                  <m:r>
                    <m:rPr>
                      <m:sty m:val="p"/>
                    </m:rPr>
                    <w:rPr>
                      <w:rFonts w:ascii="Cambria Math" w:hAnsi="Cambria Math" w:cs="Times New Roman"/>
                      <w:sz w:val="21"/>
                      <w:szCs w:val="21"/>
                      <w:lang w:eastAsia="zh-CN"/>
                    </w:rPr>
                    <m:t>&lt;10</m:t>
                  </m:r>
                </m:e>
                <m:sup>
                  <m:r>
                    <w:rPr>
                      <w:rFonts w:ascii="Cambria Math" w:hAnsi="Cambria Math" w:cs="Times New Roman"/>
                      <w:sz w:val="21"/>
                      <w:szCs w:val="21"/>
                      <w:lang w:eastAsia="zh-CN"/>
                    </w:rPr>
                    <m:t>-2</m:t>
                  </m:r>
                </m:sup>
              </m:sSup>
            </m:oMath>
            <w:r w:rsidR="00793B6E" w:rsidRPr="00FA371A">
              <w:rPr>
                <w:rFonts w:ascii="Times New Roman" w:hAnsi="Times New Roman" w:cs="Times New Roman"/>
                <w:sz w:val="21"/>
                <w:szCs w:val="21"/>
                <w:lang w:eastAsia="zh-CN"/>
              </w:rPr>
              <w:t>) even at an SNR of -20 dB.</w:t>
            </w:r>
          </w:p>
        </w:tc>
      </w:tr>
    </w:tbl>
    <w:p w14:paraId="2EF2FA6C" w14:textId="6A85605B" w:rsidR="001D291F" w:rsidRDefault="001D291F" w:rsidP="00512A7C">
      <w:pPr>
        <w:ind w:firstLine="420"/>
        <w:jc w:val="both"/>
        <w:rPr>
          <w:ins w:id="60" w:author="yj zeng" w:date="2026-02-02T20:58:00Z" w16du:dateUtc="2026-02-02T12:58:00Z"/>
          <w:rFonts w:eastAsiaTheme="minorEastAsia"/>
          <w:color w:val="000000"/>
          <w:sz w:val="21"/>
          <w:szCs w:val="21"/>
          <w:lang w:eastAsia="zh-CN"/>
        </w:rPr>
      </w:pPr>
      <w:r w:rsidRPr="00FA371A">
        <w:rPr>
          <w:rFonts w:eastAsia="宋体" w:cs="宋体"/>
          <w:spacing w:val="0"/>
          <w:sz w:val="21"/>
          <w:szCs w:val="21"/>
          <w:lang w:eastAsia="zh-CN"/>
        </w:rPr>
        <w:lastRenderedPageBreak/>
        <w:t>The quantitative reconstruction results in Figure 2d reveal a critical advantage of the OTFE framework. While random noise and in-band interference degrade performance linearly, the structured environmental noises exhibit negligible reconstruction error (RMSE</w:t>
      </w:r>
      <w:r w:rsidRPr="00FA371A">
        <w:rPr>
          <w:rFonts w:eastAsia="宋体" w:cs="宋体" w:hint="eastAsia"/>
          <w:spacing w:val="0"/>
          <w:sz w:val="21"/>
          <w:szCs w:val="21"/>
          <w:lang w:eastAsia="zh-CN"/>
        </w:rPr>
        <w:t>≈</w:t>
      </w:r>
      <w:r w:rsidRPr="00FA371A">
        <w:rPr>
          <w:rFonts w:eastAsia="宋体" w:cs="宋体" w:hint="eastAsia"/>
          <w:spacing w:val="0"/>
          <w:sz w:val="21"/>
          <w:szCs w:val="21"/>
          <w:lang w:eastAsia="zh-CN"/>
        </w:rPr>
        <w:t>10</w:t>
      </w:r>
      <w:r w:rsidRPr="00FA371A">
        <w:rPr>
          <w:rFonts w:eastAsia="宋体" w:cs="宋体" w:hint="eastAsia"/>
          <w:spacing w:val="0"/>
          <w:sz w:val="21"/>
          <w:szCs w:val="21"/>
          <w:vertAlign w:val="superscript"/>
          <w:lang w:eastAsia="zh-CN"/>
        </w:rPr>
        <w:t>-2</w:t>
      </w:r>
      <w:r w:rsidRPr="00FA371A">
        <w:rPr>
          <w:rFonts w:eastAsia="宋体" w:cs="宋体"/>
          <w:spacing w:val="0"/>
          <w:sz w:val="21"/>
          <w:szCs w:val="21"/>
          <w:lang w:eastAsia="zh-CN"/>
        </w:rPr>
        <w:t xml:space="preserve">), remarkably remaining flat even at an SNR of </w:t>
      </w:r>
      <m:oMath>
        <m:r>
          <w:rPr>
            <w:rFonts w:ascii="Cambria Math" w:eastAsia="宋体" w:hAnsi="Cambria Math" w:cs="宋体"/>
            <w:spacing w:val="0"/>
            <w:sz w:val="21"/>
            <w:szCs w:val="21"/>
            <w:lang w:eastAsia="zh-CN"/>
          </w:rPr>
          <m:t>-</m:t>
        </m:r>
      </m:oMath>
      <w:r w:rsidRPr="00FA371A">
        <w:rPr>
          <w:rFonts w:eastAsia="宋体" w:cs="宋体"/>
          <w:spacing w:val="0"/>
          <w:sz w:val="21"/>
          <w:szCs w:val="21"/>
          <w:lang w:eastAsia="zh-CN"/>
        </w:rPr>
        <w:t>20 dB.</w:t>
      </w:r>
      <w:r w:rsidRPr="00FA371A">
        <w:rPr>
          <w:rFonts w:eastAsia="宋体" w:cs="宋体" w:hint="eastAsia"/>
          <w:spacing w:val="0"/>
          <w:sz w:val="21"/>
          <w:szCs w:val="21"/>
          <w:lang w:eastAsia="zh-CN"/>
        </w:rPr>
        <w:t xml:space="preserve"> </w:t>
      </w:r>
      <w:r w:rsidRPr="00FA371A">
        <w:rPr>
          <w:rFonts w:eastAsia="宋体" w:cs="宋体"/>
          <w:spacing w:val="0"/>
          <w:sz w:val="21"/>
          <w:szCs w:val="21"/>
          <w:lang w:eastAsia="zh-CN"/>
        </w:rPr>
        <w:t xml:space="preserve">This spectral immunity validates that the orthogonality of the basis functions allows the system to completely bypass these specific interference bands. </w:t>
      </w:r>
      <w:r w:rsidR="00E40642" w:rsidRPr="00FA371A">
        <w:rPr>
          <w:color w:val="000000"/>
          <w:sz w:val="21"/>
          <w:szCs w:val="21"/>
          <w:lang w:eastAsia="zh-CN"/>
        </w:rPr>
        <w:t xml:space="preserve">By confining modulation carriers to the spectral gaps distinct from environmental disturbances, the OTFE framework </w:t>
      </w:r>
      <w:r w:rsidR="00D14966" w:rsidRPr="00FA371A">
        <w:rPr>
          <w:color w:val="000000"/>
          <w:sz w:val="21"/>
          <w:szCs w:val="21"/>
          <w:lang w:eastAsia="zh-CN"/>
        </w:rPr>
        <w:t>isolates</w:t>
      </w:r>
      <w:r w:rsidR="00D14966" w:rsidRPr="00FA371A">
        <w:rPr>
          <w:rFonts w:eastAsiaTheme="minorEastAsia" w:hint="eastAsia"/>
          <w:color w:val="000000"/>
          <w:sz w:val="21"/>
          <w:szCs w:val="21"/>
          <w:lang w:eastAsia="zh-CN"/>
        </w:rPr>
        <w:t xml:space="preserve"> </w:t>
      </w:r>
      <w:r w:rsidR="00E40642" w:rsidRPr="00FA371A">
        <w:rPr>
          <w:color w:val="000000"/>
          <w:sz w:val="21"/>
          <w:szCs w:val="21"/>
          <w:lang w:eastAsia="zh-CN"/>
        </w:rPr>
        <w:t>the retrieval process against structured interference.</w:t>
      </w:r>
    </w:p>
    <w:p w14:paraId="2753A58F" w14:textId="6F419052" w:rsidR="00687919" w:rsidRPr="00687919" w:rsidRDefault="00687919" w:rsidP="00512A7C">
      <w:pPr>
        <w:ind w:firstLine="420"/>
        <w:jc w:val="both"/>
        <w:rPr>
          <w:rFonts w:eastAsiaTheme="minorEastAsia"/>
          <w:color w:val="000000"/>
          <w:sz w:val="21"/>
          <w:szCs w:val="21"/>
          <w:lang w:eastAsia="zh-CN"/>
        </w:rPr>
      </w:pPr>
      <w:ins w:id="61" w:author="yj zeng" w:date="2026-02-02T20:59:00Z" w16du:dateUtc="2026-02-02T12:59:00Z">
        <w:r>
          <w:rPr>
            <w:rFonts w:eastAsiaTheme="minorEastAsia" w:hint="eastAsia"/>
            <w:color w:val="000000"/>
            <w:sz w:val="21"/>
            <w:szCs w:val="21"/>
            <w:lang w:eastAsia="zh-CN"/>
          </w:rPr>
          <w:t>\</w:t>
        </w:r>
      </w:ins>
    </w:p>
    <w:tbl>
      <w:tblPr>
        <w:tblStyle w:val="af0"/>
        <w:tblpPr w:leftFromText="181" w:rightFromText="181" w:tblpXSpec="center" w:tblpYSpec="top"/>
        <w:tblOverlap w:val="never"/>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DB58ED" w:rsidRPr="00FA371A" w14:paraId="2A475A30" w14:textId="77777777">
        <w:trPr>
          <w:jc w:val="center"/>
        </w:trPr>
        <w:tc>
          <w:tcPr>
            <w:tcW w:w="8296" w:type="dxa"/>
          </w:tcPr>
          <w:p w14:paraId="6072AC42" w14:textId="77777777" w:rsidR="00DB58ED" w:rsidRPr="00FA371A" w:rsidRDefault="00DB58ED">
            <w:pPr>
              <w:jc w:val="both"/>
              <w:rPr>
                <w:rFonts w:eastAsia="宋体" w:cs="宋体"/>
                <w:spacing w:val="0"/>
                <w:sz w:val="21"/>
                <w:szCs w:val="21"/>
                <w:lang w:eastAsia="zh-CN"/>
              </w:rPr>
            </w:pPr>
            <w:r w:rsidRPr="00FA371A">
              <w:rPr>
                <w:rFonts w:eastAsia="宋体" w:cs="宋体" w:hint="eastAsia"/>
                <w:b/>
                <w:bCs/>
                <w:noProof/>
                <w:spacing w:val="0"/>
                <w:sz w:val="21"/>
                <w:szCs w:val="21"/>
                <w:lang w:eastAsia="zh-CN"/>
              </w:rPr>
              <w:lastRenderedPageBreak/>
              <w:drawing>
                <wp:inline distT="0" distB="0" distL="0" distR="0" wp14:anchorId="52C6FC47" wp14:editId="24D58817">
                  <wp:extent cx="5220000" cy="4061117"/>
                  <wp:effectExtent l="0" t="0" r="0" b="0"/>
                  <wp:docPr id="692165143" name="图形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165143" name="图形 692165143"/>
                          <pic:cNvPicPr/>
                        </pic:nvPicPr>
                        <pic:blipFill>
                          <a:blip r:embed="rId17">
                            <a:extLst>
                              <a:ext uri="{96DAC541-7B7A-43D3-8B79-37D633B846F1}">
                                <asvg:svgBlip xmlns:asvg="http://schemas.microsoft.com/office/drawing/2016/SVG/main" r:embed="rId18"/>
                              </a:ext>
                            </a:extLst>
                          </a:blip>
                          <a:stretch>
                            <a:fillRect/>
                          </a:stretch>
                        </pic:blipFill>
                        <pic:spPr>
                          <a:xfrm>
                            <a:off x="0" y="0"/>
                            <a:ext cx="5220000" cy="4061117"/>
                          </a:xfrm>
                          <a:prstGeom prst="rect">
                            <a:avLst/>
                          </a:prstGeom>
                        </pic:spPr>
                      </pic:pic>
                    </a:graphicData>
                  </a:graphic>
                </wp:inline>
              </w:drawing>
            </w:r>
          </w:p>
        </w:tc>
      </w:tr>
      <w:tr w:rsidR="00DB58ED" w:rsidRPr="00FA371A" w14:paraId="6C31EFBC" w14:textId="77777777">
        <w:trPr>
          <w:jc w:val="center"/>
        </w:trPr>
        <w:tc>
          <w:tcPr>
            <w:tcW w:w="8296" w:type="dxa"/>
          </w:tcPr>
          <w:p w14:paraId="0E5BA0BB" w14:textId="35FEA4BD" w:rsidR="00DB58ED" w:rsidRPr="00FA371A" w:rsidRDefault="00DB58ED">
            <w:pPr>
              <w:jc w:val="both"/>
              <w:rPr>
                <w:rFonts w:eastAsiaTheme="minorEastAsia"/>
                <w:b/>
                <w:bCs/>
                <w:sz w:val="21"/>
                <w:szCs w:val="21"/>
                <w:lang w:eastAsia="zh-CN"/>
              </w:rPr>
            </w:pPr>
            <w:r w:rsidRPr="00FA371A">
              <w:rPr>
                <w:b/>
                <w:bCs/>
                <w:sz w:val="21"/>
                <w:szCs w:val="21"/>
              </w:rPr>
              <w:t xml:space="preserve">Figure </w:t>
            </w:r>
            <w:r w:rsidRPr="00FA371A">
              <w:rPr>
                <w:b/>
                <w:bCs/>
                <w:sz w:val="21"/>
                <w:szCs w:val="21"/>
              </w:rPr>
              <w:fldChar w:fldCharType="begin"/>
            </w:r>
            <w:r w:rsidRPr="00FA371A">
              <w:rPr>
                <w:b/>
                <w:bCs/>
                <w:sz w:val="21"/>
                <w:szCs w:val="21"/>
              </w:rPr>
              <w:instrText xml:space="preserve"> SEQ Figure \* ARABIC </w:instrText>
            </w:r>
            <w:r w:rsidRPr="00FA371A">
              <w:rPr>
                <w:b/>
                <w:bCs/>
                <w:sz w:val="21"/>
                <w:szCs w:val="21"/>
              </w:rPr>
              <w:fldChar w:fldCharType="separate"/>
            </w:r>
            <w:r w:rsidRPr="00FA371A">
              <w:rPr>
                <w:b/>
                <w:bCs/>
                <w:noProof/>
                <w:sz w:val="21"/>
                <w:szCs w:val="21"/>
              </w:rPr>
              <w:t>3</w:t>
            </w:r>
            <w:r w:rsidRPr="00FA371A">
              <w:rPr>
                <w:b/>
                <w:bCs/>
                <w:noProof/>
                <w:sz w:val="21"/>
                <w:szCs w:val="21"/>
              </w:rPr>
              <w:fldChar w:fldCharType="end"/>
            </w:r>
            <w:r w:rsidRPr="00FA371A">
              <w:rPr>
                <w:rFonts w:eastAsiaTheme="minorEastAsia"/>
                <w:b/>
                <w:bCs/>
                <w:sz w:val="21"/>
                <w:szCs w:val="21"/>
                <w:lang w:eastAsia="zh-CN"/>
              </w:rPr>
              <w:t>. Experimental validation of high-speed, single-shot spectral reconstruction (</w:t>
            </w:r>
            <m:oMath>
              <m:sSub>
                <m:sSubPr>
                  <m:ctrlPr>
                    <w:rPr>
                      <w:rFonts w:ascii="Cambria Math" w:eastAsiaTheme="minorEastAsia" w:hAnsi="Cambria Math"/>
                      <w:b/>
                      <w:bCs/>
                      <w:i/>
                      <w:sz w:val="21"/>
                      <w:szCs w:val="21"/>
                      <w:lang w:eastAsia="zh-CN"/>
                    </w:rPr>
                  </m:ctrlPr>
                </m:sSubPr>
                <m:e>
                  <m:r>
                    <m:rPr>
                      <m:sty m:val="bi"/>
                    </m:rPr>
                    <w:rPr>
                      <w:rFonts w:ascii="Cambria Math" w:eastAsiaTheme="minorEastAsia" w:hAnsi="Cambria Math"/>
                      <w:sz w:val="21"/>
                      <w:szCs w:val="21"/>
                      <w:lang w:eastAsia="zh-CN"/>
                    </w:rPr>
                    <m:t>T</m:t>
                  </m:r>
                </m:e>
                <m:sub>
                  <m:r>
                    <m:rPr>
                      <m:sty m:val="bi"/>
                    </m:rPr>
                    <w:rPr>
                      <w:rFonts w:ascii="Cambria Math" w:eastAsiaTheme="minorEastAsia" w:hAnsi="Cambria Math"/>
                      <w:sz w:val="21"/>
                      <w:szCs w:val="21"/>
                      <w:lang w:eastAsia="zh-CN"/>
                    </w:rPr>
                    <m:t>S</m:t>
                  </m:r>
                </m:sub>
              </m:sSub>
              <m:r>
                <m:rPr>
                  <m:sty m:val="bi"/>
                </m:rPr>
                <w:rPr>
                  <w:rFonts w:ascii="Cambria Math" w:eastAsiaTheme="minorEastAsia" w:hAnsi="Cambria Math"/>
                  <w:sz w:val="21"/>
                  <w:szCs w:val="21"/>
                  <w:lang w:eastAsia="zh-CN"/>
                </w:rPr>
                <m:t>=</m:t>
              </m:r>
            </m:oMath>
            <w:r w:rsidRPr="00FA371A">
              <w:rPr>
                <w:rFonts w:eastAsiaTheme="minorEastAsia" w:hint="eastAsia"/>
                <w:b/>
                <w:bCs/>
                <w:sz w:val="21"/>
                <w:szCs w:val="21"/>
                <w:lang w:eastAsia="zh-CN"/>
              </w:rPr>
              <w:t xml:space="preserve"> 250 </w:t>
            </w:r>
            <w:r w:rsidRPr="00FA371A">
              <w:rPr>
                <w:rFonts w:eastAsiaTheme="minorEastAsia"/>
                <w:b/>
                <w:bCs/>
                <w:sz w:val="21"/>
                <w:szCs w:val="21"/>
                <w:lang w:eastAsia="zh-CN"/>
              </w:rPr>
              <w:t>μs)</w:t>
            </w:r>
            <w:r w:rsidRPr="00FA371A">
              <w:rPr>
                <w:rFonts w:eastAsiaTheme="minorEastAsia"/>
                <w:sz w:val="21"/>
                <w:szCs w:val="21"/>
                <w:lang w:eastAsia="zh-CN"/>
              </w:rPr>
              <w:t>.</w:t>
            </w:r>
            <w:r w:rsidRPr="00FA371A">
              <w:rPr>
                <w:rFonts w:eastAsiaTheme="minorEastAsia" w:hint="eastAsia"/>
                <w:sz w:val="21"/>
                <w:szCs w:val="21"/>
                <w:lang w:eastAsia="zh-CN"/>
              </w:rPr>
              <w:t xml:space="preserve"> </w:t>
            </w:r>
            <w:r w:rsidRPr="00FA371A">
              <w:rPr>
                <w:rFonts w:eastAsiaTheme="minorEastAsia"/>
                <w:sz w:val="21"/>
                <w:szCs w:val="21"/>
                <w:lang w:eastAsia="zh-CN"/>
              </w:rPr>
              <w:t>(a) High-fidelity reconstruction of surface reflectance for the 24 patches of the reflective colorchecker. Open circle markers denote the OTFE reconstruction (Pred.), plotted against the ground truth reference (GT, black dashed lines). Despite the rapid 250 μs acquisition window, the system achieves an average RMSE of 0.0422, showing high concordance with GT measurements across diverse spectral topologies. Insets visualize the sRGB color rendering of the predicted versus GT spectra.</w:t>
            </w:r>
            <w:r w:rsidRPr="00FA371A">
              <w:rPr>
                <w:rFonts w:eastAsiaTheme="minorEastAsia" w:hint="eastAsia"/>
                <w:sz w:val="21"/>
                <w:szCs w:val="21"/>
                <w:lang w:eastAsia="zh-CN"/>
              </w:rPr>
              <w:t xml:space="preserve"> </w:t>
            </w:r>
            <w:r w:rsidRPr="00FA371A">
              <w:rPr>
                <w:rFonts w:eastAsiaTheme="minorEastAsia"/>
                <w:sz w:val="21"/>
                <w:szCs w:val="21"/>
                <w:lang w:eastAsia="zh-CN"/>
              </w:rPr>
              <w:t xml:space="preserve">(b) Resolution capability demonstration using 10 nm FWHM narrowband peaks. Open-circle markers indicate the discrete spectral points of the reconstructed profiles, compared against the </w:t>
            </w:r>
            <w:r w:rsidRPr="00FA371A">
              <w:rPr>
                <w:rFonts w:eastAsiaTheme="minorEastAsia" w:hint="eastAsia"/>
                <w:sz w:val="21"/>
                <w:szCs w:val="21"/>
                <w:lang w:eastAsia="zh-CN"/>
              </w:rPr>
              <w:t>GT</w:t>
            </w:r>
            <w:r w:rsidRPr="00FA371A">
              <w:rPr>
                <w:rFonts w:eastAsiaTheme="minorEastAsia"/>
                <w:sz w:val="21"/>
                <w:szCs w:val="21"/>
                <w:lang w:eastAsia="zh-CN"/>
              </w:rPr>
              <w:t xml:space="preserve"> (dashed lines). The accurate reconstruction of these sharp spectral features confirms that the OTFE framework effectively decouples acquisition speed from spectral resolution, avoiding the signal broadening artifacts typically associated with high-speed computational sensing.</w:t>
            </w:r>
          </w:p>
        </w:tc>
      </w:tr>
    </w:tbl>
    <w:p w14:paraId="15236939" w14:textId="23A90B68" w:rsidR="00E40642" w:rsidRPr="00FA371A" w:rsidRDefault="00E40642" w:rsidP="00E40642">
      <w:pPr>
        <w:ind w:firstLine="420"/>
        <w:jc w:val="both"/>
        <w:rPr>
          <w:rFonts w:eastAsia="宋体" w:cs="宋体"/>
          <w:spacing w:val="0"/>
          <w:sz w:val="21"/>
          <w:szCs w:val="21"/>
          <w:lang w:eastAsia="zh-CN"/>
        </w:rPr>
      </w:pPr>
      <w:r w:rsidRPr="00FA371A">
        <w:rPr>
          <w:rFonts w:eastAsia="宋体" w:cs="宋体"/>
          <w:spacing w:val="0"/>
          <w:sz w:val="21"/>
          <w:szCs w:val="21"/>
          <w:lang w:eastAsia="zh-CN"/>
        </w:rPr>
        <w:t>To empirically validate the OFE framework, we develop a high-bandwidth spectral sensing prototype. The system employs narrowband LEDs as the active illumination source, selected for their MHz-level modulation capabilities essential for orthogonal frequency encoding.</w:t>
      </w:r>
      <w:ins w:id="62" w:author="tbguo" w:date="2026-01-31T15:08:00Z" w16du:dateUtc="2026-01-31T07:08:00Z">
        <w:r w:rsidR="00A333F5">
          <w:rPr>
            <w:rFonts w:eastAsia="宋体" w:cs="宋体" w:hint="eastAsia"/>
            <w:spacing w:val="0"/>
            <w:sz w:val="21"/>
            <w:szCs w:val="21"/>
            <w:lang w:eastAsia="zh-CN"/>
          </w:rPr>
          <w:t xml:space="preserve"> </w:t>
        </w:r>
        <w:commentRangeStart w:id="63"/>
        <w:r w:rsidR="00A333F5">
          <w:rPr>
            <w:rFonts w:eastAsia="宋体" w:cs="宋体" w:hint="eastAsia"/>
            <w:spacing w:val="0"/>
            <w:sz w:val="21"/>
            <w:szCs w:val="21"/>
            <w:lang w:eastAsia="zh-CN"/>
          </w:rPr>
          <w:t>Each LED is</w:t>
        </w:r>
      </w:ins>
      <w:ins w:id="64" w:author="tbguo" w:date="2026-01-31T15:09:00Z" w16du:dateUtc="2026-01-31T07:09:00Z">
        <w:r w:rsidR="00A333F5">
          <w:rPr>
            <w:rFonts w:eastAsia="宋体" w:cs="宋体" w:hint="eastAsia"/>
            <w:spacing w:val="0"/>
            <w:sz w:val="21"/>
            <w:szCs w:val="21"/>
            <w:lang w:eastAsia="zh-CN"/>
          </w:rPr>
          <w:t xml:space="preserve"> drived by a LED driver wich ****</w:t>
        </w:r>
      </w:ins>
      <w:commentRangeEnd w:id="63"/>
      <w:r w:rsidR="00A333F5" w:rsidRPr="00FA371A">
        <w:rPr>
          <w:rStyle w:val="ab"/>
          <w:rFonts w:eastAsia="宋体" w:cs="宋体"/>
          <w:spacing w:val="0"/>
          <w:lang w:eastAsia="zh-CN"/>
        </w:rPr>
        <w:commentReference w:id="63"/>
      </w:r>
      <w:r w:rsidRPr="00FA371A">
        <w:rPr>
          <w:rFonts w:eastAsia="宋体" w:cs="宋体"/>
          <w:spacing w:val="0"/>
          <w:sz w:val="21"/>
          <w:szCs w:val="21"/>
          <w:lang w:eastAsia="zh-CN"/>
        </w:rPr>
        <w:t xml:space="preserve"> For detection, we utilize a high-speed photodetector (Thorlabs PDA100A2, 11 MHz bandwidth) coupled with a 1 GSa/s digitizer (RIGOL DS1202Z-E).</w:t>
      </w:r>
      <w:r w:rsidRPr="00FA371A">
        <w:rPr>
          <w:rFonts w:eastAsia="宋体" w:cs="宋体" w:hint="eastAsia"/>
          <w:spacing w:val="0"/>
          <w:sz w:val="21"/>
          <w:szCs w:val="21"/>
          <w:lang w:eastAsia="zh-CN"/>
        </w:rPr>
        <w:t xml:space="preserve"> </w:t>
      </w:r>
      <w:r w:rsidRPr="00FA371A">
        <w:rPr>
          <w:rFonts w:eastAsia="宋体" w:cs="宋体"/>
          <w:spacing w:val="0"/>
          <w:sz w:val="21"/>
          <w:szCs w:val="21"/>
          <w:lang w:eastAsia="zh-CN"/>
        </w:rPr>
        <w:t>While the current LED driver (PT4115) imposes a physical modulation bandwidth of 500 kHz, this constraint serves as a testbed for demonstrating spectral retrieval efficiency under limited hardware resources. Within this bandwidth, the system is configured for a single-shot acquisition window of 250 μs.</w:t>
      </w:r>
      <w:r w:rsidRPr="00FA371A">
        <w:rPr>
          <w:rFonts w:eastAsia="宋体" w:cs="宋体" w:hint="eastAsia"/>
          <w:spacing w:val="0"/>
          <w:sz w:val="21"/>
          <w:szCs w:val="21"/>
          <w:lang w:eastAsia="zh-CN"/>
        </w:rPr>
        <w:t xml:space="preserve"> </w:t>
      </w:r>
    </w:p>
    <w:p w14:paraId="1210E38C" w14:textId="50D478C1" w:rsidR="00DB58ED" w:rsidRPr="00FA371A" w:rsidRDefault="00E37C46" w:rsidP="00DB58ED">
      <w:pPr>
        <w:ind w:firstLine="420"/>
        <w:jc w:val="both"/>
        <w:rPr>
          <w:rFonts w:eastAsia="宋体" w:cs="宋体"/>
          <w:spacing w:val="0"/>
          <w:sz w:val="21"/>
          <w:szCs w:val="21"/>
          <w:lang w:eastAsia="zh-CN"/>
        </w:rPr>
      </w:pPr>
      <w:r w:rsidRPr="00FA371A">
        <w:rPr>
          <w:rFonts w:eastAsia="宋体" w:cs="宋体"/>
          <w:spacing w:val="0"/>
          <w:sz w:val="21"/>
          <w:szCs w:val="21"/>
          <w:lang w:eastAsia="zh-CN"/>
        </w:rPr>
        <w:t xml:space="preserve">We first assess the system's resolving power under controlled lighting conditions. Figure 3a presents the spectral reconstruction of a standard reflective colorchecker. Despite the rapid 250 μs snapshot acquisition, the system retrieves the broadband reflectance profiles with </w:t>
      </w:r>
      <w:r w:rsidR="00D14966" w:rsidRPr="00FA371A">
        <w:rPr>
          <w:rFonts w:eastAsia="宋体" w:cs="宋体" w:hint="eastAsia"/>
          <w:spacing w:val="0"/>
          <w:sz w:val="21"/>
          <w:szCs w:val="21"/>
          <w:lang w:eastAsia="zh-CN"/>
        </w:rPr>
        <w:t>high</w:t>
      </w:r>
      <w:r w:rsidR="00E40642" w:rsidRPr="00FA371A">
        <w:rPr>
          <w:rFonts w:eastAsia="宋体" w:cs="宋体"/>
          <w:spacing w:val="0"/>
          <w:sz w:val="21"/>
          <w:szCs w:val="21"/>
          <w:lang w:eastAsia="zh-CN"/>
        </w:rPr>
        <w:t xml:space="preserve"> </w:t>
      </w:r>
      <w:r w:rsidRPr="00FA371A">
        <w:rPr>
          <w:rFonts w:eastAsia="宋体" w:cs="宋体"/>
          <w:spacing w:val="0"/>
          <w:sz w:val="21"/>
          <w:szCs w:val="21"/>
          <w:lang w:eastAsia="zh-CN"/>
        </w:rPr>
        <w:t xml:space="preserve">fidelity, achieving an average </w:t>
      </w:r>
      <w:r w:rsidR="00E40642" w:rsidRPr="00FA371A">
        <w:rPr>
          <w:rFonts w:eastAsia="宋体" w:cs="宋体" w:hint="eastAsia"/>
          <w:spacing w:val="0"/>
          <w:sz w:val="21"/>
          <w:szCs w:val="21"/>
          <w:lang w:eastAsia="zh-CN"/>
        </w:rPr>
        <w:t>r</w:t>
      </w:r>
      <w:r w:rsidRPr="00FA371A">
        <w:rPr>
          <w:rFonts w:eastAsia="宋体" w:cs="宋体"/>
          <w:spacing w:val="0"/>
          <w:sz w:val="21"/>
          <w:szCs w:val="21"/>
          <w:lang w:eastAsia="zh-CN"/>
        </w:rPr>
        <w:t xml:space="preserve">oot </w:t>
      </w:r>
      <w:r w:rsidR="00E40642" w:rsidRPr="00FA371A">
        <w:rPr>
          <w:rFonts w:eastAsia="宋体" w:cs="宋体" w:hint="eastAsia"/>
          <w:spacing w:val="0"/>
          <w:sz w:val="21"/>
          <w:szCs w:val="21"/>
          <w:lang w:eastAsia="zh-CN"/>
        </w:rPr>
        <w:t>m</w:t>
      </w:r>
      <w:r w:rsidRPr="00FA371A">
        <w:rPr>
          <w:rFonts w:eastAsia="宋体" w:cs="宋体"/>
          <w:spacing w:val="0"/>
          <w:sz w:val="21"/>
          <w:szCs w:val="21"/>
          <w:lang w:eastAsia="zh-CN"/>
        </w:rPr>
        <w:t xml:space="preserve">ean </w:t>
      </w:r>
      <w:r w:rsidR="00E40642" w:rsidRPr="00FA371A">
        <w:rPr>
          <w:rFonts w:eastAsia="宋体" w:cs="宋体" w:hint="eastAsia"/>
          <w:spacing w:val="0"/>
          <w:sz w:val="21"/>
          <w:szCs w:val="21"/>
          <w:lang w:eastAsia="zh-CN"/>
        </w:rPr>
        <w:t>s</w:t>
      </w:r>
      <w:r w:rsidRPr="00FA371A">
        <w:rPr>
          <w:rFonts w:eastAsia="宋体" w:cs="宋体"/>
          <w:spacing w:val="0"/>
          <w:sz w:val="21"/>
          <w:szCs w:val="21"/>
          <w:lang w:eastAsia="zh-CN"/>
        </w:rPr>
        <w:t xml:space="preserve">quare </w:t>
      </w:r>
      <w:r w:rsidR="00E40642" w:rsidRPr="00FA371A">
        <w:rPr>
          <w:rFonts w:eastAsia="宋体" w:cs="宋体" w:hint="eastAsia"/>
          <w:spacing w:val="0"/>
          <w:sz w:val="21"/>
          <w:szCs w:val="21"/>
          <w:lang w:eastAsia="zh-CN"/>
        </w:rPr>
        <w:t>e</w:t>
      </w:r>
      <w:r w:rsidRPr="00FA371A">
        <w:rPr>
          <w:rFonts w:eastAsia="宋体" w:cs="宋体"/>
          <w:spacing w:val="0"/>
          <w:sz w:val="21"/>
          <w:szCs w:val="21"/>
          <w:lang w:eastAsia="zh-CN"/>
        </w:rPr>
        <w:t xml:space="preserve">rror (RMSE) of 0.0422. The results exhibit </w:t>
      </w:r>
      <w:r w:rsidR="00E40642" w:rsidRPr="00FA371A">
        <w:rPr>
          <w:rFonts w:eastAsia="宋体" w:cs="宋体" w:hint="eastAsia"/>
          <w:spacing w:val="0"/>
          <w:sz w:val="21"/>
          <w:szCs w:val="21"/>
          <w:lang w:eastAsia="zh-CN"/>
        </w:rPr>
        <w:t>high</w:t>
      </w:r>
      <w:r w:rsidRPr="00FA371A">
        <w:rPr>
          <w:rFonts w:eastAsia="宋体" w:cs="宋体"/>
          <w:spacing w:val="0"/>
          <w:sz w:val="21"/>
          <w:szCs w:val="21"/>
          <w:lang w:eastAsia="zh-CN"/>
        </w:rPr>
        <w:t xml:space="preserve"> </w:t>
      </w:r>
      <w:r w:rsidRPr="00FA371A">
        <w:rPr>
          <w:rFonts w:eastAsia="宋体" w:cs="宋体"/>
          <w:spacing w:val="0"/>
          <w:sz w:val="21"/>
          <w:szCs w:val="21"/>
          <w:lang w:eastAsia="zh-CN"/>
        </w:rPr>
        <w:lastRenderedPageBreak/>
        <w:t xml:space="preserve">concordance with </w:t>
      </w:r>
      <w:r w:rsidR="00E40642" w:rsidRPr="00FA371A">
        <w:rPr>
          <w:rFonts w:eastAsia="宋体" w:cs="宋体" w:hint="eastAsia"/>
          <w:spacing w:val="0"/>
          <w:sz w:val="21"/>
          <w:szCs w:val="21"/>
          <w:lang w:eastAsia="zh-CN"/>
        </w:rPr>
        <w:t>GT</w:t>
      </w:r>
      <w:r w:rsidRPr="00FA371A">
        <w:rPr>
          <w:rFonts w:eastAsia="宋体" w:cs="宋体"/>
          <w:spacing w:val="0"/>
          <w:sz w:val="21"/>
          <w:szCs w:val="21"/>
          <w:lang w:eastAsia="zh-CN"/>
        </w:rPr>
        <w:t xml:space="preserve"> measurements across diverse spectral topologies—ranging from the flat response of neutral grays to the complex, curvature-rich features of biological tones.</w:t>
      </w:r>
      <w:r w:rsidRPr="00FA371A">
        <w:rPr>
          <w:rFonts w:eastAsia="宋体" w:cs="宋体" w:hint="eastAsia"/>
          <w:spacing w:val="0"/>
          <w:sz w:val="21"/>
          <w:szCs w:val="21"/>
          <w:lang w:eastAsia="zh-CN"/>
        </w:rPr>
        <w:t xml:space="preserve"> </w:t>
      </w:r>
      <w:r w:rsidRPr="00FA371A">
        <w:rPr>
          <w:rFonts w:eastAsia="宋体" w:cs="宋体"/>
          <w:spacing w:val="0"/>
          <w:sz w:val="21"/>
          <w:szCs w:val="21"/>
          <w:lang w:eastAsia="zh-CN"/>
        </w:rPr>
        <w:t>Furthermore, the system’s ability to resolve fine spectral features is evidenced in Figure 3b. The accurate reconstruction of 10 nm FWHM narrowband peaks confirms that the OFE framework decouples acquisition speed from spectral resolution, avoiding the signal broadening artifacts typically associated with high-speed computational sensing</w:t>
      </w:r>
      <w:r w:rsidRPr="00FA371A">
        <w:rPr>
          <w:rFonts w:eastAsia="宋体" w:cs="宋体" w:hint="eastAsia"/>
          <w:spacing w:val="0"/>
          <w:sz w:val="21"/>
          <w:szCs w:val="21"/>
          <w:lang w:eastAsia="zh-CN"/>
        </w:rPr>
        <w:t>.</w:t>
      </w:r>
    </w:p>
    <w:tbl>
      <w:tblPr>
        <w:tblStyle w:val="af0"/>
        <w:tblpPr w:leftFromText="181" w:rightFromText="181" w:tblpYSpec="top"/>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06"/>
      </w:tblGrid>
      <w:tr w:rsidR="00DB58ED" w:rsidRPr="00FA371A" w14:paraId="7856D92E" w14:textId="77777777">
        <w:tc>
          <w:tcPr>
            <w:tcW w:w="8296" w:type="dxa"/>
          </w:tcPr>
          <w:p w14:paraId="2CF61A2C" w14:textId="1CF6B5E3" w:rsidR="00DB58ED" w:rsidRPr="00FA371A" w:rsidRDefault="00A47427" w:rsidP="00E0064B">
            <w:pPr>
              <w:jc w:val="both"/>
              <w:rPr>
                <w:rFonts w:eastAsiaTheme="minorEastAsia"/>
                <w:sz w:val="21"/>
                <w:szCs w:val="21"/>
                <w:lang w:eastAsia="zh-CN"/>
              </w:rPr>
            </w:pPr>
            <w:ins w:id="65" w:author="yj zeng" w:date="2026-02-02T23:47:00Z" w16du:dateUtc="2026-02-02T15:47:00Z">
              <w:r>
                <w:rPr>
                  <w:noProof/>
                  <w:sz w:val="21"/>
                  <w:szCs w:val="21"/>
                </w:rPr>
                <w:lastRenderedPageBreak/>
                <w:drawing>
                  <wp:inline distT="0" distB="0" distL="0" distR="0" wp14:anchorId="3FAC8348" wp14:editId="33BE0581">
                    <wp:extent cx="5112000" cy="2955797"/>
                    <wp:effectExtent l="0" t="0" r="0" b="0"/>
                    <wp:docPr id="1334908587"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908587" name="图片 1334908587"/>
                            <pic:cNvPicPr/>
                          </pic:nvPicPr>
                          <pic:blipFill>
                            <a:blip r:embed="rId19"/>
                            <a:stretch>
                              <a:fillRect/>
                            </a:stretch>
                          </pic:blipFill>
                          <pic:spPr>
                            <a:xfrm>
                              <a:off x="0" y="0"/>
                              <a:ext cx="5112000" cy="2955797"/>
                            </a:xfrm>
                            <a:prstGeom prst="rect">
                              <a:avLst/>
                            </a:prstGeom>
                          </pic:spPr>
                        </pic:pic>
                      </a:graphicData>
                    </a:graphic>
                  </wp:inline>
                </w:drawing>
              </w:r>
            </w:ins>
            <w:del w:id="66" w:author="yj zeng" w:date="2026-02-02T23:44:00Z" w16du:dateUtc="2026-02-02T15:44:00Z">
              <w:r w:rsidR="00DB58ED" w:rsidRPr="00FA371A" w:rsidDel="00E0064B">
                <w:rPr>
                  <w:noProof/>
                  <w:sz w:val="21"/>
                  <w:szCs w:val="21"/>
                </w:rPr>
                <w:drawing>
                  <wp:inline distT="0" distB="0" distL="0" distR="0" wp14:anchorId="687109ED" wp14:editId="5396BC90">
                    <wp:extent cx="5274000" cy="2487600"/>
                    <wp:effectExtent l="0" t="0" r="3175" b="8255"/>
                    <wp:docPr id="1859533021"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533021"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5274000" cy="2487600"/>
                            </a:xfrm>
                            <a:prstGeom prst="rect">
                              <a:avLst/>
                            </a:prstGeom>
                          </pic:spPr>
                        </pic:pic>
                      </a:graphicData>
                    </a:graphic>
                  </wp:inline>
                </w:drawing>
              </w:r>
            </w:del>
          </w:p>
        </w:tc>
      </w:tr>
      <w:tr w:rsidR="00DB58ED" w:rsidRPr="00FA371A" w14:paraId="669E7811" w14:textId="77777777">
        <w:tc>
          <w:tcPr>
            <w:tcW w:w="8296" w:type="dxa"/>
          </w:tcPr>
          <w:p w14:paraId="36D6B9B0" w14:textId="72426736" w:rsidR="00DB58ED" w:rsidRPr="00FA371A" w:rsidRDefault="00DB58ED">
            <w:pPr>
              <w:jc w:val="both"/>
              <w:rPr>
                <w:rFonts w:eastAsiaTheme="minorEastAsia"/>
                <w:sz w:val="21"/>
                <w:szCs w:val="21"/>
                <w:lang w:eastAsia="zh-CN"/>
              </w:rPr>
            </w:pPr>
            <w:r w:rsidRPr="00FA371A">
              <w:rPr>
                <w:rFonts w:eastAsiaTheme="minorEastAsia"/>
                <w:b/>
                <w:bCs/>
                <w:sz w:val="21"/>
                <w:szCs w:val="21"/>
                <w:lang w:eastAsia="zh-CN"/>
              </w:rPr>
              <w:t xml:space="preserve">Figure </w:t>
            </w:r>
            <w:r w:rsidRPr="00FA371A">
              <w:rPr>
                <w:b/>
                <w:bCs/>
                <w:sz w:val="21"/>
                <w:szCs w:val="21"/>
              </w:rPr>
              <w:fldChar w:fldCharType="begin"/>
            </w:r>
            <w:r w:rsidRPr="00FA371A">
              <w:rPr>
                <w:b/>
                <w:bCs/>
                <w:sz w:val="21"/>
                <w:szCs w:val="21"/>
              </w:rPr>
              <w:instrText xml:space="preserve"> SEQ Figure \* ARABIC </w:instrText>
            </w:r>
            <w:r w:rsidRPr="00FA371A">
              <w:rPr>
                <w:b/>
                <w:bCs/>
                <w:sz w:val="21"/>
                <w:szCs w:val="21"/>
              </w:rPr>
              <w:fldChar w:fldCharType="separate"/>
            </w:r>
            <w:r w:rsidRPr="00FA371A">
              <w:rPr>
                <w:b/>
                <w:bCs/>
                <w:noProof/>
                <w:sz w:val="21"/>
                <w:szCs w:val="21"/>
              </w:rPr>
              <w:t>4</w:t>
            </w:r>
            <w:r w:rsidRPr="00FA371A">
              <w:rPr>
                <w:b/>
                <w:bCs/>
                <w:noProof/>
                <w:sz w:val="21"/>
                <w:szCs w:val="21"/>
              </w:rPr>
              <w:fldChar w:fldCharType="end"/>
            </w:r>
            <w:r w:rsidRPr="00FA371A">
              <w:rPr>
                <w:rFonts w:eastAsiaTheme="minorEastAsia"/>
                <w:b/>
                <w:bCs/>
                <w:sz w:val="21"/>
                <w:szCs w:val="21"/>
                <w:lang w:eastAsia="zh-CN"/>
              </w:rPr>
              <w:t>. Experimental robustness evaluation under harsh electromagnetic interference (50 kHz SMPS noise</w:t>
            </w:r>
            <w:r w:rsidRPr="00FA371A">
              <w:rPr>
                <w:rFonts w:eastAsiaTheme="minorEastAsia" w:hint="eastAsia"/>
                <w:b/>
                <w:bCs/>
                <w:sz w:val="21"/>
                <w:szCs w:val="21"/>
                <w:lang w:eastAsia="zh-CN"/>
              </w:rPr>
              <w:t xml:space="preserve">, </w:t>
            </w:r>
            <w:r w:rsidRPr="00FA371A">
              <w:rPr>
                <w:rFonts w:eastAsiaTheme="minorEastAsia"/>
                <w:b/>
                <w:bCs/>
                <w:sz w:val="21"/>
                <w:szCs w:val="21"/>
                <w:lang w:eastAsia="zh-CN"/>
              </w:rPr>
              <w:t xml:space="preserve"> </w:t>
            </w:r>
            <m:oMath>
              <m:sSub>
                <m:sSubPr>
                  <m:ctrlPr>
                    <w:rPr>
                      <w:rFonts w:ascii="Cambria Math" w:eastAsiaTheme="minorEastAsia" w:hAnsi="Cambria Math"/>
                      <w:b/>
                      <w:bCs/>
                      <w:i/>
                      <w:sz w:val="21"/>
                      <w:szCs w:val="21"/>
                      <w:lang w:eastAsia="zh-CN"/>
                    </w:rPr>
                  </m:ctrlPr>
                </m:sSubPr>
                <m:e>
                  <m:r>
                    <m:rPr>
                      <m:sty m:val="bi"/>
                    </m:rPr>
                    <w:rPr>
                      <w:rFonts w:ascii="Cambria Math" w:eastAsiaTheme="minorEastAsia" w:hAnsi="Cambria Math"/>
                      <w:sz w:val="21"/>
                      <w:szCs w:val="21"/>
                      <w:lang w:eastAsia="zh-CN"/>
                    </w:rPr>
                    <m:t>T</m:t>
                  </m:r>
                </m:e>
                <m:sub>
                  <m:r>
                    <m:rPr>
                      <m:sty m:val="bi"/>
                    </m:rPr>
                    <w:rPr>
                      <w:rFonts w:ascii="Cambria Math" w:eastAsiaTheme="minorEastAsia" w:hAnsi="Cambria Math"/>
                      <w:sz w:val="21"/>
                      <w:szCs w:val="21"/>
                      <w:lang w:eastAsia="zh-CN"/>
                    </w:rPr>
                    <m:t>S</m:t>
                  </m:r>
                </m:sub>
              </m:sSub>
              <m:r>
                <m:rPr>
                  <m:sty m:val="bi"/>
                </m:rPr>
                <w:rPr>
                  <w:rFonts w:ascii="Cambria Math" w:eastAsiaTheme="minorEastAsia" w:hAnsi="Cambria Math"/>
                  <w:sz w:val="21"/>
                  <w:szCs w:val="21"/>
                  <w:lang w:eastAsia="zh-CN"/>
                </w:rPr>
                <m:t>=</m:t>
              </m:r>
            </m:oMath>
            <w:r w:rsidRPr="00FA371A">
              <w:rPr>
                <w:rFonts w:eastAsiaTheme="minorEastAsia" w:hint="eastAsia"/>
                <w:b/>
                <w:bCs/>
                <w:sz w:val="21"/>
                <w:szCs w:val="21"/>
                <w:lang w:eastAsia="zh-CN"/>
              </w:rPr>
              <w:t xml:space="preserve"> 1000 </w:t>
            </w:r>
            <w:r w:rsidRPr="00FA371A">
              <w:rPr>
                <w:rFonts w:eastAsiaTheme="minorEastAsia"/>
                <w:b/>
                <w:bCs/>
                <w:sz w:val="21"/>
                <w:szCs w:val="21"/>
                <w:lang w:eastAsia="zh-CN"/>
              </w:rPr>
              <w:t>μs</w:t>
            </w:r>
            <w:r w:rsidRPr="00FA371A">
              <w:rPr>
                <w:rFonts w:eastAsiaTheme="minorEastAsia" w:hint="eastAsia"/>
                <w:b/>
                <w:bCs/>
                <w:sz w:val="21"/>
                <w:szCs w:val="21"/>
                <w:lang w:eastAsia="zh-CN"/>
              </w:rPr>
              <w:t>)</w:t>
            </w:r>
            <w:r w:rsidRPr="00FA371A">
              <w:rPr>
                <w:rFonts w:eastAsiaTheme="minorEastAsia"/>
                <w:b/>
                <w:bCs/>
                <w:sz w:val="21"/>
                <w:szCs w:val="21"/>
                <w:lang w:eastAsia="zh-CN"/>
              </w:rPr>
              <w:t xml:space="preserve">. </w:t>
            </w:r>
            <w:r w:rsidRPr="00FA371A">
              <w:rPr>
                <w:rFonts w:eastAsiaTheme="minorEastAsia"/>
                <w:sz w:val="21"/>
                <w:szCs w:val="21"/>
                <w:lang w:eastAsia="zh-CN"/>
              </w:rPr>
              <w:t>(a) Time-domain comparison showing the severity of the noise environment. At an SNR of -11.77 dB, the target signal is visually indistinguishable from the intense switching ripples. (b, c) Frequency-domain analysis revealing the spectral allocation strategy. The system mitigates interference through a two-tier approach: first, the modulation carriers (indicated by red triangles) are shifted to the higher frequency band (</w:t>
            </w:r>
            <w:r w:rsidRPr="00FA371A">
              <w:rPr>
                <w:rFonts w:eastAsiaTheme="minorEastAsia" w:hint="eastAsia"/>
                <w:sz w:val="21"/>
                <w:szCs w:val="21"/>
                <w:lang w:eastAsia="zh-CN"/>
              </w:rPr>
              <w:t>390</w:t>
            </w:r>
            <w:r w:rsidRPr="00FA371A">
              <w:rPr>
                <w:rFonts w:eastAsiaTheme="minorEastAsia"/>
                <w:sz w:val="21"/>
                <w:szCs w:val="21"/>
                <w:lang w:eastAsia="zh-CN"/>
              </w:rPr>
              <w:t xml:space="preserve">–500 kHz) to bypass the dominant noise energy concentrated in the lower spectrum; second, within this target band, these carriers are precisely aligned into the spectral gaps of the residual interference to ensure rigorous orthogonality. (d) RMSE vs. SNR curve. A distinct robustness plateau is observed where reconstruction fidelity remains invariant (RMSE </w:t>
            </w:r>
            <m:oMath>
              <m:r>
                <m:rPr>
                  <m:sty m:val="p"/>
                </m:rPr>
                <w:rPr>
                  <w:rFonts w:ascii="Cambria Math" w:eastAsiaTheme="minorEastAsia" w:hAnsi="Cambria Math" w:hint="eastAsia"/>
                  <w:sz w:val="21"/>
                  <w:szCs w:val="21"/>
                  <w:lang w:eastAsia="zh-CN"/>
                </w:rPr>
                <m:t>≈</m:t>
              </m:r>
            </m:oMath>
            <w:r w:rsidRPr="00FA371A">
              <w:rPr>
                <w:rFonts w:eastAsiaTheme="minorEastAsia"/>
                <w:sz w:val="21"/>
                <w:szCs w:val="21"/>
                <w:lang w:eastAsia="zh-CN"/>
              </w:rPr>
              <w:t xml:space="preserve"> 0.03) despite a 30 dB drop in SNR. Performance breakdown occurs only when the SNR breaches the critical threshold of </w:t>
            </w:r>
            <m:oMath>
              <m:r>
                <m:rPr>
                  <m:sty m:val="p"/>
                </m:rPr>
                <w:rPr>
                  <w:rFonts w:ascii="Cambria Math" w:eastAsiaTheme="minorEastAsia" w:hAnsi="Cambria Math" w:hint="eastAsia"/>
                  <w:sz w:val="21"/>
                  <w:szCs w:val="21"/>
                  <w:lang w:eastAsia="zh-CN"/>
                </w:rPr>
                <m:t>≈</m:t>
              </m:r>
              <m:r>
                <m:rPr>
                  <m:sty m:val="p"/>
                </m:rPr>
                <w:rPr>
                  <w:rFonts w:ascii="Cambria Math" w:eastAsiaTheme="minorEastAsia" w:hAnsi="Cambria Math"/>
                  <w:sz w:val="21"/>
                  <w:szCs w:val="21"/>
                  <w:lang w:eastAsia="zh-CN"/>
                </w:rPr>
                <m:t xml:space="preserve"> </m:t>
              </m:r>
            </m:oMath>
            <w:r w:rsidRPr="00FA371A">
              <w:rPr>
                <w:rFonts w:eastAsiaTheme="minorEastAsia"/>
                <w:sz w:val="21"/>
                <w:szCs w:val="21"/>
                <w:lang w:eastAsia="zh-CN"/>
              </w:rPr>
              <w:t>-12 dB, where noise harmonics begin to overwhelm the signal carriers. (e) Spectral reconstruction at the extreme limit. Even at an SNR of -11.77 dB, the system successfully retrieves the characteristic spectral shape (RMSE = 0.0261), demonstrating utility in regimes where noise amplitude exceeds the signal by nearly fourfold.</w:t>
            </w:r>
          </w:p>
        </w:tc>
      </w:tr>
    </w:tbl>
    <w:p w14:paraId="2FA7DB96" w14:textId="4692468C" w:rsidR="00DB58ED" w:rsidRPr="00FA371A" w:rsidRDefault="00DB58ED" w:rsidP="00DB58ED">
      <w:pPr>
        <w:ind w:firstLine="420"/>
        <w:jc w:val="both"/>
        <w:rPr>
          <w:rFonts w:eastAsia="宋体" w:cs="宋体"/>
          <w:spacing w:val="0"/>
          <w:sz w:val="21"/>
          <w:szCs w:val="21"/>
          <w:lang w:eastAsia="zh-CN"/>
        </w:rPr>
      </w:pPr>
      <w:r w:rsidRPr="00FA371A">
        <w:rPr>
          <w:rFonts w:eastAsia="宋体" w:cs="宋体"/>
          <w:spacing w:val="0"/>
          <w:sz w:val="21"/>
          <w:szCs w:val="21"/>
          <w:lang w:eastAsia="zh-CN"/>
        </w:rPr>
        <w:lastRenderedPageBreak/>
        <w:t>To challenge the physical limits of the OFE framework, we subject the system to a harsh electromagnetic environment dominated by high-energy switching noise (centered at 50 kHz). This interference, characteristic of common</w:t>
      </w:r>
      <w:r w:rsidRPr="00FA371A">
        <w:rPr>
          <w:rFonts w:eastAsia="宋体" w:cs="宋体" w:hint="eastAsia"/>
          <w:spacing w:val="0"/>
          <w:sz w:val="21"/>
          <w:szCs w:val="21"/>
          <w:lang w:eastAsia="zh-CN"/>
        </w:rPr>
        <w:t xml:space="preserve"> </w:t>
      </w:r>
      <w:r w:rsidRPr="00FA371A">
        <w:rPr>
          <w:rFonts w:eastAsia="宋体" w:cs="宋体"/>
          <w:spacing w:val="0"/>
          <w:sz w:val="21"/>
          <w:szCs w:val="21"/>
          <w:lang w:eastAsia="zh-CN"/>
        </w:rPr>
        <w:t>power electronics</w:t>
      </w:r>
      <w:r w:rsidRPr="00FA371A">
        <w:rPr>
          <w:rFonts w:eastAsiaTheme="minorEastAsia"/>
          <w:sz w:val="21"/>
          <w:szCs w:val="21"/>
          <w:lang w:eastAsia="zh-CN"/>
        </w:rPr>
        <w:t>, specifically switched-mode power adapters, solid-state lighting drivers, and electronic ballasts, found extensively in modern daily infrastructure</w:t>
      </w:r>
      <w:r w:rsidRPr="00FA371A">
        <w:rPr>
          <w:rFonts w:eastAsia="宋体" w:cs="宋体"/>
          <w:spacing w:val="0"/>
          <w:sz w:val="21"/>
          <w:szCs w:val="21"/>
          <w:lang w:eastAsia="zh-CN"/>
        </w:rPr>
        <w:t>, presents a critical challenge due to its dense series of high-energy harmonics extending into the signal band (380</w:t>
      </w:r>
      <w:r w:rsidRPr="00FA371A">
        <w:rPr>
          <w:rFonts w:eastAsia="宋体" w:cs="宋体" w:hint="eastAsia"/>
          <w:spacing w:val="0"/>
          <w:sz w:val="21"/>
          <w:szCs w:val="21"/>
          <w:lang w:eastAsia="zh-CN"/>
        </w:rPr>
        <w:t xml:space="preserve"> ~ </w:t>
      </w:r>
      <w:r w:rsidRPr="00FA371A">
        <w:rPr>
          <w:rFonts w:eastAsia="宋体" w:cs="宋体"/>
          <w:spacing w:val="0"/>
          <w:sz w:val="21"/>
          <w:szCs w:val="21"/>
          <w:lang w:eastAsia="zh-CN"/>
        </w:rPr>
        <w:t>490 kHz).</w:t>
      </w:r>
    </w:p>
    <w:p w14:paraId="559FE4D4" w14:textId="77777777" w:rsidR="00DB58ED" w:rsidRPr="00FA371A" w:rsidRDefault="00DB58ED" w:rsidP="00DB58ED">
      <w:pPr>
        <w:ind w:firstLine="420"/>
        <w:jc w:val="both"/>
        <w:rPr>
          <w:rFonts w:eastAsia="宋体" w:cs="宋体"/>
          <w:spacing w:val="0"/>
          <w:sz w:val="21"/>
          <w:szCs w:val="21"/>
          <w:lang w:eastAsia="zh-CN"/>
        </w:rPr>
      </w:pPr>
      <w:r w:rsidRPr="00FA371A">
        <w:rPr>
          <w:rFonts w:eastAsia="宋体" w:cs="宋体"/>
          <w:spacing w:val="0"/>
          <w:sz w:val="21"/>
          <w:szCs w:val="21"/>
          <w:lang w:eastAsia="zh-CN"/>
        </w:rPr>
        <w:t xml:space="preserve">The severity of this environment is visualized in the time-domain comparison in Figure 4a. To ensure sufficient integration and frequency resolution under such extreme interference, the acquisition window is extended to 1000 </w:t>
      </w:r>
      <w:r w:rsidRPr="00FA371A">
        <w:rPr>
          <w:rFonts w:eastAsiaTheme="minorEastAsia"/>
          <w:sz w:val="21"/>
          <w:szCs w:val="21"/>
          <w:lang w:eastAsia="zh-CN"/>
        </w:rPr>
        <w:t>μs</w:t>
      </w:r>
      <w:r w:rsidRPr="00FA371A">
        <w:rPr>
          <w:rFonts w:eastAsia="宋体" w:cs="宋体"/>
          <w:spacing w:val="0"/>
          <w:sz w:val="21"/>
          <w:szCs w:val="21"/>
          <w:lang w:eastAsia="zh-CN"/>
        </w:rPr>
        <w:t>.</w:t>
      </w:r>
      <w:r w:rsidRPr="00FA371A">
        <w:rPr>
          <w:rFonts w:eastAsia="宋体" w:cs="宋体" w:hint="eastAsia"/>
          <w:spacing w:val="0"/>
          <w:sz w:val="21"/>
          <w:szCs w:val="21"/>
          <w:lang w:eastAsia="zh-CN"/>
        </w:rPr>
        <w:t xml:space="preserve"> </w:t>
      </w:r>
      <w:r w:rsidRPr="00FA371A">
        <w:rPr>
          <w:rFonts w:eastAsia="宋体" w:cs="宋体"/>
          <w:spacing w:val="0"/>
          <w:sz w:val="21"/>
          <w:szCs w:val="21"/>
          <w:lang w:eastAsia="zh-CN"/>
        </w:rPr>
        <w:t>Under a SNR of -11.77 dB, the target signal is overwhelmed</w:t>
      </w:r>
      <w:r w:rsidRPr="00FA371A">
        <w:rPr>
          <w:rFonts w:eastAsia="宋体" w:cs="宋体" w:hint="eastAsia"/>
          <w:spacing w:val="0"/>
          <w:sz w:val="21"/>
          <w:szCs w:val="21"/>
          <w:lang w:eastAsia="zh-CN"/>
        </w:rPr>
        <w:t xml:space="preserve"> </w:t>
      </w:r>
      <w:r w:rsidRPr="00FA371A">
        <w:rPr>
          <w:rFonts w:eastAsia="宋体" w:cs="宋体"/>
          <w:spacing w:val="0"/>
          <w:sz w:val="21"/>
          <w:szCs w:val="21"/>
          <w:lang w:eastAsia="zh-CN"/>
        </w:rPr>
        <w:t>by the intense switching ripples. In this regime, the minute modulation features are indistinguishable from the large</w:t>
      </w:r>
      <w:r w:rsidRPr="00FA371A">
        <w:rPr>
          <w:rFonts w:eastAsia="宋体" w:cs="宋体" w:hint="eastAsia"/>
          <w:spacing w:val="0"/>
          <w:sz w:val="21"/>
          <w:szCs w:val="21"/>
          <w:lang w:eastAsia="zh-CN"/>
        </w:rPr>
        <w:t xml:space="preserve"> </w:t>
      </w:r>
      <w:r w:rsidRPr="00FA371A">
        <w:rPr>
          <w:rFonts w:eastAsia="宋体" w:cs="宋体"/>
          <w:spacing w:val="0"/>
          <w:sz w:val="21"/>
          <w:szCs w:val="21"/>
          <w:lang w:eastAsia="zh-CN"/>
        </w:rPr>
        <w:t>interference baseline, rendering conventional time-domain integration or DC-coupled detection schemes futile.</w:t>
      </w:r>
      <w:r w:rsidRPr="00FA371A">
        <w:rPr>
          <w:rFonts w:eastAsia="宋体" w:cs="宋体" w:hint="eastAsia"/>
          <w:spacing w:val="0"/>
          <w:sz w:val="21"/>
          <w:szCs w:val="21"/>
          <w:lang w:eastAsia="zh-CN"/>
        </w:rPr>
        <w:t xml:space="preserve"> </w:t>
      </w:r>
      <w:r w:rsidRPr="00FA371A">
        <w:rPr>
          <w:rFonts w:eastAsia="宋体" w:cs="宋体"/>
          <w:spacing w:val="0"/>
          <w:sz w:val="21"/>
          <w:szCs w:val="21"/>
          <w:lang w:eastAsia="zh-CN"/>
        </w:rPr>
        <w:t>However, the frequency-domain analysis in Figure 4c demonstrates</w:t>
      </w:r>
      <w:r w:rsidRPr="00FA371A">
        <w:rPr>
          <w:rFonts w:eastAsia="宋体" w:cs="宋体" w:hint="eastAsia"/>
          <w:spacing w:val="0"/>
          <w:sz w:val="21"/>
          <w:szCs w:val="21"/>
          <w:lang w:eastAsia="zh-CN"/>
        </w:rPr>
        <w:t xml:space="preserve"> </w:t>
      </w:r>
      <w:r w:rsidRPr="00FA371A">
        <w:rPr>
          <w:rFonts w:eastAsia="宋体" w:cs="宋体"/>
          <w:spacing w:val="0"/>
          <w:sz w:val="21"/>
          <w:szCs w:val="21"/>
          <w:lang w:eastAsia="zh-CN"/>
        </w:rPr>
        <w:t>the mechanism of OTFE’s immunity. While the noise harmonics (red triangles) possess amplitudes significantly higher than the signal carriers, the system exploits the discrete nature of the interference by strategically allocating modulation carriers within the spectral silence windows between noise spikes. This strict frequency-domain orthogonality prevents spectral collision, allowing the system to selectively extract signal energy while rejecting high-power interference.</w:t>
      </w:r>
    </w:p>
    <w:p w14:paraId="36DBF737" w14:textId="6E07CD6A" w:rsidR="00DB58ED" w:rsidRDefault="00DB58ED" w:rsidP="00DB58ED">
      <w:pPr>
        <w:ind w:firstLine="420"/>
        <w:jc w:val="both"/>
        <w:rPr>
          <w:ins w:id="67" w:author="tbguo" w:date="2026-01-31T17:20:00Z" w16du:dateUtc="2026-01-31T09:20:00Z"/>
          <w:rFonts w:eastAsia="宋体" w:cs="宋体"/>
          <w:spacing w:val="0"/>
          <w:sz w:val="21"/>
          <w:szCs w:val="21"/>
          <w:lang w:eastAsia="zh-CN"/>
        </w:rPr>
      </w:pPr>
      <w:r w:rsidRPr="00FA371A">
        <w:rPr>
          <w:rFonts w:eastAsia="宋体" w:cs="宋体"/>
          <w:spacing w:val="0"/>
          <w:sz w:val="21"/>
          <w:szCs w:val="21"/>
          <w:lang w:eastAsia="zh-CN"/>
        </w:rPr>
        <w:t>Figure 4d quantifies this resilience, revealing a distinct robustness plateau</w:t>
      </w:r>
      <w:r w:rsidRPr="00FA371A">
        <w:rPr>
          <w:rFonts w:eastAsia="宋体" w:cs="宋体" w:hint="eastAsia"/>
          <w:spacing w:val="0"/>
          <w:sz w:val="21"/>
          <w:szCs w:val="21"/>
          <w:lang w:eastAsia="zh-CN"/>
        </w:rPr>
        <w:t xml:space="preserve"> </w:t>
      </w:r>
      <w:r w:rsidRPr="00FA371A">
        <w:rPr>
          <w:rFonts w:eastAsia="宋体" w:cs="宋体"/>
          <w:spacing w:val="0"/>
          <w:sz w:val="21"/>
          <w:szCs w:val="21"/>
          <w:lang w:eastAsia="zh-CN"/>
        </w:rPr>
        <w:t>here reconstruction fidelity remains virtually invariant (RMSE ≈ 0.03) despite a 30 dB degradation in SNR. A sharp</w:t>
      </w:r>
      <w:r w:rsidRPr="00FA371A">
        <w:rPr>
          <w:rFonts w:eastAsia="宋体" w:cs="宋体" w:hint="eastAsia"/>
          <w:spacing w:val="0"/>
          <w:sz w:val="21"/>
          <w:szCs w:val="21"/>
          <w:lang w:eastAsia="zh-CN"/>
        </w:rPr>
        <w:t xml:space="preserve"> </w:t>
      </w:r>
      <w:r w:rsidRPr="00FA371A">
        <w:rPr>
          <w:rFonts w:eastAsia="宋体" w:cs="宋体"/>
          <w:spacing w:val="0"/>
          <w:sz w:val="21"/>
          <w:szCs w:val="21"/>
          <w:lang w:eastAsia="zh-CN"/>
        </w:rPr>
        <w:t>performance breakdown occurs only when the SNR breaches the critical threshold of approximately -12 dB. Notably, as shown in Figure 4e, even at the extreme limit of -11.77 dB, the reconstructed spectrum retains its characteristic</w:t>
      </w:r>
      <w:r w:rsidRPr="00FA371A">
        <w:rPr>
          <w:rFonts w:eastAsia="宋体" w:cs="宋体" w:hint="eastAsia"/>
          <w:spacing w:val="0"/>
          <w:sz w:val="21"/>
          <w:szCs w:val="21"/>
          <w:lang w:eastAsia="zh-CN"/>
        </w:rPr>
        <w:t xml:space="preserve"> </w:t>
      </w:r>
      <w:r w:rsidRPr="00FA371A">
        <w:rPr>
          <w:rFonts w:eastAsia="宋体" w:cs="宋体"/>
          <w:spacing w:val="0"/>
          <w:sz w:val="21"/>
          <w:szCs w:val="21"/>
          <w:lang w:eastAsia="zh-CN"/>
        </w:rPr>
        <w:t>shape with an RMSE of only 0.0261. This confirms that the OTFE framework delivers usable spectral data in regimes where the noise amplitude exceeds the signal by nearly fourfold.</w:t>
      </w:r>
    </w:p>
    <w:p w14:paraId="5D7CB3E7" w14:textId="6999A92D" w:rsidR="0088258D" w:rsidRDefault="0088258D" w:rsidP="00DB58ED">
      <w:pPr>
        <w:ind w:firstLine="420"/>
        <w:jc w:val="both"/>
        <w:rPr>
          <w:ins w:id="68" w:author="tbguo" w:date="2026-01-31T17:20:00Z" w16du:dateUtc="2026-01-31T09:20:00Z"/>
          <w:rFonts w:eastAsia="宋体" w:cs="宋体"/>
          <w:spacing w:val="0"/>
          <w:sz w:val="21"/>
          <w:szCs w:val="21"/>
          <w:lang w:eastAsia="zh-CN"/>
        </w:rPr>
      </w:pPr>
    </w:p>
    <w:p w14:paraId="5D8E845A" w14:textId="69491675" w:rsidR="0088258D" w:rsidRPr="00FA371A" w:rsidRDefault="0088258D" w:rsidP="00DB58ED">
      <w:pPr>
        <w:ind w:firstLine="420"/>
        <w:jc w:val="both"/>
        <w:rPr>
          <w:rFonts w:eastAsia="宋体" w:cs="宋体"/>
          <w:spacing w:val="0"/>
          <w:sz w:val="21"/>
          <w:szCs w:val="21"/>
          <w:lang w:eastAsia="zh-CN"/>
        </w:rPr>
      </w:pPr>
      <w:ins w:id="69" w:author="tbguo" w:date="2026-01-31T17:20:00Z" w16du:dateUtc="2026-01-31T09:20:00Z">
        <w:r>
          <w:rPr>
            <w:rFonts w:eastAsia="宋体" w:cs="宋体" w:hint="eastAsia"/>
            <w:spacing w:val="0"/>
            <w:sz w:val="21"/>
            <w:szCs w:val="21"/>
            <w:lang w:eastAsia="zh-CN"/>
          </w:rPr>
          <w:t>添</w:t>
        </w:r>
        <w:commentRangeStart w:id="70"/>
        <w:r>
          <w:rPr>
            <w:rFonts w:eastAsia="宋体" w:cs="宋体" w:hint="eastAsia"/>
            <w:spacing w:val="0"/>
            <w:sz w:val="21"/>
            <w:szCs w:val="21"/>
            <w:lang w:eastAsia="zh-CN"/>
          </w:rPr>
          <w:t>加一张图</w:t>
        </w:r>
      </w:ins>
      <w:commentRangeEnd w:id="70"/>
      <w:r w:rsidRPr="00FA371A">
        <w:rPr>
          <w:rStyle w:val="ab"/>
          <w:rFonts w:eastAsia="宋体" w:cs="宋体"/>
          <w:spacing w:val="0"/>
          <w:lang w:eastAsia="zh-CN"/>
        </w:rPr>
        <w:commentReference w:id="70"/>
      </w:r>
    </w:p>
    <w:p w14:paraId="2539BB7E" w14:textId="77777777" w:rsidR="00DB58ED" w:rsidRPr="00FA371A" w:rsidRDefault="00DB58ED" w:rsidP="00DB58ED">
      <w:pPr>
        <w:rPr>
          <w:rFonts w:eastAsiaTheme="minorEastAsia"/>
          <w:b/>
          <w:bCs/>
          <w:sz w:val="21"/>
          <w:szCs w:val="21"/>
          <w:lang w:eastAsia="zh-CN"/>
        </w:rPr>
      </w:pPr>
      <w:r w:rsidRPr="00FA371A">
        <w:rPr>
          <w:rFonts w:eastAsiaTheme="minorEastAsia" w:hint="eastAsia"/>
          <w:b/>
          <w:bCs/>
          <w:sz w:val="21"/>
          <w:szCs w:val="21"/>
          <w:lang w:eastAsia="zh-CN"/>
        </w:rPr>
        <w:t>Conclusion and discussion</w:t>
      </w:r>
    </w:p>
    <w:p w14:paraId="32DA8AEB" w14:textId="77777777" w:rsidR="00DB58ED" w:rsidRPr="00FA371A" w:rsidRDefault="00DB58ED" w:rsidP="00DB58ED">
      <w:pPr>
        <w:jc w:val="both"/>
        <w:rPr>
          <w:rFonts w:eastAsiaTheme="minorEastAsia"/>
          <w:sz w:val="21"/>
          <w:szCs w:val="21"/>
          <w:lang w:eastAsia="zh-CN"/>
        </w:rPr>
      </w:pPr>
      <w:r w:rsidRPr="00FA371A">
        <w:rPr>
          <w:rFonts w:eastAsiaTheme="minorEastAsia"/>
          <w:sz w:val="21"/>
          <w:szCs w:val="21"/>
          <w:lang w:eastAsia="zh-CN"/>
        </w:rPr>
        <w:t>In this work, we propos</w:t>
      </w:r>
      <w:r w:rsidRPr="00FA371A">
        <w:rPr>
          <w:rFonts w:eastAsiaTheme="minorEastAsia" w:hint="eastAsia"/>
          <w:sz w:val="21"/>
          <w:szCs w:val="21"/>
          <w:lang w:eastAsia="zh-CN"/>
        </w:rPr>
        <w:t>e</w:t>
      </w:r>
      <w:r w:rsidRPr="00FA371A">
        <w:rPr>
          <w:rFonts w:eastAsiaTheme="minorEastAsia"/>
          <w:sz w:val="21"/>
          <w:szCs w:val="21"/>
          <w:lang w:eastAsia="zh-CN"/>
        </w:rPr>
        <w:t xml:space="preserve"> OTFE to resolve the speed-SNR trade-off inherent in conventional </w:t>
      </w:r>
      <w:r w:rsidRPr="00FA371A">
        <w:rPr>
          <w:rFonts w:eastAsiaTheme="minorEastAsia" w:hint="eastAsia"/>
          <w:sz w:val="21"/>
          <w:szCs w:val="21"/>
          <w:lang w:eastAsia="zh-CN"/>
        </w:rPr>
        <w:t>TDM</w:t>
      </w:r>
      <w:r w:rsidRPr="00FA371A">
        <w:rPr>
          <w:rFonts w:eastAsiaTheme="minorEastAsia"/>
          <w:sz w:val="21"/>
          <w:szCs w:val="21"/>
          <w:lang w:eastAsia="zh-CN"/>
        </w:rPr>
        <w:t xml:space="preserve">. By shifting from serial scanning to parallelized frequency-domain encoding, the system achieves single-shot spectral reconstruction in </w:t>
      </w:r>
      <w:r w:rsidRPr="00FA371A">
        <w:rPr>
          <w:rFonts w:eastAsiaTheme="minorEastAsia" w:hint="eastAsia"/>
          <w:sz w:val="21"/>
          <w:szCs w:val="21"/>
          <w:lang w:eastAsia="zh-CN"/>
        </w:rPr>
        <w:t xml:space="preserve">250 </w:t>
      </w:r>
      <m:oMath>
        <m:r>
          <m:rPr>
            <m:nor/>
          </m:rPr>
          <w:rPr>
            <w:rFonts w:ascii="Cambria Math" w:eastAsiaTheme="minorEastAsia" w:hAnsi="Cambria Math"/>
            <w:sz w:val="21"/>
            <w:szCs w:val="21"/>
            <w:lang w:eastAsia="zh-CN"/>
          </w:rPr>
          <m:t>μ</m:t>
        </m:r>
        <m:r>
          <m:rPr>
            <m:nor/>
          </m:rPr>
          <w:rPr>
            <w:rFonts w:ascii="Cambria Math" w:eastAsiaTheme="minorEastAsia" w:hAnsi="Cambria Math"/>
            <w:iCs/>
            <w:sz w:val="21"/>
            <w:szCs w:val="21"/>
            <w:lang w:eastAsia="zh-CN"/>
          </w:rPr>
          <m:t>s</m:t>
        </m:r>
      </m:oMath>
      <w:r w:rsidRPr="00FA371A">
        <w:rPr>
          <w:rFonts w:eastAsiaTheme="minorEastAsia"/>
          <w:sz w:val="21"/>
          <w:szCs w:val="21"/>
          <w:lang w:eastAsia="zh-CN"/>
        </w:rPr>
        <w:t xml:space="preserve">. Crucially, unlike standard lock-in techniques, OTFE employs a strategic frequency allocation scheme that exploits the spectral gaps of structured environmental noise. This mechanism ensures robust retrieval (RMSE </w:t>
      </w:r>
      <m:oMath>
        <m:r>
          <m:rPr>
            <m:sty m:val="p"/>
          </m:rPr>
          <w:rPr>
            <w:rFonts w:ascii="Cambria Math" w:eastAsiaTheme="minorEastAsia" w:hAnsi="Cambria Math" w:hint="eastAsia"/>
            <w:sz w:val="21"/>
            <w:szCs w:val="21"/>
            <w:lang w:eastAsia="zh-CN"/>
          </w:rPr>
          <m:t>≈</m:t>
        </m:r>
      </m:oMath>
      <w:r w:rsidRPr="00FA371A">
        <w:rPr>
          <w:rFonts w:eastAsiaTheme="minorEastAsia"/>
          <w:sz w:val="21"/>
          <w:szCs w:val="21"/>
          <w:lang w:eastAsia="zh-CN"/>
        </w:rPr>
        <w:t xml:space="preserve"> 0.0261) even under harsh interference with an SNR of -11.77 </w:t>
      </w:r>
      <w:r w:rsidRPr="00FA371A">
        <w:rPr>
          <w:rFonts w:eastAsiaTheme="minorEastAsia" w:hint="eastAsia"/>
          <w:sz w:val="21"/>
          <w:szCs w:val="21"/>
          <w:lang w:eastAsia="zh-CN"/>
        </w:rPr>
        <w:t xml:space="preserve">dB </w:t>
      </w:r>
      <w:r w:rsidRPr="00FA371A">
        <w:rPr>
          <w:rFonts w:eastAsiaTheme="minorEastAsia"/>
          <w:sz w:val="21"/>
          <w:szCs w:val="21"/>
          <w:lang w:eastAsia="zh-CN"/>
        </w:rPr>
        <w:t xml:space="preserve">(at </w:t>
      </w:r>
      <w:r w:rsidRPr="00FA371A">
        <w:rPr>
          <w:rFonts w:eastAsiaTheme="minorEastAsia" w:hint="eastAsia"/>
          <w:sz w:val="21"/>
          <w:szCs w:val="21"/>
          <w:lang w:eastAsia="zh-CN"/>
        </w:rPr>
        <w:t xml:space="preserve">a </w:t>
      </w:r>
      <w:r w:rsidRPr="00FA371A">
        <w:rPr>
          <w:rFonts w:eastAsiaTheme="minorEastAsia"/>
          <w:sz w:val="21"/>
          <w:szCs w:val="21"/>
          <w:lang w:eastAsia="zh-CN"/>
        </w:rPr>
        <w:t xml:space="preserve">1000 </w:t>
      </w:r>
      <m:oMath>
        <m:r>
          <m:rPr>
            <m:nor/>
          </m:rPr>
          <w:rPr>
            <w:rFonts w:ascii="Cambria Math" w:eastAsiaTheme="minorEastAsia" w:hAnsi="Cambria Math"/>
            <w:sz w:val="21"/>
            <w:szCs w:val="21"/>
            <w:lang w:eastAsia="zh-CN"/>
          </w:rPr>
          <m:t>μs</m:t>
        </m:r>
      </m:oMath>
      <w:r w:rsidRPr="00FA371A">
        <w:rPr>
          <w:rFonts w:eastAsiaTheme="minorEastAsia"/>
          <w:sz w:val="21"/>
          <w:szCs w:val="21"/>
          <w:lang w:eastAsia="zh-CN"/>
        </w:rPr>
        <w:t xml:space="preserve"> </w:t>
      </w:r>
      <w:r w:rsidRPr="00FA371A">
        <w:rPr>
          <w:rFonts w:eastAsiaTheme="minorEastAsia" w:hint="eastAsia"/>
          <w:sz w:val="21"/>
          <w:szCs w:val="21"/>
          <w:lang w:eastAsia="zh-CN"/>
        </w:rPr>
        <w:t>sampling time</w:t>
      </w:r>
      <w:r w:rsidRPr="00FA371A">
        <w:rPr>
          <w:rFonts w:eastAsiaTheme="minorEastAsia"/>
          <w:sz w:val="21"/>
          <w:szCs w:val="21"/>
          <w:lang w:eastAsia="zh-CN"/>
        </w:rPr>
        <w:t>), effectively immunizing the system against common artifacts like PWM dimming and SMPS ripples.</w:t>
      </w:r>
    </w:p>
    <w:p w14:paraId="0510316A" w14:textId="77777777" w:rsidR="00DB58ED" w:rsidRPr="00FA371A" w:rsidRDefault="00DB58ED" w:rsidP="00DB58ED">
      <w:pPr>
        <w:jc w:val="both"/>
        <w:rPr>
          <w:rFonts w:eastAsiaTheme="minorEastAsia"/>
          <w:sz w:val="21"/>
          <w:szCs w:val="21"/>
          <w:lang w:eastAsia="zh-CN"/>
        </w:rPr>
      </w:pPr>
      <w:r w:rsidRPr="00FA371A">
        <w:rPr>
          <w:rFonts w:eastAsiaTheme="minorEastAsia"/>
          <w:sz w:val="21"/>
          <w:szCs w:val="21"/>
          <w:lang w:eastAsia="zh-CN"/>
        </w:rPr>
        <w:tab/>
        <w:t xml:space="preserve">However, the performance boundaries of OTFE are strictly dictated by hardware constraints rather than the encoding </w:t>
      </w:r>
      <w:r w:rsidRPr="00FA371A">
        <w:rPr>
          <w:rFonts w:eastAsiaTheme="minorEastAsia" w:hint="eastAsia"/>
          <w:sz w:val="21"/>
          <w:szCs w:val="21"/>
          <w:lang w:eastAsia="zh-CN"/>
        </w:rPr>
        <w:t>strategy</w:t>
      </w:r>
      <w:r w:rsidRPr="00FA371A">
        <w:rPr>
          <w:rFonts w:eastAsiaTheme="minorEastAsia"/>
          <w:sz w:val="21"/>
          <w:szCs w:val="21"/>
          <w:lang w:eastAsia="zh-CN"/>
        </w:rPr>
        <w:t xml:space="preserve"> itself. The acquisition speed </w:t>
      </w:r>
      <m:oMath>
        <m:r>
          <w:rPr>
            <w:rFonts w:ascii="Cambria Math" w:eastAsiaTheme="minorEastAsia" w:hAnsi="Cambria Math"/>
            <w:sz w:val="21"/>
            <w:szCs w:val="21"/>
            <w:lang w:eastAsia="zh-CN"/>
          </w:rPr>
          <m:t>T</m:t>
        </m:r>
      </m:oMath>
      <w:r w:rsidRPr="00FA371A">
        <w:rPr>
          <w:rFonts w:eastAsiaTheme="minorEastAsia"/>
          <w:sz w:val="21"/>
          <w:szCs w:val="21"/>
          <w:lang w:eastAsia="zh-CN"/>
        </w:rPr>
        <w:t xml:space="preserve"> is governed by the time-frequency uncertainty principle,</w:t>
      </w:r>
      <w:r w:rsidRPr="00FA371A">
        <w:rPr>
          <w:rFonts w:eastAsiaTheme="minorEastAsia" w:hint="eastAsia"/>
          <w:sz w:val="21"/>
          <w:szCs w:val="21"/>
          <w:lang w:eastAsia="zh-CN"/>
        </w:rPr>
        <w:t xml:space="preserve"> </w:t>
      </w:r>
      <m:oMath>
        <m:r>
          <w:rPr>
            <w:rFonts w:ascii="Cambria Math" w:eastAsiaTheme="minorEastAsia" w:hAnsi="Cambria Math"/>
            <w:sz w:val="21"/>
            <w:szCs w:val="21"/>
            <w:lang w:eastAsia="zh-CN"/>
          </w:rPr>
          <m:t xml:space="preserve">T </m:t>
        </m:r>
        <m:r>
          <m:rPr>
            <m:sty m:val="p"/>
          </m:rPr>
          <w:rPr>
            <w:rFonts w:ascii="Cambria Math" w:eastAsiaTheme="minorEastAsia" w:hAnsi="Cambria Math" w:hint="eastAsia"/>
            <w:sz w:val="21"/>
            <w:szCs w:val="21"/>
            <w:lang w:eastAsia="zh-CN"/>
          </w:rPr>
          <m:t>≈</m:t>
        </m:r>
        <m:r>
          <w:rPr>
            <w:rFonts w:ascii="Cambria Math" w:eastAsiaTheme="minorEastAsia" w:hAnsi="Cambria Math"/>
            <w:sz w:val="21"/>
            <w:szCs w:val="21"/>
            <w:lang w:eastAsia="zh-CN"/>
          </w:rPr>
          <m:t>1</m:t>
        </m:r>
        <m:r>
          <m:rPr>
            <m:lit/>
          </m:rPr>
          <w:rPr>
            <w:rFonts w:ascii="Cambria Math" w:eastAsiaTheme="minorEastAsia" w:hAnsi="Cambria Math"/>
            <w:sz w:val="21"/>
            <w:szCs w:val="21"/>
            <w:lang w:eastAsia="zh-CN"/>
          </w:rPr>
          <m:t>/</m:t>
        </m:r>
        <m:r>
          <m:rPr>
            <m:sty m:val="p"/>
          </m:rPr>
          <w:rPr>
            <w:rFonts w:ascii="Cambria Math" w:eastAsiaTheme="minorEastAsia" w:hAnsi="Cambria Math" w:hint="eastAsia"/>
            <w:sz w:val="21"/>
            <w:szCs w:val="21"/>
            <w:lang w:eastAsia="zh-CN"/>
          </w:rPr>
          <m:t>Δ</m:t>
        </m:r>
        <m:r>
          <w:rPr>
            <w:rFonts w:ascii="Cambria Math" w:eastAsiaTheme="minorEastAsia" w:hAnsi="Cambria Math"/>
            <w:sz w:val="21"/>
            <w:szCs w:val="21"/>
            <w:lang w:eastAsia="zh-CN"/>
          </w:rPr>
          <m:t>f</m:t>
        </m:r>
      </m:oMath>
      <w:r w:rsidRPr="00FA371A">
        <w:rPr>
          <w:rFonts w:eastAsiaTheme="minorEastAsia" w:hint="eastAsia"/>
          <w:sz w:val="21"/>
          <w:szCs w:val="21"/>
          <w:lang w:eastAsia="zh-CN"/>
        </w:rPr>
        <w:t>.</w:t>
      </w:r>
      <w:r w:rsidRPr="00FA371A">
        <w:rPr>
          <w:rFonts w:eastAsiaTheme="minorEastAsia"/>
          <w:sz w:val="21"/>
          <w:szCs w:val="21"/>
          <w:lang w:eastAsia="zh-CN"/>
        </w:rPr>
        <w:t xml:space="preserve"> While our prototype is limited to </w:t>
      </w:r>
      <w:r w:rsidRPr="00FA371A">
        <w:rPr>
          <w:rFonts w:eastAsiaTheme="minorEastAsia" w:hint="eastAsia"/>
          <w:sz w:val="21"/>
          <w:szCs w:val="21"/>
          <w:lang w:eastAsia="zh-CN"/>
        </w:rPr>
        <w:t xml:space="preserve">250 </w:t>
      </w:r>
      <m:oMath>
        <m:r>
          <m:rPr>
            <m:nor/>
          </m:rPr>
          <w:rPr>
            <w:rFonts w:ascii="Cambria Math" w:eastAsiaTheme="minorEastAsia" w:hAnsi="Cambria Math"/>
            <w:sz w:val="21"/>
            <w:szCs w:val="21"/>
            <w:lang w:eastAsia="zh-CN"/>
          </w:rPr>
          <m:t>μs</m:t>
        </m:r>
      </m:oMath>
      <w:r w:rsidRPr="00FA371A">
        <w:rPr>
          <w:rFonts w:eastAsiaTheme="minorEastAsia"/>
          <w:sz w:val="21"/>
          <w:szCs w:val="21"/>
          <w:lang w:eastAsia="zh-CN"/>
        </w:rPr>
        <w:t xml:space="preserve"> by the 500 kHz bandwidth of LED drivers, the framework holds immense potential for ultrafast spectroscopy. By transitioning to high-speed laser diodes modulated at hundreds of megahertz or even gigahertz, the system can theoretically scale to nanosecond-level acquisition times, allowing for a dramatic increase in the number of spectral channels without compromising temporal resolution.</w:t>
      </w:r>
    </w:p>
    <w:p w14:paraId="003D96EC" w14:textId="5CBB21EF" w:rsidR="00027A72" w:rsidRPr="00FA371A" w:rsidRDefault="00DB58ED" w:rsidP="00DB58ED">
      <w:pPr>
        <w:ind w:firstLine="420"/>
        <w:jc w:val="both"/>
        <w:rPr>
          <w:rFonts w:eastAsiaTheme="minorEastAsia"/>
          <w:sz w:val="21"/>
          <w:szCs w:val="21"/>
          <w:lang w:eastAsia="zh-CN"/>
        </w:rPr>
      </w:pPr>
      <w:r w:rsidRPr="00FA371A">
        <w:rPr>
          <w:rFonts w:eastAsiaTheme="minorEastAsia"/>
          <w:sz w:val="21"/>
          <w:szCs w:val="21"/>
          <w:lang w:eastAsia="zh-CN"/>
        </w:rPr>
        <w:lastRenderedPageBreak/>
        <w:t>To extend the system's capabilities,</w:t>
      </w:r>
      <w:r w:rsidRPr="00FA371A">
        <w:rPr>
          <w:rFonts w:eastAsiaTheme="minorEastAsia" w:hint="eastAsia"/>
          <w:sz w:val="21"/>
          <w:szCs w:val="21"/>
          <w:lang w:eastAsia="zh-CN"/>
        </w:rPr>
        <w:t xml:space="preserve"> </w:t>
      </w:r>
      <w:r w:rsidRPr="00FA371A">
        <w:rPr>
          <w:rFonts w:eastAsiaTheme="minorEastAsia"/>
          <w:sz w:val="21"/>
          <w:szCs w:val="21"/>
          <w:lang w:eastAsia="zh-CN"/>
        </w:rPr>
        <w:t>the OTFE architecture offers versatile scalability across spectral, spatial, and functional dimensions. First, the spectral range is not confined to the visible band; by incorporating appropriate sources and detectors, the framework can be readily expanded to the ultraviolet or infrared regions, enabling molecular fingerprinting in complex environments. Second, coupling OTFE with event cameras (capable of microsecond-level temporal resolution) or SPAD arrays (achieving picosecond to nanosecond-level precision) facilitates hyperspectral imaging</w:t>
      </w:r>
      <w:r w:rsidRPr="00FA371A">
        <w:rPr>
          <w:rFonts w:eastAsiaTheme="minorEastAsia" w:hint="eastAsia"/>
          <w:sz w:val="21"/>
          <w:szCs w:val="21"/>
          <w:lang w:eastAsia="zh-CN"/>
        </w:rPr>
        <w:t xml:space="preserve">. </w:t>
      </w:r>
      <w:r w:rsidRPr="00FA371A">
        <w:rPr>
          <w:rFonts w:eastAsiaTheme="minorEastAsia"/>
          <w:sz w:val="21"/>
          <w:szCs w:val="21"/>
          <w:lang w:eastAsia="zh-CN"/>
        </w:rPr>
        <w:t>Finally, the active nature of OTFE opens new possibilities for real-time adaptive sensing. Unlike passive spectrometers, the illumination patterns in OTFE can be dynamically optimized based on initial measurements to maximize the reconstruction fidelity for specific spectral features, establishing a closed-loop framework for intelligent optical sensing.</w:t>
      </w:r>
      <w:bookmarkEnd w:id="55"/>
      <w:r w:rsidRPr="00FA371A">
        <w:rPr>
          <w:rFonts w:eastAsiaTheme="minorEastAsia"/>
          <w:sz w:val="21"/>
          <w:szCs w:val="21"/>
          <w:lang w:eastAsia="zh-CN"/>
        </w:rPr>
        <w:t xml:space="preserve"> </w:t>
      </w:r>
    </w:p>
    <w:p w14:paraId="180280FA" w14:textId="77777777" w:rsidR="00AB01F4" w:rsidRPr="00FA371A" w:rsidRDefault="00AB01F4" w:rsidP="00AB01F4">
      <w:pPr>
        <w:rPr>
          <w:rFonts w:eastAsiaTheme="minorEastAsia"/>
          <w:sz w:val="21"/>
          <w:szCs w:val="21"/>
          <w:lang w:eastAsia="zh-CN"/>
        </w:rPr>
      </w:pPr>
    </w:p>
    <w:p w14:paraId="2171325E" w14:textId="77777777" w:rsidR="00AB01F4" w:rsidRPr="00FA371A" w:rsidRDefault="00AB01F4" w:rsidP="00AB01F4">
      <w:pPr>
        <w:rPr>
          <w:rFonts w:eastAsiaTheme="minorEastAsia"/>
          <w:sz w:val="21"/>
          <w:szCs w:val="21"/>
          <w:lang w:eastAsia="zh-CN"/>
        </w:rPr>
      </w:pPr>
    </w:p>
    <w:p w14:paraId="14B5D6CB" w14:textId="77777777" w:rsidR="00AB01F4" w:rsidRPr="00FA371A" w:rsidRDefault="00AB01F4" w:rsidP="00AB01F4">
      <w:pPr>
        <w:rPr>
          <w:rFonts w:eastAsiaTheme="minorEastAsia"/>
          <w:sz w:val="21"/>
          <w:szCs w:val="21"/>
          <w:lang w:eastAsia="zh-CN"/>
        </w:rPr>
      </w:pPr>
    </w:p>
    <w:p w14:paraId="0CF15BD0" w14:textId="77777777" w:rsidR="00AB01F4" w:rsidRPr="00FA371A" w:rsidRDefault="00AB01F4" w:rsidP="00AB01F4">
      <w:pPr>
        <w:jc w:val="center"/>
        <w:rPr>
          <w:rFonts w:eastAsiaTheme="minorEastAsia"/>
          <w:sz w:val="21"/>
          <w:szCs w:val="21"/>
          <w:lang w:eastAsia="zh-CN"/>
        </w:rPr>
      </w:pPr>
    </w:p>
    <w:sectPr w:rsidR="00AB01F4" w:rsidRPr="00FA371A">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tbguo" w:date="2026-01-30T21:49:00Z" w:initials="t">
    <w:p w14:paraId="29D401B8" w14:textId="77777777" w:rsidR="00FA371A" w:rsidRDefault="00FA371A" w:rsidP="00FA371A">
      <w:pPr>
        <w:pStyle w:val="ac"/>
      </w:pPr>
      <w:r>
        <w:rPr>
          <w:rStyle w:val="ab"/>
        </w:rPr>
        <w:annotationRef/>
      </w:r>
      <w:r>
        <w:t>Add authors who contribute to this work</w:t>
      </w:r>
    </w:p>
  </w:comment>
  <w:comment w:id="13" w:author="yj zeng" w:date="2026-01-30T20:38:00Z" w:initials="yz">
    <w:p w14:paraId="6FC15796" w14:textId="77777777" w:rsidR="00316015" w:rsidRDefault="00AA17C4" w:rsidP="00316015">
      <w:pPr>
        <w:pStyle w:val="ac"/>
      </w:pPr>
      <w:r>
        <w:rPr>
          <w:rStyle w:val="ab"/>
        </w:rPr>
        <w:annotationRef/>
      </w:r>
      <w:r w:rsidR="00316015">
        <w:rPr>
          <w:rFonts w:hint="eastAsia"/>
        </w:rPr>
        <w:t>我琢磨下原理图咋画好（与</w:t>
      </w:r>
      <w:r w:rsidR="00316015">
        <w:t>TDM</w:t>
      </w:r>
      <w:r w:rsidR="00316015">
        <w:rPr>
          <w:rFonts w:hint="eastAsia"/>
        </w:rPr>
        <w:t>的比较以及强调</w:t>
      </w:r>
      <w:r w:rsidR="00316015">
        <w:t>robust</w:t>
      </w:r>
      <w:r w:rsidR="00316015">
        <w:rPr>
          <w:rFonts w:hint="eastAsia"/>
        </w:rPr>
        <w:t>）</w:t>
      </w:r>
    </w:p>
  </w:comment>
  <w:comment w:id="14" w:author="tbguo" w:date="2026-01-31T13:32:00Z" w:initials="t">
    <w:p w14:paraId="69F374CA" w14:textId="77777777" w:rsidR="00AB27DB" w:rsidRDefault="00D8752D" w:rsidP="00AB27DB">
      <w:pPr>
        <w:pStyle w:val="ac"/>
      </w:pPr>
      <w:r>
        <w:rPr>
          <w:rStyle w:val="ab"/>
        </w:rPr>
        <w:annotationRef/>
      </w:r>
      <w:r w:rsidR="00AB27DB">
        <w:rPr>
          <w:rFonts w:hint="eastAsia"/>
        </w:rPr>
        <w:t>一种通用的频率调制方式，不需要很</w:t>
      </w:r>
      <w:r w:rsidR="00AB27DB">
        <w:t>fancy</w:t>
      </w:r>
      <w:r w:rsidR="00AB27DB">
        <w:rPr>
          <w:rFonts w:hint="eastAsia"/>
        </w:rPr>
        <w:t>，讲清楚原理即可，</w:t>
      </w:r>
      <w:r w:rsidR="00AB27DB">
        <w:t>sth like below</w:t>
      </w:r>
    </w:p>
  </w:comment>
  <w:comment w:id="15" w:author="tbguo" w:date="2026-01-31T13:56:00Z" w:initials="t">
    <w:p w14:paraId="3B73F978" w14:textId="6E0F62DC" w:rsidR="00BC6B28" w:rsidRDefault="006258D5" w:rsidP="00BC6B28">
      <w:pPr>
        <w:pStyle w:val="ac"/>
      </w:pPr>
      <w:r>
        <w:rPr>
          <w:rStyle w:val="ab"/>
        </w:rPr>
        <w:annotationRef/>
      </w:r>
      <w:r w:rsidR="00BC6B28">
        <w:rPr>
          <w:noProof/>
        </w:rPr>
        <w:drawing>
          <wp:inline distT="0" distB="0" distL="0" distR="0" wp14:anchorId="5F5092DF" wp14:editId="757B34B6">
            <wp:extent cx="5274310" cy="2407285"/>
            <wp:effectExtent l="0" t="0" r="2540" b="0"/>
            <wp:docPr id="835472311" name="图片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472311" name="图片 835472311" descr="Image"/>
                    <pic:cNvPicPr/>
                  </pic:nvPicPr>
                  <pic:blipFill>
                    <a:blip r:embed="rId1"/>
                    <a:stretch>
                      <a:fillRect/>
                    </a:stretch>
                  </pic:blipFill>
                  <pic:spPr>
                    <a:xfrm>
                      <a:off x="0" y="0"/>
                      <a:ext cx="5274310" cy="2407285"/>
                    </a:xfrm>
                    <a:prstGeom prst="rect">
                      <a:avLst/>
                    </a:prstGeom>
                  </pic:spPr>
                </pic:pic>
              </a:graphicData>
            </a:graphic>
          </wp:inline>
        </w:drawing>
      </w:r>
    </w:p>
  </w:comment>
  <w:comment w:id="56" w:author="tbguo" w:date="2026-01-31T15:04:00Z" w:initials="t">
    <w:p w14:paraId="6DB5CFE1" w14:textId="4FF08DCA" w:rsidR="00974A91" w:rsidRDefault="00316015" w:rsidP="00974A91">
      <w:pPr>
        <w:pStyle w:val="ac"/>
      </w:pPr>
      <w:r>
        <w:rPr>
          <w:rStyle w:val="ab"/>
        </w:rPr>
        <w:annotationRef/>
      </w:r>
      <w:r w:rsidR="00974A91">
        <w:rPr>
          <w:rFonts w:hint="eastAsia"/>
        </w:rPr>
        <w:t>只保留</w:t>
      </w:r>
      <w:r w:rsidR="00974A91">
        <w:rPr>
          <w:rFonts w:hint="eastAsia"/>
        </w:rPr>
        <w:t>general noise</w:t>
      </w:r>
      <w:r w:rsidR="00974A91">
        <w:rPr>
          <w:rFonts w:hint="eastAsia"/>
        </w:rPr>
        <w:t>，其他</w:t>
      </w:r>
      <w:r w:rsidR="00974A91">
        <w:t>LED</w:t>
      </w:r>
      <w:r w:rsidR="00974A91">
        <w:rPr>
          <w:rFonts w:hint="eastAsia"/>
        </w:rPr>
        <w:t>相关的噪声放到</w:t>
      </w:r>
      <w:r w:rsidR="00974A91">
        <w:t>SI</w:t>
      </w:r>
      <w:r w:rsidR="00974A91">
        <w:rPr>
          <w:rFonts w:hint="eastAsia"/>
        </w:rPr>
        <w:t>里面</w:t>
      </w:r>
    </w:p>
  </w:comment>
  <w:comment w:id="63" w:author="tbguo" w:date="2026-01-31T15:09:00Z" w:initials="t">
    <w:p w14:paraId="22A32BC3" w14:textId="3A22057B" w:rsidR="00A333F5" w:rsidRDefault="00A333F5" w:rsidP="00A333F5">
      <w:pPr>
        <w:pStyle w:val="ac"/>
      </w:pPr>
      <w:r>
        <w:rPr>
          <w:rStyle w:val="ab"/>
        </w:rPr>
        <w:annotationRef/>
      </w:r>
      <w:r>
        <w:rPr>
          <w:rFonts w:hint="eastAsia"/>
        </w:rPr>
        <w:t>详细说明实验细节，如何做频率选择等</w:t>
      </w:r>
    </w:p>
  </w:comment>
  <w:comment w:id="70" w:author="tbguo" w:date="2026-01-31T17:21:00Z" w:initials="t">
    <w:p w14:paraId="38E31DB6" w14:textId="77777777" w:rsidR="002B093A" w:rsidRDefault="0088258D" w:rsidP="002B093A">
      <w:pPr>
        <w:pStyle w:val="ac"/>
      </w:pPr>
      <w:r>
        <w:rPr>
          <w:rStyle w:val="ab"/>
        </w:rPr>
        <w:annotationRef/>
      </w:r>
      <w:r w:rsidR="002B093A">
        <w:rPr>
          <w:rFonts w:hint="eastAsia"/>
        </w:rPr>
        <w:t>仿真讨论光谱分辨率</w:t>
      </w:r>
      <w:r w:rsidR="002B093A">
        <w:t>-range-</w:t>
      </w:r>
      <w:r w:rsidR="002B093A">
        <w:rPr>
          <w:rFonts w:hint="eastAsia"/>
        </w:rPr>
        <w:t>采样时间等等参数的相互制约关系</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9D401B8" w15:done="0"/>
  <w15:commentEx w15:paraId="6FC15796" w15:done="0"/>
  <w15:commentEx w15:paraId="69F374CA" w15:paraIdParent="6FC15796" w15:done="0"/>
  <w15:commentEx w15:paraId="3B73F978" w15:paraIdParent="6FC15796" w15:done="0"/>
  <w15:commentEx w15:paraId="6DB5CFE1" w15:done="0"/>
  <w15:commentEx w15:paraId="22A32BC3" w15:done="0"/>
  <w15:commentEx w15:paraId="38E31DB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059AFD5" w16cex:dateUtc="2026-01-30T13:49:00Z"/>
  <w16cex:commentExtensible w16cex:durableId="5BA4DBF9" w16cex:dateUtc="2026-01-30T12:38:00Z"/>
  <w16cex:commentExtensible w16cex:durableId="1582C629" w16cex:dateUtc="2026-01-31T05:32:00Z"/>
  <w16cex:commentExtensible w16cex:durableId="113378C1" w16cex:dateUtc="2026-01-31T05:56:00Z"/>
  <w16cex:commentExtensible w16cex:durableId="4DE8609D" w16cex:dateUtc="2026-01-31T07:04:00Z"/>
  <w16cex:commentExtensible w16cex:durableId="2114BDED" w16cex:dateUtc="2026-01-31T07:09:00Z"/>
  <w16cex:commentExtensible w16cex:durableId="0908EE91" w16cex:dateUtc="2026-01-31T09: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9D401B8" w16cid:durableId="1059AFD5"/>
  <w16cid:commentId w16cid:paraId="6FC15796" w16cid:durableId="5BA4DBF9"/>
  <w16cid:commentId w16cid:paraId="69F374CA" w16cid:durableId="1582C629"/>
  <w16cid:commentId w16cid:paraId="3B73F978" w16cid:durableId="113378C1"/>
  <w16cid:commentId w16cid:paraId="6DB5CFE1" w16cid:durableId="4DE8609D"/>
  <w16cid:commentId w16cid:paraId="22A32BC3" w16cid:durableId="2114BDED"/>
  <w16cid:commentId w16cid:paraId="38E31DB6" w16cid:durableId="0908EE9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0EF862" w14:textId="77777777" w:rsidR="0011785D" w:rsidRDefault="0011785D" w:rsidP="00872910">
      <w:r>
        <w:separator/>
      </w:r>
    </w:p>
  </w:endnote>
  <w:endnote w:type="continuationSeparator" w:id="0">
    <w:p w14:paraId="33793555" w14:textId="77777777" w:rsidR="0011785D" w:rsidRDefault="0011785D" w:rsidP="008729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7BC325" w14:textId="77777777" w:rsidR="0011785D" w:rsidRDefault="0011785D" w:rsidP="00872910">
      <w:r>
        <w:separator/>
      </w:r>
    </w:p>
  </w:footnote>
  <w:footnote w:type="continuationSeparator" w:id="0">
    <w:p w14:paraId="13FBB270" w14:textId="77777777" w:rsidR="0011785D" w:rsidRDefault="0011785D" w:rsidP="00872910">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j zeng">
    <w15:presenceInfo w15:providerId="Windows Live" w15:userId="8e3ea5c54dec439d"/>
  </w15:person>
  <w15:person w15:author="tbguo">
    <w15:presenceInfo w15:providerId="None" w15:userId="tbgu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trackRevision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OyNDa3NDc1MDA2MLJQ0lEKTi0uzszPAykwqQUAMnehuCwAAAA="/>
  </w:docVars>
  <w:rsids>
    <w:rsidRoot w:val="00BD525D"/>
    <w:rsid w:val="00001145"/>
    <w:rsid w:val="000061FD"/>
    <w:rsid w:val="00011E23"/>
    <w:rsid w:val="00014526"/>
    <w:rsid w:val="000164F2"/>
    <w:rsid w:val="000212CD"/>
    <w:rsid w:val="00022FB2"/>
    <w:rsid w:val="00027A72"/>
    <w:rsid w:val="00030199"/>
    <w:rsid w:val="0003127B"/>
    <w:rsid w:val="000313A0"/>
    <w:rsid w:val="00050D80"/>
    <w:rsid w:val="00090C84"/>
    <w:rsid w:val="00095419"/>
    <w:rsid w:val="00097C8E"/>
    <w:rsid w:val="000A02FA"/>
    <w:rsid w:val="000B2A41"/>
    <w:rsid w:val="000C0B42"/>
    <w:rsid w:val="000C4078"/>
    <w:rsid w:val="000D3AC6"/>
    <w:rsid w:val="000E2CB8"/>
    <w:rsid w:val="000F0C16"/>
    <w:rsid w:val="000F564C"/>
    <w:rsid w:val="000F6CF7"/>
    <w:rsid w:val="001067E6"/>
    <w:rsid w:val="0011785D"/>
    <w:rsid w:val="00120802"/>
    <w:rsid w:val="00122346"/>
    <w:rsid w:val="001238F9"/>
    <w:rsid w:val="00123A3F"/>
    <w:rsid w:val="0012450A"/>
    <w:rsid w:val="0013275F"/>
    <w:rsid w:val="00136249"/>
    <w:rsid w:val="001435C0"/>
    <w:rsid w:val="00147121"/>
    <w:rsid w:val="001C4194"/>
    <w:rsid w:val="001C570B"/>
    <w:rsid w:val="001C6FA6"/>
    <w:rsid w:val="001D0FF1"/>
    <w:rsid w:val="001D291F"/>
    <w:rsid w:val="001D4EE0"/>
    <w:rsid w:val="001D6C6E"/>
    <w:rsid w:val="001E678D"/>
    <w:rsid w:val="001F103E"/>
    <w:rsid w:val="00206092"/>
    <w:rsid w:val="002105D3"/>
    <w:rsid w:val="00210DCC"/>
    <w:rsid w:val="00221C33"/>
    <w:rsid w:val="00235649"/>
    <w:rsid w:val="00242BF9"/>
    <w:rsid w:val="002451B2"/>
    <w:rsid w:val="00251A77"/>
    <w:rsid w:val="0025580B"/>
    <w:rsid w:val="00275AB1"/>
    <w:rsid w:val="00280140"/>
    <w:rsid w:val="00283578"/>
    <w:rsid w:val="00292256"/>
    <w:rsid w:val="00297927"/>
    <w:rsid w:val="002B093A"/>
    <w:rsid w:val="002E2014"/>
    <w:rsid w:val="002F1D49"/>
    <w:rsid w:val="002F2C72"/>
    <w:rsid w:val="002F38B1"/>
    <w:rsid w:val="00306CCE"/>
    <w:rsid w:val="00316015"/>
    <w:rsid w:val="00335F30"/>
    <w:rsid w:val="0035456B"/>
    <w:rsid w:val="003617C1"/>
    <w:rsid w:val="00363DAF"/>
    <w:rsid w:val="00370098"/>
    <w:rsid w:val="00370D56"/>
    <w:rsid w:val="00380812"/>
    <w:rsid w:val="00381ED8"/>
    <w:rsid w:val="00382B24"/>
    <w:rsid w:val="00383969"/>
    <w:rsid w:val="00396351"/>
    <w:rsid w:val="003A752B"/>
    <w:rsid w:val="003B24E6"/>
    <w:rsid w:val="003B3FA3"/>
    <w:rsid w:val="003C30AA"/>
    <w:rsid w:val="003C6966"/>
    <w:rsid w:val="003D2E67"/>
    <w:rsid w:val="003E09A5"/>
    <w:rsid w:val="003F1206"/>
    <w:rsid w:val="003F6012"/>
    <w:rsid w:val="00405E1C"/>
    <w:rsid w:val="004143BD"/>
    <w:rsid w:val="00417411"/>
    <w:rsid w:val="0041750E"/>
    <w:rsid w:val="004343DC"/>
    <w:rsid w:val="00440AFD"/>
    <w:rsid w:val="004427E5"/>
    <w:rsid w:val="0045788A"/>
    <w:rsid w:val="004641EC"/>
    <w:rsid w:val="00470709"/>
    <w:rsid w:val="00474982"/>
    <w:rsid w:val="00476650"/>
    <w:rsid w:val="00482839"/>
    <w:rsid w:val="00482DB1"/>
    <w:rsid w:val="00486711"/>
    <w:rsid w:val="004A0FF1"/>
    <w:rsid w:val="004A42C2"/>
    <w:rsid w:val="004A4D63"/>
    <w:rsid w:val="004B0C8E"/>
    <w:rsid w:val="004B5C9D"/>
    <w:rsid w:val="004C0AEE"/>
    <w:rsid w:val="004D0289"/>
    <w:rsid w:val="004D3F59"/>
    <w:rsid w:val="004D6F2D"/>
    <w:rsid w:val="004E6E28"/>
    <w:rsid w:val="004F01A7"/>
    <w:rsid w:val="004F760A"/>
    <w:rsid w:val="00501345"/>
    <w:rsid w:val="005023F0"/>
    <w:rsid w:val="00503D54"/>
    <w:rsid w:val="00512A7C"/>
    <w:rsid w:val="00513C40"/>
    <w:rsid w:val="00515D51"/>
    <w:rsid w:val="00516B1E"/>
    <w:rsid w:val="005201C6"/>
    <w:rsid w:val="00522286"/>
    <w:rsid w:val="005250F9"/>
    <w:rsid w:val="0053371F"/>
    <w:rsid w:val="00546EC7"/>
    <w:rsid w:val="00547E9D"/>
    <w:rsid w:val="005509E5"/>
    <w:rsid w:val="00577A6A"/>
    <w:rsid w:val="00584823"/>
    <w:rsid w:val="00586A3F"/>
    <w:rsid w:val="00591293"/>
    <w:rsid w:val="0059457F"/>
    <w:rsid w:val="005A4A3A"/>
    <w:rsid w:val="005A76A5"/>
    <w:rsid w:val="005D0518"/>
    <w:rsid w:val="005D3ED4"/>
    <w:rsid w:val="005D7C89"/>
    <w:rsid w:val="006045E6"/>
    <w:rsid w:val="006051F2"/>
    <w:rsid w:val="0061623D"/>
    <w:rsid w:val="00622801"/>
    <w:rsid w:val="00625423"/>
    <w:rsid w:val="006258D5"/>
    <w:rsid w:val="0062717B"/>
    <w:rsid w:val="00634C49"/>
    <w:rsid w:val="006445AA"/>
    <w:rsid w:val="00644748"/>
    <w:rsid w:val="00646EEE"/>
    <w:rsid w:val="00672EAB"/>
    <w:rsid w:val="00677FE9"/>
    <w:rsid w:val="0068456E"/>
    <w:rsid w:val="00687919"/>
    <w:rsid w:val="00695559"/>
    <w:rsid w:val="0069621F"/>
    <w:rsid w:val="006A109F"/>
    <w:rsid w:val="006A7F04"/>
    <w:rsid w:val="006B500F"/>
    <w:rsid w:val="006C27FE"/>
    <w:rsid w:val="006C2C6C"/>
    <w:rsid w:val="006F1B11"/>
    <w:rsid w:val="006F2E1D"/>
    <w:rsid w:val="006F5A21"/>
    <w:rsid w:val="0070016B"/>
    <w:rsid w:val="00704062"/>
    <w:rsid w:val="00704134"/>
    <w:rsid w:val="00714321"/>
    <w:rsid w:val="00717CEB"/>
    <w:rsid w:val="0072244D"/>
    <w:rsid w:val="007264E5"/>
    <w:rsid w:val="0073403F"/>
    <w:rsid w:val="007412F8"/>
    <w:rsid w:val="0074176B"/>
    <w:rsid w:val="007426E3"/>
    <w:rsid w:val="007513F4"/>
    <w:rsid w:val="00751B04"/>
    <w:rsid w:val="00761DDE"/>
    <w:rsid w:val="00766AA3"/>
    <w:rsid w:val="007679A0"/>
    <w:rsid w:val="00771FB8"/>
    <w:rsid w:val="007840B2"/>
    <w:rsid w:val="00790729"/>
    <w:rsid w:val="00790912"/>
    <w:rsid w:val="007909F5"/>
    <w:rsid w:val="00792901"/>
    <w:rsid w:val="00793B6E"/>
    <w:rsid w:val="0079768F"/>
    <w:rsid w:val="007978DF"/>
    <w:rsid w:val="007A0089"/>
    <w:rsid w:val="007A54C5"/>
    <w:rsid w:val="007B6D26"/>
    <w:rsid w:val="007C2DF3"/>
    <w:rsid w:val="007C4DA0"/>
    <w:rsid w:val="007C5F02"/>
    <w:rsid w:val="007D1C1D"/>
    <w:rsid w:val="007D2455"/>
    <w:rsid w:val="007E1680"/>
    <w:rsid w:val="007F74BF"/>
    <w:rsid w:val="00800D5F"/>
    <w:rsid w:val="00802DF5"/>
    <w:rsid w:val="00805DF4"/>
    <w:rsid w:val="00806EB3"/>
    <w:rsid w:val="0081326E"/>
    <w:rsid w:val="00815F48"/>
    <w:rsid w:val="008227DD"/>
    <w:rsid w:val="00826D71"/>
    <w:rsid w:val="00835782"/>
    <w:rsid w:val="00837481"/>
    <w:rsid w:val="008442C0"/>
    <w:rsid w:val="00856945"/>
    <w:rsid w:val="00861EE9"/>
    <w:rsid w:val="00866590"/>
    <w:rsid w:val="00872910"/>
    <w:rsid w:val="00876C37"/>
    <w:rsid w:val="00881CA2"/>
    <w:rsid w:val="0088258D"/>
    <w:rsid w:val="00883E12"/>
    <w:rsid w:val="00885B4C"/>
    <w:rsid w:val="00886A3F"/>
    <w:rsid w:val="008955BE"/>
    <w:rsid w:val="00897978"/>
    <w:rsid w:val="008A2840"/>
    <w:rsid w:val="008A3235"/>
    <w:rsid w:val="008A363C"/>
    <w:rsid w:val="008B6856"/>
    <w:rsid w:val="008B71B1"/>
    <w:rsid w:val="008E018D"/>
    <w:rsid w:val="008E0CD1"/>
    <w:rsid w:val="008E71C1"/>
    <w:rsid w:val="008F552E"/>
    <w:rsid w:val="009006FE"/>
    <w:rsid w:val="00901C0D"/>
    <w:rsid w:val="009149C3"/>
    <w:rsid w:val="00920BC8"/>
    <w:rsid w:val="00927407"/>
    <w:rsid w:val="00934BAA"/>
    <w:rsid w:val="00945961"/>
    <w:rsid w:val="00950E2F"/>
    <w:rsid w:val="00950ED1"/>
    <w:rsid w:val="009636F3"/>
    <w:rsid w:val="00963E7A"/>
    <w:rsid w:val="00966A26"/>
    <w:rsid w:val="00974A91"/>
    <w:rsid w:val="00995CF6"/>
    <w:rsid w:val="00996685"/>
    <w:rsid w:val="009A3512"/>
    <w:rsid w:val="009B0ADC"/>
    <w:rsid w:val="009B786D"/>
    <w:rsid w:val="009C224C"/>
    <w:rsid w:val="009C5C81"/>
    <w:rsid w:val="009D281F"/>
    <w:rsid w:val="009D4CB1"/>
    <w:rsid w:val="009D61E5"/>
    <w:rsid w:val="009D67DC"/>
    <w:rsid w:val="009F0B2B"/>
    <w:rsid w:val="009F4485"/>
    <w:rsid w:val="00A0722A"/>
    <w:rsid w:val="00A11327"/>
    <w:rsid w:val="00A21854"/>
    <w:rsid w:val="00A25F4A"/>
    <w:rsid w:val="00A267A1"/>
    <w:rsid w:val="00A333F5"/>
    <w:rsid w:val="00A412F7"/>
    <w:rsid w:val="00A45067"/>
    <w:rsid w:val="00A47427"/>
    <w:rsid w:val="00A63223"/>
    <w:rsid w:val="00A6605F"/>
    <w:rsid w:val="00A668F7"/>
    <w:rsid w:val="00A75741"/>
    <w:rsid w:val="00A75BC8"/>
    <w:rsid w:val="00A8466B"/>
    <w:rsid w:val="00A939AB"/>
    <w:rsid w:val="00AA17C4"/>
    <w:rsid w:val="00AA1D08"/>
    <w:rsid w:val="00AB01F4"/>
    <w:rsid w:val="00AB27DB"/>
    <w:rsid w:val="00AB54FE"/>
    <w:rsid w:val="00AB7595"/>
    <w:rsid w:val="00AB7C30"/>
    <w:rsid w:val="00AC0620"/>
    <w:rsid w:val="00AC7D6B"/>
    <w:rsid w:val="00AD0322"/>
    <w:rsid w:val="00AE61C3"/>
    <w:rsid w:val="00AF5513"/>
    <w:rsid w:val="00AF71AB"/>
    <w:rsid w:val="00B061D2"/>
    <w:rsid w:val="00B10051"/>
    <w:rsid w:val="00B176B9"/>
    <w:rsid w:val="00B23864"/>
    <w:rsid w:val="00B315B3"/>
    <w:rsid w:val="00B3168E"/>
    <w:rsid w:val="00B34889"/>
    <w:rsid w:val="00B43346"/>
    <w:rsid w:val="00B43BF7"/>
    <w:rsid w:val="00B43E2D"/>
    <w:rsid w:val="00B4673E"/>
    <w:rsid w:val="00B471A5"/>
    <w:rsid w:val="00B7077C"/>
    <w:rsid w:val="00B758E2"/>
    <w:rsid w:val="00B75F12"/>
    <w:rsid w:val="00B76ED6"/>
    <w:rsid w:val="00B772FE"/>
    <w:rsid w:val="00B857EF"/>
    <w:rsid w:val="00B92746"/>
    <w:rsid w:val="00B9426D"/>
    <w:rsid w:val="00BA1916"/>
    <w:rsid w:val="00BA1E8F"/>
    <w:rsid w:val="00BC472F"/>
    <w:rsid w:val="00BC6B28"/>
    <w:rsid w:val="00BD1D7F"/>
    <w:rsid w:val="00BD525D"/>
    <w:rsid w:val="00BE17E3"/>
    <w:rsid w:val="00BE2455"/>
    <w:rsid w:val="00BE6B1F"/>
    <w:rsid w:val="00BF0FE9"/>
    <w:rsid w:val="00BF3C69"/>
    <w:rsid w:val="00C0554E"/>
    <w:rsid w:val="00C1015F"/>
    <w:rsid w:val="00C1161D"/>
    <w:rsid w:val="00C13911"/>
    <w:rsid w:val="00C15C6F"/>
    <w:rsid w:val="00C36E2A"/>
    <w:rsid w:val="00C37480"/>
    <w:rsid w:val="00C52357"/>
    <w:rsid w:val="00C53577"/>
    <w:rsid w:val="00C53C01"/>
    <w:rsid w:val="00C66EBC"/>
    <w:rsid w:val="00C676F4"/>
    <w:rsid w:val="00C76DBC"/>
    <w:rsid w:val="00C810D2"/>
    <w:rsid w:val="00C94226"/>
    <w:rsid w:val="00CA2F55"/>
    <w:rsid w:val="00CB3676"/>
    <w:rsid w:val="00CB3ED7"/>
    <w:rsid w:val="00CB4F5A"/>
    <w:rsid w:val="00CC483F"/>
    <w:rsid w:val="00CE549D"/>
    <w:rsid w:val="00CF3C30"/>
    <w:rsid w:val="00CF7052"/>
    <w:rsid w:val="00D12A5E"/>
    <w:rsid w:val="00D130E0"/>
    <w:rsid w:val="00D13B3D"/>
    <w:rsid w:val="00D14966"/>
    <w:rsid w:val="00D25584"/>
    <w:rsid w:val="00D31229"/>
    <w:rsid w:val="00D31CDD"/>
    <w:rsid w:val="00D53CFE"/>
    <w:rsid w:val="00D53F8A"/>
    <w:rsid w:val="00D637E9"/>
    <w:rsid w:val="00D72278"/>
    <w:rsid w:val="00D80023"/>
    <w:rsid w:val="00D83CDC"/>
    <w:rsid w:val="00D8752D"/>
    <w:rsid w:val="00D9475B"/>
    <w:rsid w:val="00DA13FC"/>
    <w:rsid w:val="00DA1A1A"/>
    <w:rsid w:val="00DA481D"/>
    <w:rsid w:val="00DB58ED"/>
    <w:rsid w:val="00DD4DF6"/>
    <w:rsid w:val="00DD4FDC"/>
    <w:rsid w:val="00DE5F85"/>
    <w:rsid w:val="00E00156"/>
    <w:rsid w:val="00E0064B"/>
    <w:rsid w:val="00E1639F"/>
    <w:rsid w:val="00E164CC"/>
    <w:rsid w:val="00E17142"/>
    <w:rsid w:val="00E21346"/>
    <w:rsid w:val="00E3124A"/>
    <w:rsid w:val="00E3151E"/>
    <w:rsid w:val="00E31E9E"/>
    <w:rsid w:val="00E3549A"/>
    <w:rsid w:val="00E355D6"/>
    <w:rsid w:val="00E3620C"/>
    <w:rsid w:val="00E37C46"/>
    <w:rsid w:val="00E40642"/>
    <w:rsid w:val="00E4730C"/>
    <w:rsid w:val="00E60073"/>
    <w:rsid w:val="00E60DBC"/>
    <w:rsid w:val="00E63BDD"/>
    <w:rsid w:val="00E64ACD"/>
    <w:rsid w:val="00E66E49"/>
    <w:rsid w:val="00E81113"/>
    <w:rsid w:val="00E85824"/>
    <w:rsid w:val="00E97508"/>
    <w:rsid w:val="00EA0310"/>
    <w:rsid w:val="00EA3F95"/>
    <w:rsid w:val="00EA4202"/>
    <w:rsid w:val="00EA796E"/>
    <w:rsid w:val="00EB34CD"/>
    <w:rsid w:val="00EB78D5"/>
    <w:rsid w:val="00EC26B4"/>
    <w:rsid w:val="00ED71BE"/>
    <w:rsid w:val="00F1527D"/>
    <w:rsid w:val="00F17261"/>
    <w:rsid w:val="00F2230B"/>
    <w:rsid w:val="00F30FB5"/>
    <w:rsid w:val="00F318B9"/>
    <w:rsid w:val="00F81698"/>
    <w:rsid w:val="00F920B5"/>
    <w:rsid w:val="00F93515"/>
    <w:rsid w:val="00F95657"/>
    <w:rsid w:val="00FA371A"/>
    <w:rsid w:val="00FB7D74"/>
    <w:rsid w:val="00FC7731"/>
    <w:rsid w:val="00FD24E8"/>
    <w:rsid w:val="00FF38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09DC1C5"/>
  <w14:defaultImageDpi w14:val="32767"/>
  <w15:chartTrackingRefBased/>
  <w15:docId w15:val="{F3DF45F8-3E51-4AFB-B689-226D77452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BD525D"/>
    <w:rPr>
      <w:rFonts w:eastAsia="Malgun Gothic" w:cs="Times New Roman"/>
      <w:spacing w:val="-8"/>
      <w:kern w:val="0"/>
      <w:sz w:val="19"/>
      <w:szCs w:val="19"/>
      <w:lang w:eastAsia="en-US"/>
    </w:rPr>
  </w:style>
  <w:style w:type="paragraph" w:styleId="3">
    <w:name w:val="heading 3"/>
    <w:basedOn w:val="a"/>
    <w:next w:val="a"/>
    <w:link w:val="30"/>
    <w:uiPriority w:val="9"/>
    <w:semiHidden/>
    <w:unhideWhenUsed/>
    <w:qFormat/>
    <w:rsid w:val="00672EAB"/>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vlist-s">
    <w:name w:val="vlist-s"/>
    <w:basedOn w:val="a0"/>
    <w:qFormat/>
    <w:rsid w:val="00BD525D"/>
  </w:style>
  <w:style w:type="paragraph" w:styleId="a3">
    <w:name w:val="header"/>
    <w:basedOn w:val="a"/>
    <w:link w:val="a4"/>
    <w:uiPriority w:val="99"/>
    <w:unhideWhenUsed/>
    <w:rsid w:val="00872910"/>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872910"/>
    <w:rPr>
      <w:rFonts w:eastAsia="Malgun Gothic" w:cs="Times New Roman"/>
      <w:spacing w:val="-8"/>
      <w:kern w:val="0"/>
      <w:sz w:val="18"/>
      <w:szCs w:val="18"/>
      <w:lang w:eastAsia="en-US"/>
    </w:rPr>
  </w:style>
  <w:style w:type="paragraph" w:styleId="a5">
    <w:name w:val="footer"/>
    <w:basedOn w:val="a"/>
    <w:link w:val="a6"/>
    <w:uiPriority w:val="99"/>
    <w:unhideWhenUsed/>
    <w:rsid w:val="00872910"/>
    <w:pPr>
      <w:tabs>
        <w:tab w:val="center" w:pos="4153"/>
        <w:tab w:val="right" w:pos="8306"/>
      </w:tabs>
      <w:snapToGrid w:val="0"/>
    </w:pPr>
    <w:rPr>
      <w:sz w:val="18"/>
      <w:szCs w:val="18"/>
    </w:rPr>
  </w:style>
  <w:style w:type="character" w:customStyle="1" w:styleId="a6">
    <w:name w:val="页脚 字符"/>
    <w:basedOn w:val="a0"/>
    <w:link w:val="a5"/>
    <w:uiPriority w:val="99"/>
    <w:rsid w:val="00872910"/>
    <w:rPr>
      <w:rFonts w:eastAsia="Malgun Gothic" w:cs="Times New Roman"/>
      <w:spacing w:val="-8"/>
      <w:kern w:val="0"/>
      <w:sz w:val="18"/>
      <w:szCs w:val="18"/>
      <w:lang w:eastAsia="en-US"/>
    </w:rPr>
  </w:style>
  <w:style w:type="character" w:customStyle="1" w:styleId="math-inline">
    <w:name w:val="math-inline"/>
    <w:basedOn w:val="a0"/>
    <w:rsid w:val="00CF3C30"/>
  </w:style>
  <w:style w:type="paragraph" w:styleId="a7">
    <w:name w:val="Normal (Web)"/>
    <w:basedOn w:val="a"/>
    <w:uiPriority w:val="99"/>
    <w:unhideWhenUsed/>
    <w:rsid w:val="004427E5"/>
    <w:pPr>
      <w:spacing w:before="100" w:beforeAutospacing="1" w:after="100" w:afterAutospacing="1"/>
    </w:pPr>
    <w:rPr>
      <w:rFonts w:ascii="宋体" w:eastAsia="宋体" w:hAnsi="宋体" w:cs="宋体"/>
      <w:spacing w:val="0"/>
      <w:sz w:val="24"/>
      <w:szCs w:val="24"/>
      <w:lang w:eastAsia="zh-CN"/>
    </w:rPr>
  </w:style>
  <w:style w:type="paragraph" w:styleId="a8">
    <w:name w:val="caption"/>
    <w:basedOn w:val="a"/>
    <w:next w:val="a"/>
    <w:uiPriority w:val="35"/>
    <w:unhideWhenUsed/>
    <w:qFormat/>
    <w:rsid w:val="008442C0"/>
    <w:rPr>
      <w:rFonts w:asciiTheme="majorHAnsi" w:eastAsia="黑体" w:hAnsiTheme="majorHAnsi" w:cstheme="majorBidi"/>
      <w:sz w:val="20"/>
      <w:szCs w:val="20"/>
    </w:rPr>
  </w:style>
  <w:style w:type="character" w:styleId="a9">
    <w:name w:val="Placeholder Text"/>
    <w:basedOn w:val="a0"/>
    <w:uiPriority w:val="99"/>
    <w:semiHidden/>
    <w:rsid w:val="000313A0"/>
    <w:rPr>
      <w:color w:val="808080"/>
    </w:rPr>
  </w:style>
  <w:style w:type="paragraph" w:styleId="aa">
    <w:name w:val="Revision"/>
    <w:hidden/>
    <w:uiPriority w:val="99"/>
    <w:semiHidden/>
    <w:rsid w:val="00EC26B4"/>
    <w:rPr>
      <w:rFonts w:eastAsia="Malgun Gothic" w:cs="Times New Roman"/>
      <w:spacing w:val="-8"/>
      <w:kern w:val="0"/>
      <w:sz w:val="19"/>
      <w:szCs w:val="19"/>
      <w:lang w:eastAsia="en-US"/>
    </w:rPr>
  </w:style>
  <w:style w:type="character" w:styleId="ab">
    <w:name w:val="annotation reference"/>
    <w:basedOn w:val="a0"/>
    <w:uiPriority w:val="99"/>
    <w:semiHidden/>
    <w:unhideWhenUsed/>
    <w:rsid w:val="007978DF"/>
    <w:rPr>
      <w:sz w:val="21"/>
      <w:szCs w:val="21"/>
    </w:rPr>
  </w:style>
  <w:style w:type="paragraph" w:styleId="ac">
    <w:name w:val="annotation text"/>
    <w:basedOn w:val="a"/>
    <w:link w:val="ad"/>
    <w:uiPriority w:val="99"/>
    <w:unhideWhenUsed/>
    <w:rsid w:val="007978DF"/>
  </w:style>
  <w:style w:type="character" w:customStyle="1" w:styleId="ad">
    <w:name w:val="批注文字 字符"/>
    <w:basedOn w:val="a0"/>
    <w:link w:val="ac"/>
    <w:uiPriority w:val="99"/>
    <w:rsid w:val="007978DF"/>
    <w:rPr>
      <w:rFonts w:eastAsia="Malgun Gothic" w:cs="Times New Roman"/>
      <w:spacing w:val="-8"/>
      <w:kern w:val="0"/>
      <w:sz w:val="19"/>
      <w:szCs w:val="19"/>
      <w:lang w:eastAsia="en-US"/>
    </w:rPr>
  </w:style>
  <w:style w:type="paragraph" w:styleId="ae">
    <w:name w:val="annotation subject"/>
    <w:basedOn w:val="ac"/>
    <w:next w:val="ac"/>
    <w:link w:val="af"/>
    <w:uiPriority w:val="99"/>
    <w:semiHidden/>
    <w:unhideWhenUsed/>
    <w:rsid w:val="007978DF"/>
    <w:rPr>
      <w:b/>
      <w:bCs/>
    </w:rPr>
  </w:style>
  <w:style w:type="character" w:customStyle="1" w:styleId="af">
    <w:name w:val="批注主题 字符"/>
    <w:basedOn w:val="ad"/>
    <w:link w:val="ae"/>
    <w:uiPriority w:val="99"/>
    <w:semiHidden/>
    <w:rsid w:val="007978DF"/>
    <w:rPr>
      <w:rFonts w:eastAsia="Malgun Gothic" w:cs="Times New Roman"/>
      <w:b/>
      <w:bCs/>
      <w:spacing w:val="-8"/>
      <w:kern w:val="0"/>
      <w:sz w:val="19"/>
      <w:szCs w:val="19"/>
      <w:lang w:eastAsia="en-US"/>
    </w:rPr>
  </w:style>
  <w:style w:type="table" w:styleId="af0">
    <w:name w:val="Table Grid"/>
    <w:basedOn w:val="a1"/>
    <w:uiPriority w:val="39"/>
    <w:rsid w:val="002F1D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标题 3 字符"/>
    <w:basedOn w:val="a0"/>
    <w:link w:val="3"/>
    <w:uiPriority w:val="9"/>
    <w:semiHidden/>
    <w:rsid w:val="00672EAB"/>
    <w:rPr>
      <w:rFonts w:eastAsia="Malgun Gothic" w:cs="Times New Roman"/>
      <w:b/>
      <w:bCs/>
      <w:spacing w:val="-8"/>
      <w:kern w:val="0"/>
      <w:sz w:val="32"/>
      <w:szCs w:val="32"/>
      <w:lang w:eastAsia="en-US"/>
    </w:rPr>
  </w:style>
  <w:style w:type="paragraph" w:customStyle="1" w:styleId="03AuthorAffiliation">
    <w:name w:val="03. Author Affiliation"/>
    <w:basedOn w:val="af1"/>
    <w:next w:val="a"/>
    <w:qFormat/>
    <w:rsid w:val="00FA371A"/>
    <w:rPr>
      <w:rFonts w:eastAsiaTheme="minorEastAsia" w:cstheme="minorBidi"/>
      <w:i/>
      <w:sz w:val="18"/>
      <w:szCs w:val="22"/>
    </w:rPr>
  </w:style>
  <w:style w:type="paragraph" w:customStyle="1" w:styleId="AuthorsFull">
    <w:name w:val="Authors Full"/>
    <w:basedOn w:val="a"/>
    <w:rsid w:val="00FA371A"/>
    <w:rPr>
      <w:rFonts w:eastAsia="MS Mincho"/>
      <w:i/>
      <w:spacing w:val="0"/>
      <w:sz w:val="24"/>
      <w:szCs w:val="24"/>
      <w:lang w:eastAsia="ja-JP"/>
    </w:rPr>
  </w:style>
  <w:style w:type="paragraph" w:styleId="af1">
    <w:name w:val="No Spacing"/>
    <w:uiPriority w:val="1"/>
    <w:qFormat/>
    <w:rsid w:val="00FA371A"/>
    <w:rPr>
      <w:rFonts w:eastAsia="Malgun Gothic" w:cs="Times New Roman"/>
      <w:spacing w:val="-8"/>
      <w:kern w:val="0"/>
      <w:sz w:val="19"/>
      <w:szCs w:val="19"/>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752529">
      <w:bodyDiv w:val="1"/>
      <w:marLeft w:val="0"/>
      <w:marRight w:val="0"/>
      <w:marTop w:val="0"/>
      <w:marBottom w:val="0"/>
      <w:divBdr>
        <w:top w:val="none" w:sz="0" w:space="0" w:color="auto"/>
        <w:left w:val="none" w:sz="0" w:space="0" w:color="auto"/>
        <w:bottom w:val="none" w:sz="0" w:space="0" w:color="auto"/>
        <w:right w:val="none" w:sz="0" w:space="0" w:color="auto"/>
      </w:divBdr>
    </w:div>
    <w:div w:id="56561007">
      <w:bodyDiv w:val="1"/>
      <w:marLeft w:val="0"/>
      <w:marRight w:val="0"/>
      <w:marTop w:val="0"/>
      <w:marBottom w:val="0"/>
      <w:divBdr>
        <w:top w:val="none" w:sz="0" w:space="0" w:color="auto"/>
        <w:left w:val="none" w:sz="0" w:space="0" w:color="auto"/>
        <w:bottom w:val="none" w:sz="0" w:space="0" w:color="auto"/>
        <w:right w:val="none" w:sz="0" w:space="0" w:color="auto"/>
      </w:divBdr>
    </w:div>
    <w:div w:id="84809694">
      <w:bodyDiv w:val="1"/>
      <w:marLeft w:val="0"/>
      <w:marRight w:val="0"/>
      <w:marTop w:val="0"/>
      <w:marBottom w:val="0"/>
      <w:divBdr>
        <w:top w:val="none" w:sz="0" w:space="0" w:color="auto"/>
        <w:left w:val="none" w:sz="0" w:space="0" w:color="auto"/>
        <w:bottom w:val="none" w:sz="0" w:space="0" w:color="auto"/>
        <w:right w:val="none" w:sz="0" w:space="0" w:color="auto"/>
      </w:divBdr>
    </w:div>
    <w:div w:id="290401197">
      <w:bodyDiv w:val="1"/>
      <w:marLeft w:val="0"/>
      <w:marRight w:val="0"/>
      <w:marTop w:val="0"/>
      <w:marBottom w:val="0"/>
      <w:divBdr>
        <w:top w:val="none" w:sz="0" w:space="0" w:color="auto"/>
        <w:left w:val="none" w:sz="0" w:space="0" w:color="auto"/>
        <w:bottom w:val="none" w:sz="0" w:space="0" w:color="auto"/>
        <w:right w:val="none" w:sz="0" w:space="0" w:color="auto"/>
      </w:divBdr>
    </w:div>
    <w:div w:id="363556095">
      <w:bodyDiv w:val="1"/>
      <w:marLeft w:val="0"/>
      <w:marRight w:val="0"/>
      <w:marTop w:val="0"/>
      <w:marBottom w:val="0"/>
      <w:divBdr>
        <w:top w:val="none" w:sz="0" w:space="0" w:color="auto"/>
        <w:left w:val="none" w:sz="0" w:space="0" w:color="auto"/>
        <w:bottom w:val="none" w:sz="0" w:space="0" w:color="auto"/>
        <w:right w:val="none" w:sz="0" w:space="0" w:color="auto"/>
      </w:divBdr>
    </w:div>
    <w:div w:id="434253722">
      <w:bodyDiv w:val="1"/>
      <w:marLeft w:val="0"/>
      <w:marRight w:val="0"/>
      <w:marTop w:val="0"/>
      <w:marBottom w:val="0"/>
      <w:divBdr>
        <w:top w:val="none" w:sz="0" w:space="0" w:color="auto"/>
        <w:left w:val="none" w:sz="0" w:space="0" w:color="auto"/>
        <w:bottom w:val="none" w:sz="0" w:space="0" w:color="auto"/>
        <w:right w:val="none" w:sz="0" w:space="0" w:color="auto"/>
      </w:divBdr>
    </w:div>
    <w:div w:id="486944905">
      <w:bodyDiv w:val="1"/>
      <w:marLeft w:val="0"/>
      <w:marRight w:val="0"/>
      <w:marTop w:val="0"/>
      <w:marBottom w:val="0"/>
      <w:divBdr>
        <w:top w:val="none" w:sz="0" w:space="0" w:color="auto"/>
        <w:left w:val="none" w:sz="0" w:space="0" w:color="auto"/>
        <w:bottom w:val="none" w:sz="0" w:space="0" w:color="auto"/>
        <w:right w:val="none" w:sz="0" w:space="0" w:color="auto"/>
      </w:divBdr>
    </w:div>
    <w:div w:id="541750036">
      <w:bodyDiv w:val="1"/>
      <w:marLeft w:val="0"/>
      <w:marRight w:val="0"/>
      <w:marTop w:val="0"/>
      <w:marBottom w:val="0"/>
      <w:divBdr>
        <w:top w:val="none" w:sz="0" w:space="0" w:color="auto"/>
        <w:left w:val="none" w:sz="0" w:space="0" w:color="auto"/>
        <w:bottom w:val="none" w:sz="0" w:space="0" w:color="auto"/>
        <w:right w:val="none" w:sz="0" w:space="0" w:color="auto"/>
      </w:divBdr>
    </w:div>
    <w:div w:id="628901716">
      <w:bodyDiv w:val="1"/>
      <w:marLeft w:val="0"/>
      <w:marRight w:val="0"/>
      <w:marTop w:val="0"/>
      <w:marBottom w:val="0"/>
      <w:divBdr>
        <w:top w:val="none" w:sz="0" w:space="0" w:color="auto"/>
        <w:left w:val="none" w:sz="0" w:space="0" w:color="auto"/>
        <w:bottom w:val="none" w:sz="0" w:space="0" w:color="auto"/>
        <w:right w:val="none" w:sz="0" w:space="0" w:color="auto"/>
      </w:divBdr>
      <w:divsChild>
        <w:div w:id="443883576">
          <w:marLeft w:val="0"/>
          <w:marRight w:val="0"/>
          <w:marTop w:val="0"/>
          <w:marBottom w:val="0"/>
          <w:divBdr>
            <w:top w:val="none" w:sz="0" w:space="0" w:color="auto"/>
            <w:left w:val="none" w:sz="0" w:space="0" w:color="auto"/>
            <w:bottom w:val="none" w:sz="0" w:space="0" w:color="auto"/>
            <w:right w:val="none" w:sz="0" w:space="0" w:color="auto"/>
          </w:divBdr>
        </w:div>
        <w:div w:id="1395616628">
          <w:marLeft w:val="0"/>
          <w:marRight w:val="0"/>
          <w:marTop w:val="0"/>
          <w:marBottom w:val="0"/>
          <w:divBdr>
            <w:top w:val="none" w:sz="0" w:space="0" w:color="auto"/>
            <w:left w:val="none" w:sz="0" w:space="0" w:color="auto"/>
            <w:bottom w:val="none" w:sz="0" w:space="0" w:color="auto"/>
            <w:right w:val="none" w:sz="0" w:space="0" w:color="auto"/>
          </w:divBdr>
        </w:div>
        <w:div w:id="2015835520">
          <w:marLeft w:val="0"/>
          <w:marRight w:val="0"/>
          <w:marTop w:val="0"/>
          <w:marBottom w:val="0"/>
          <w:divBdr>
            <w:top w:val="none" w:sz="0" w:space="0" w:color="auto"/>
            <w:left w:val="none" w:sz="0" w:space="0" w:color="auto"/>
            <w:bottom w:val="none" w:sz="0" w:space="0" w:color="auto"/>
            <w:right w:val="none" w:sz="0" w:space="0" w:color="auto"/>
          </w:divBdr>
        </w:div>
        <w:div w:id="2026127825">
          <w:marLeft w:val="0"/>
          <w:marRight w:val="0"/>
          <w:marTop w:val="0"/>
          <w:marBottom w:val="0"/>
          <w:divBdr>
            <w:top w:val="none" w:sz="0" w:space="0" w:color="auto"/>
            <w:left w:val="none" w:sz="0" w:space="0" w:color="auto"/>
            <w:bottom w:val="none" w:sz="0" w:space="0" w:color="auto"/>
            <w:right w:val="none" w:sz="0" w:space="0" w:color="auto"/>
          </w:divBdr>
        </w:div>
      </w:divsChild>
    </w:div>
    <w:div w:id="643851595">
      <w:bodyDiv w:val="1"/>
      <w:marLeft w:val="0"/>
      <w:marRight w:val="0"/>
      <w:marTop w:val="0"/>
      <w:marBottom w:val="0"/>
      <w:divBdr>
        <w:top w:val="none" w:sz="0" w:space="0" w:color="auto"/>
        <w:left w:val="none" w:sz="0" w:space="0" w:color="auto"/>
        <w:bottom w:val="none" w:sz="0" w:space="0" w:color="auto"/>
        <w:right w:val="none" w:sz="0" w:space="0" w:color="auto"/>
      </w:divBdr>
    </w:div>
    <w:div w:id="769740040">
      <w:bodyDiv w:val="1"/>
      <w:marLeft w:val="0"/>
      <w:marRight w:val="0"/>
      <w:marTop w:val="0"/>
      <w:marBottom w:val="0"/>
      <w:divBdr>
        <w:top w:val="none" w:sz="0" w:space="0" w:color="auto"/>
        <w:left w:val="none" w:sz="0" w:space="0" w:color="auto"/>
        <w:bottom w:val="none" w:sz="0" w:space="0" w:color="auto"/>
        <w:right w:val="none" w:sz="0" w:space="0" w:color="auto"/>
      </w:divBdr>
    </w:div>
    <w:div w:id="864830267">
      <w:bodyDiv w:val="1"/>
      <w:marLeft w:val="0"/>
      <w:marRight w:val="0"/>
      <w:marTop w:val="0"/>
      <w:marBottom w:val="0"/>
      <w:divBdr>
        <w:top w:val="none" w:sz="0" w:space="0" w:color="auto"/>
        <w:left w:val="none" w:sz="0" w:space="0" w:color="auto"/>
        <w:bottom w:val="none" w:sz="0" w:space="0" w:color="auto"/>
        <w:right w:val="none" w:sz="0" w:space="0" w:color="auto"/>
      </w:divBdr>
    </w:div>
    <w:div w:id="871068310">
      <w:bodyDiv w:val="1"/>
      <w:marLeft w:val="0"/>
      <w:marRight w:val="0"/>
      <w:marTop w:val="0"/>
      <w:marBottom w:val="0"/>
      <w:divBdr>
        <w:top w:val="none" w:sz="0" w:space="0" w:color="auto"/>
        <w:left w:val="none" w:sz="0" w:space="0" w:color="auto"/>
        <w:bottom w:val="none" w:sz="0" w:space="0" w:color="auto"/>
        <w:right w:val="none" w:sz="0" w:space="0" w:color="auto"/>
      </w:divBdr>
    </w:div>
    <w:div w:id="977609108">
      <w:bodyDiv w:val="1"/>
      <w:marLeft w:val="0"/>
      <w:marRight w:val="0"/>
      <w:marTop w:val="0"/>
      <w:marBottom w:val="0"/>
      <w:divBdr>
        <w:top w:val="none" w:sz="0" w:space="0" w:color="auto"/>
        <w:left w:val="none" w:sz="0" w:space="0" w:color="auto"/>
        <w:bottom w:val="none" w:sz="0" w:space="0" w:color="auto"/>
        <w:right w:val="none" w:sz="0" w:space="0" w:color="auto"/>
      </w:divBdr>
    </w:div>
    <w:div w:id="996107635">
      <w:bodyDiv w:val="1"/>
      <w:marLeft w:val="0"/>
      <w:marRight w:val="0"/>
      <w:marTop w:val="0"/>
      <w:marBottom w:val="0"/>
      <w:divBdr>
        <w:top w:val="none" w:sz="0" w:space="0" w:color="auto"/>
        <w:left w:val="none" w:sz="0" w:space="0" w:color="auto"/>
        <w:bottom w:val="none" w:sz="0" w:space="0" w:color="auto"/>
        <w:right w:val="none" w:sz="0" w:space="0" w:color="auto"/>
      </w:divBdr>
    </w:div>
    <w:div w:id="1132135460">
      <w:bodyDiv w:val="1"/>
      <w:marLeft w:val="0"/>
      <w:marRight w:val="0"/>
      <w:marTop w:val="0"/>
      <w:marBottom w:val="0"/>
      <w:divBdr>
        <w:top w:val="none" w:sz="0" w:space="0" w:color="auto"/>
        <w:left w:val="none" w:sz="0" w:space="0" w:color="auto"/>
        <w:bottom w:val="none" w:sz="0" w:space="0" w:color="auto"/>
        <w:right w:val="none" w:sz="0" w:space="0" w:color="auto"/>
      </w:divBdr>
      <w:divsChild>
        <w:div w:id="587661657">
          <w:marLeft w:val="0"/>
          <w:marRight w:val="0"/>
          <w:marTop w:val="0"/>
          <w:marBottom w:val="0"/>
          <w:divBdr>
            <w:top w:val="none" w:sz="0" w:space="0" w:color="auto"/>
            <w:left w:val="none" w:sz="0" w:space="0" w:color="auto"/>
            <w:bottom w:val="none" w:sz="0" w:space="0" w:color="auto"/>
            <w:right w:val="none" w:sz="0" w:space="0" w:color="auto"/>
          </w:divBdr>
        </w:div>
        <w:div w:id="1070814241">
          <w:marLeft w:val="0"/>
          <w:marRight w:val="0"/>
          <w:marTop w:val="0"/>
          <w:marBottom w:val="0"/>
          <w:divBdr>
            <w:top w:val="none" w:sz="0" w:space="0" w:color="auto"/>
            <w:left w:val="none" w:sz="0" w:space="0" w:color="auto"/>
            <w:bottom w:val="none" w:sz="0" w:space="0" w:color="auto"/>
            <w:right w:val="none" w:sz="0" w:space="0" w:color="auto"/>
          </w:divBdr>
        </w:div>
      </w:divsChild>
    </w:div>
    <w:div w:id="1207330163">
      <w:bodyDiv w:val="1"/>
      <w:marLeft w:val="0"/>
      <w:marRight w:val="0"/>
      <w:marTop w:val="0"/>
      <w:marBottom w:val="0"/>
      <w:divBdr>
        <w:top w:val="none" w:sz="0" w:space="0" w:color="auto"/>
        <w:left w:val="none" w:sz="0" w:space="0" w:color="auto"/>
        <w:bottom w:val="none" w:sz="0" w:space="0" w:color="auto"/>
        <w:right w:val="none" w:sz="0" w:space="0" w:color="auto"/>
      </w:divBdr>
    </w:div>
    <w:div w:id="1410887170">
      <w:bodyDiv w:val="1"/>
      <w:marLeft w:val="0"/>
      <w:marRight w:val="0"/>
      <w:marTop w:val="0"/>
      <w:marBottom w:val="0"/>
      <w:divBdr>
        <w:top w:val="none" w:sz="0" w:space="0" w:color="auto"/>
        <w:left w:val="none" w:sz="0" w:space="0" w:color="auto"/>
        <w:bottom w:val="none" w:sz="0" w:space="0" w:color="auto"/>
        <w:right w:val="none" w:sz="0" w:space="0" w:color="auto"/>
      </w:divBdr>
      <w:divsChild>
        <w:div w:id="1130785668">
          <w:marLeft w:val="0"/>
          <w:marRight w:val="0"/>
          <w:marTop w:val="0"/>
          <w:marBottom w:val="0"/>
          <w:divBdr>
            <w:top w:val="none" w:sz="0" w:space="0" w:color="auto"/>
            <w:left w:val="none" w:sz="0" w:space="0" w:color="auto"/>
            <w:bottom w:val="none" w:sz="0" w:space="0" w:color="auto"/>
            <w:right w:val="none" w:sz="0" w:space="0" w:color="auto"/>
          </w:divBdr>
          <w:divsChild>
            <w:div w:id="47456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689749">
      <w:bodyDiv w:val="1"/>
      <w:marLeft w:val="0"/>
      <w:marRight w:val="0"/>
      <w:marTop w:val="0"/>
      <w:marBottom w:val="0"/>
      <w:divBdr>
        <w:top w:val="none" w:sz="0" w:space="0" w:color="auto"/>
        <w:left w:val="none" w:sz="0" w:space="0" w:color="auto"/>
        <w:bottom w:val="none" w:sz="0" w:space="0" w:color="auto"/>
        <w:right w:val="none" w:sz="0" w:space="0" w:color="auto"/>
      </w:divBdr>
    </w:div>
    <w:div w:id="1719548866">
      <w:bodyDiv w:val="1"/>
      <w:marLeft w:val="0"/>
      <w:marRight w:val="0"/>
      <w:marTop w:val="0"/>
      <w:marBottom w:val="0"/>
      <w:divBdr>
        <w:top w:val="none" w:sz="0" w:space="0" w:color="auto"/>
        <w:left w:val="none" w:sz="0" w:space="0" w:color="auto"/>
        <w:bottom w:val="none" w:sz="0" w:space="0" w:color="auto"/>
        <w:right w:val="none" w:sz="0" w:space="0" w:color="auto"/>
      </w:divBdr>
    </w:div>
    <w:div w:id="1817144350">
      <w:bodyDiv w:val="1"/>
      <w:marLeft w:val="0"/>
      <w:marRight w:val="0"/>
      <w:marTop w:val="0"/>
      <w:marBottom w:val="0"/>
      <w:divBdr>
        <w:top w:val="none" w:sz="0" w:space="0" w:color="auto"/>
        <w:left w:val="none" w:sz="0" w:space="0" w:color="auto"/>
        <w:bottom w:val="none" w:sz="0" w:space="0" w:color="auto"/>
        <w:right w:val="none" w:sz="0" w:space="0" w:color="auto"/>
      </w:divBdr>
    </w:div>
    <w:div w:id="1856311440">
      <w:bodyDiv w:val="1"/>
      <w:marLeft w:val="0"/>
      <w:marRight w:val="0"/>
      <w:marTop w:val="0"/>
      <w:marBottom w:val="0"/>
      <w:divBdr>
        <w:top w:val="none" w:sz="0" w:space="0" w:color="auto"/>
        <w:left w:val="none" w:sz="0" w:space="0" w:color="auto"/>
        <w:bottom w:val="none" w:sz="0" w:space="0" w:color="auto"/>
        <w:right w:val="none" w:sz="0" w:space="0" w:color="auto"/>
      </w:divBdr>
    </w:div>
    <w:div w:id="1892577733">
      <w:bodyDiv w:val="1"/>
      <w:marLeft w:val="0"/>
      <w:marRight w:val="0"/>
      <w:marTop w:val="0"/>
      <w:marBottom w:val="0"/>
      <w:divBdr>
        <w:top w:val="none" w:sz="0" w:space="0" w:color="auto"/>
        <w:left w:val="none" w:sz="0" w:space="0" w:color="auto"/>
        <w:bottom w:val="none" w:sz="0" w:space="0" w:color="auto"/>
        <w:right w:val="none" w:sz="0" w:space="0" w:color="auto"/>
      </w:divBdr>
    </w:div>
    <w:div w:id="2010328478">
      <w:bodyDiv w:val="1"/>
      <w:marLeft w:val="0"/>
      <w:marRight w:val="0"/>
      <w:marTop w:val="0"/>
      <w:marBottom w:val="0"/>
      <w:divBdr>
        <w:top w:val="none" w:sz="0" w:space="0" w:color="auto"/>
        <w:left w:val="none" w:sz="0" w:space="0" w:color="auto"/>
        <w:bottom w:val="none" w:sz="0" w:space="0" w:color="auto"/>
        <w:right w:val="none" w:sz="0" w:space="0" w:color="auto"/>
      </w:divBdr>
      <w:divsChild>
        <w:div w:id="117992615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image" Target="media/image4.png"/></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openxmlformats.org/officeDocument/2006/relationships/image" Target="media/image9.svg"/><Relationship Id="rId3" Type="http://schemas.openxmlformats.org/officeDocument/2006/relationships/settings" Target="settings.xml"/><Relationship Id="rId21" Type="http://schemas.openxmlformats.org/officeDocument/2006/relationships/image" Target="media/image12.svg"/><Relationship Id="rId7" Type="http://schemas.openxmlformats.org/officeDocument/2006/relationships/comments" Target="comments.xml"/><Relationship Id="rId12" Type="http://schemas.openxmlformats.org/officeDocument/2006/relationships/image" Target="media/image2.sv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sv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6.png"/><Relationship Id="rId23" Type="http://schemas.microsoft.com/office/2011/relationships/people" Target="people.xml"/><Relationship Id="rId10" Type="http://schemas.microsoft.com/office/2018/08/relationships/commentsExtensible" Target="commentsExtensible.xml"/><Relationship Id="rId19" Type="http://schemas.openxmlformats.org/officeDocument/2006/relationships/image" Target="media/image10.tif"/><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5.tif"/><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DB5993-B7B6-48E0-8346-7AEAC22159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1845</TotalTime>
  <Pages>12</Pages>
  <Words>8811</Words>
  <Characters>12514</Characters>
  <Application>Microsoft Office Word</Application>
  <DocSecurity>0</DocSecurity>
  <Lines>500</Lines>
  <Paragraphs>410</Paragraphs>
  <ScaleCrop>false</ScaleCrop>
  <Company/>
  <LinksUpToDate>false</LinksUpToDate>
  <CharactersWithSpaces>20915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yj zeng</dc:creator>
  <cp:keywords/>
  <dc:description/>
  <cp:lastModifiedBy>yj zeng</cp:lastModifiedBy>
  <cp:revision>41</cp:revision>
  <cp:lastPrinted>2025-11-13T03:02:00Z</cp:lastPrinted>
  <dcterms:created xsi:type="dcterms:W3CDTF">2026-01-31T13:04:00Z</dcterms:created>
  <dcterms:modified xsi:type="dcterms:W3CDTF">2026-02-06T10:01:00Z</dcterms:modified>
</cp:coreProperties>
</file>