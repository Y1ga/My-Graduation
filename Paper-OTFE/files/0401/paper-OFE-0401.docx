
<file path=[Content_Types].xml><?xml version="1.0" encoding="utf-8"?>
<Types xmlns="http://schemas.openxmlformats.org/package/2006/content-types">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7A8A4EB" w:rsidR="004D0289" w:rsidRPr="00632FE5" w:rsidRDefault="003C7438" w:rsidP="00AA1D08">
      <w:pPr>
        <w:jc w:val="center"/>
        <w:rPr>
          <w:rFonts w:eastAsiaTheme="minorEastAsia" w:cstheme="minorBidi"/>
          <w:spacing w:val="0"/>
          <w:kern w:val="2"/>
          <w:sz w:val="22"/>
          <w:szCs w:val="22"/>
          <w:lang w:eastAsia="zh-CN"/>
        </w:rPr>
      </w:pPr>
      <w:r w:rsidRPr="00632FE5">
        <w:rPr>
          <w:rFonts w:eastAsiaTheme="minorEastAsia" w:cstheme="minorBidi"/>
          <w:spacing w:val="0"/>
          <w:kern w:val="2"/>
          <w:sz w:val="22"/>
          <w:szCs w:val="22"/>
          <w:lang w:eastAsia="zh-CN"/>
        </w:rPr>
        <w:t>Robust</w:t>
      </w:r>
      <w:r>
        <w:rPr>
          <w:rFonts w:eastAsiaTheme="minorEastAsia" w:cstheme="minorBidi" w:hint="eastAsia"/>
          <w:spacing w:val="0"/>
          <w:kern w:val="2"/>
          <w:sz w:val="22"/>
          <w:szCs w:val="22"/>
          <w:lang w:eastAsia="zh-CN"/>
        </w:rPr>
        <w:t xml:space="preserve"> </w:t>
      </w:r>
      <w:r w:rsidR="00511BE9">
        <w:rPr>
          <w:rFonts w:eastAsiaTheme="minorEastAsia" w:cstheme="minorBidi" w:hint="eastAsia"/>
          <w:spacing w:val="0"/>
          <w:kern w:val="2"/>
          <w:sz w:val="22"/>
          <w:szCs w:val="22"/>
          <w:lang w:eastAsia="zh-CN"/>
        </w:rPr>
        <w:t xml:space="preserve">computational </w:t>
      </w:r>
      <w:r w:rsidRPr="00632FE5">
        <w:rPr>
          <w:rFonts w:eastAsiaTheme="minorEastAsia" w:cstheme="minorBidi"/>
          <w:spacing w:val="0"/>
          <w:kern w:val="2"/>
          <w:sz w:val="22"/>
          <w:szCs w:val="22"/>
          <w:lang w:eastAsia="zh-CN"/>
        </w:rPr>
        <w:t>spectral sensing via orthogonal frequency encoding</w:t>
      </w:r>
    </w:p>
    <w:p w14:paraId="398FFB4D" w14:textId="3CB8259E" w:rsidR="00FA371A" w:rsidRPr="00FA371A" w:rsidRDefault="00FA371A" w:rsidP="00632FE5">
      <w:pPr>
        <w:spacing w:line="360" w:lineRule="auto"/>
        <w:jc w:val="both"/>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r w:rsidR="00515D51">
        <w:rPr>
          <w:rFonts w:eastAsiaTheme="minorEastAsia" w:hint="eastAsia"/>
          <w:sz w:val="22"/>
          <w:szCs w:val="22"/>
          <w:lang w:eastAsia="zh-CN"/>
        </w:rPr>
        <w:t>Zhi Zhang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Quanzhou Long</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511BE9">
        <w:rPr>
          <w:rFonts w:eastAsiaTheme="minorEastAsia" w:hint="eastAsia"/>
          <w:sz w:val="22"/>
          <w:szCs w:val="22"/>
          <w:lang w:eastAsia="zh-CN"/>
        </w:rPr>
        <w:t>Yafan Jin</w:t>
      </w:r>
      <w:r w:rsidR="00511BE9" w:rsidRPr="00855056">
        <w:rPr>
          <w:rFonts w:eastAsiaTheme="minorEastAsia"/>
          <w:sz w:val="22"/>
          <w:szCs w:val="22"/>
          <w:vertAlign w:val="superscript"/>
          <w:lang w:eastAsia="zh-CN"/>
        </w:rPr>
        <w:t>1</w:t>
      </w:r>
      <w:r w:rsidR="00511BE9">
        <w:rPr>
          <w:rFonts w:eastAsiaTheme="minorEastAsia" w:hint="eastAsia"/>
          <w:sz w:val="22"/>
          <w:szCs w:val="22"/>
          <w:lang w:eastAsia="zh-CN"/>
        </w:rPr>
        <w:t xml:space="preserve">, </w:t>
      </w:r>
      <w:r w:rsidR="00515D51">
        <w:rPr>
          <w:rFonts w:eastAsiaTheme="minorEastAsia" w:hint="eastAsia"/>
          <w:sz w:val="22"/>
          <w:szCs w:val="22"/>
          <w:lang w:eastAsia="zh-CN"/>
        </w:rPr>
        <w:t>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r w:rsidR="00886CFD">
        <w:rPr>
          <w:rFonts w:eastAsiaTheme="minorEastAsia" w:hint="eastAsia"/>
          <w:sz w:val="22"/>
          <w:szCs w:val="22"/>
          <w:lang w:eastAsia="zh-CN"/>
        </w:rPr>
        <w:t>Feng Zhou</w:t>
      </w:r>
      <w:r w:rsidR="0052695A" w:rsidRPr="00632FE5">
        <w:rPr>
          <w:rFonts w:eastAsiaTheme="minorEastAsia"/>
          <w:sz w:val="22"/>
          <w:szCs w:val="22"/>
          <w:vertAlign w:val="superscript"/>
          <w:lang w:eastAsia="zh-CN"/>
        </w:rPr>
        <w:t>1</w:t>
      </w:r>
      <w:r w:rsidR="00886CFD">
        <w:rPr>
          <w:rFonts w:eastAsiaTheme="minorEastAsia" w:hint="eastAsia"/>
          <w:sz w:val="22"/>
          <w:szCs w:val="22"/>
          <w:lang w:eastAsia="zh-CN"/>
        </w:rPr>
        <w:t xml:space="preserve">, </w:t>
      </w:r>
      <w:r w:rsidRPr="00FA371A">
        <w:rPr>
          <w:rFonts w:hint="eastAsia"/>
          <w:sz w:val="22"/>
          <w:szCs w:val="22"/>
        </w:rPr>
        <w:t>Tingbiao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008A0B0C">
        <w:rPr>
          <w:rFonts w:eastAsiaTheme="minorEastAsia" w:hint="eastAsia"/>
          <w:sz w:val="22"/>
          <w:szCs w:val="22"/>
          <w:vertAlign w:val="superscript"/>
          <w:lang w:eastAsia="zh-CN"/>
        </w:rPr>
        <w:t>2,</w:t>
      </w:r>
      <w:r w:rsidRPr="00FA371A">
        <w:rPr>
          <w:rFonts w:hint="eastAsia"/>
          <w:sz w:val="22"/>
          <w:szCs w:val="22"/>
        </w:rPr>
        <w:t>*, Sailing He</w:t>
      </w:r>
      <w:r w:rsidRPr="00FA371A">
        <w:rPr>
          <w:rFonts w:eastAsiaTheme="minorEastAsia" w:hint="eastAsia"/>
          <w:sz w:val="22"/>
          <w:szCs w:val="22"/>
          <w:vertAlign w:val="superscript"/>
          <w:lang w:eastAsia="zh-CN"/>
        </w:rPr>
        <w:t>1,</w:t>
      </w:r>
      <w:r w:rsidR="008A0B0C">
        <w:rPr>
          <w:rFonts w:eastAsiaTheme="minorEastAsia" w:hint="eastAsia"/>
          <w:sz w:val="22"/>
          <w:szCs w:val="22"/>
          <w:vertAlign w:val="superscript"/>
          <w:lang w:eastAsia="zh-CN"/>
        </w:rPr>
        <w:t>2,</w:t>
      </w:r>
      <w:r w:rsidR="003315E2">
        <w:rPr>
          <w:rFonts w:eastAsiaTheme="minorEastAsia" w:hint="eastAsia"/>
          <w:sz w:val="22"/>
          <w:szCs w:val="22"/>
          <w:vertAlign w:val="superscript"/>
          <w:lang w:eastAsia="zh-CN"/>
        </w:rPr>
        <w:t>3,</w:t>
      </w:r>
      <w:r w:rsidRPr="00FA371A">
        <w:rPr>
          <w:rFonts w:hint="eastAsia"/>
          <w:sz w:val="22"/>
          <w:szCs w:val="22"/>
        </w:rPr>
        <w:t>*</w:t>
      </w:r>
    </w:p>
    <w:p w14:paraId="63A8943C" w14:textId="77777777" w:rsidR="00FA371A" w:rsidRPr="00406D42" w:rsidRDefault="00FA371A" w:rsidP="00FA371A">
      <w:pPr>
        <w:pStyle w:val="03AuthorAffiliation"/>
        <w:spacing w:line="360" w:lineRule="auto"/>
        <w:jc w:val="both"/>
        <w:rPr>
          <w:rFonts w:eastAsia="宋体" w:cs="宋体"/>
          <w:i w:val="0"/>
          <w:spacing w:val="0"/>
          <w:sz w:val="21"/>
          <w:szCs w:val="21"/>
          <w:lang w:eastAsia="zh-CN"/>
        </w:rPr>
      </w:pPr>
      <w:r w:rsidRPr="00406D42">
        <w:rPr>
          <w:rFonts w:eastAsia="宋体" w:cs="宋体"/>
          <w:i w:val="0"/>
          <w:spacing w:val="0"/>
          <w:sz w:val="21"/>
          <w:szCs w:val="21"/>
          <w:lang w:eastAsia="zh-CN"/>
        </w:rPr>
        <w:t xml:space="preserve">1 Centre for Optical and Electromagnetic Research, National Engineering Research Center for Optical Instruments, College of Optical Science and Engineering, Zhejiang University, Hangzhou, </w:t>
      </w:r>
      <w:r w:rsidRPr="00406D42">
        <w:rPr>
          <w:rFonts w:eastAsia="宋体" w:cs="宋体" w:hint="eastAsia"/>
          <w:i w:val="0"/>
          <w:spacing w:val="0"/>
          <w:sz w:val="21"/>
          <w:szCs w:val="21"/>
          <w:lang w:eastAsia="zh-CN"/>
        </w:rPr>
        <w:t xml:space="preserve">Zhejiang, </w:t>
      </w:r>
      <w:r w:rsidRPr="00406D42">
        <w:rPr>
          <w:rFonts w:eastAsia="宋体" w:cs="宋体"/>
          <w:i w:val="0"/>
          <w:spacing w:val="0"/>
          <w:sz w:val="21"/>
          <w:szCs w:val="21"/>
          <w:lang w:eastAsia="zh-CN"/>
        </w:rPr>
        <w:t>China</w:t>
      </w:r>
    </w:p>
    <w:p w14:paraId="7669F534" w14:textId="501F6B75" w:rsidR="008A0B0C" w:rsidRPr="00406D42" w:rsidRDefault="008A0B0C" w:rsidP="00632FE5">
      <w:pPr>
        <w:rPr>
          <w:rFonts w:eastAsia="宋体" w:cs="宋体"/>
          <w:spacing w:val="0"/>
          <w:sz w:val="21"/>
          <w:szCs w:val="21"/>
          <w:lang w:eastAsia="zh-CN"/>
        </w:rPr>
      </w:pPr>
      <w:r w:rsidRPr="00406D42">
        <w:rPr>
          <w:rFonts w:eastAsia="宋体" w:cs="宋体" w:hint="eastAsia"/>
          <w:spacing w:val="0"/>
          <w:sz w:val="21"/>
          <w:szCs w:val="21"/>
          <w:lang w:eastAsia="zh-CN"/>
        </w:rPr>
        <w:t xml:space="preserve">2 </w:t>
      </w:r>
      <w:r w:rsidRPr="00406D42">
        <w:rPr>
          <w:rFonts w:eastAsia="宋体" w:cs="宋体"/>
          <w:spacing w:val="0"/>
          <w:sz w:val="21"/>
          <w:szCs w:val="21"/>
          <w:lang w:eastAsia="zh-CN"/>
        </w:rPr>
        <w:t>Institute of Fundamental and Transdisciplinary Research, Zhejiang University, Hangzhou, Zhejiang, China</w:t>
      </w:r>
    </w:p>
    <w:p w14:paraId="554BA4C7" w14:textId="10931A70" w:rsidR="00FA371A" w:rsidRPr="00406D42" w:rsidRDefault="008A0B0C" w:rsidP="00FA371A">
      <w:pPr>
        <w:pStyle w:val="AuthorsFull"/>
        <w:spacing w:line="360" w:lineRule="auto"/>
        <w:jc w:val="both"/>
        <w:rPr>
          <w:rFonts w:eastAsia="宋体" w:cs="宋体"/>
          <w:i w:val="0"/>
          <w:sz w:val="21"/>
          <w:szCs w:val="21"/>
          <w:lang w:eastAsia="zh-CN"/>
        </w:rPr>
      </w:pPr>
      <w:r w:rsidRPr="00406D42">
        <w:rPr>
          <w:rFonts w:eastAsia="宋体" w:cs="宋体" w:hint="eastAsia"/>
          <w:i w:val="0"/>
          <w:sz w:val="21"/>
          <w:szCs w:val="21"/>
          <w:lang w:eastAsia="zh-CN"/>
        </w:rPr>
        <w:t>3</w:t>
      </w:r>
      <w:r w:rsidR="00FA371A" w:rsidRPr="00406D42">
        <w:rPr>
          <w:rFonts w:eastAsia="宋体" w:cs="宋体" w:hint="eastAsia"/>
          <w:i w:val="0"/>
          <w:sz w:val="21"/>
          <w:szCs w:val="21"/>
          <w:lang w:eastAsia="zh-CN"/>
        </w:rPr>
        <w:t xml:space="preserve"> </w:t>
      </w:r>
      <w:r w:rsidR="00FA371A" w:rsidRPr="00406D42">
        <w:rPr>
          <w:rFonts w:eastAsia="宋体" w:cs="宋体"/>
          <w:i w:val="0"/>
          <w:sz w:val="21"/>
          <w:szCs w:val="21"/>
          <w:lang w:eastAsia="zh-CN"/>
        </w:rPr>
        <w:t>Department of Electromagnetic Engineering, School of Electrical Engineering, Royal Institute of Technology, Stockholm S-10044, Sweden</w:t>
      </w:r>
    </w:p>
    <w:p w14:paraId="51FD3E1C" w14:textId="77777777" w:rsidR="00FA371A" w:rsidRPr="00406D42" w:rsidRDefault="00FA371A" w:rsidP="00FA371A">
      <w:pPr>
        <w:pStyle w:val="03AuthorAffiliation"/>
        <w:spacing w:line="360" w:lineRule="auto"/>
        <w:jc w:val="both"/>
        <w:rPr>
          <w:rFonts w:eastAsia="宋体" w:cs="宋体"/>
          <w:i w:val="0"/>
          <w:spacing w:val="0"/>
          <w:sz w:val="21"/>
          <w:szCs w:val="21"/>
          <w:lang w:eastAsia="zh-CN"/>
        </w:rPr>
      </w:pPr>
      <w:r w:rsidRPr="00406D42">
        <w:rPr>
          <w:rFonts w:eastAsia="宋体" w:cs="宋体"/>
          <w:i w:val="0"/>
          <w:spacing w:val="0"/>
          <w:sz w:val="21"/>
          <w:szCs w:val="21"/>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191BE79E" w:rsidR="0053371F"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limited by ambient interference and the inherent trade-off between acquisition speed and signal-to-noise ratio (SNR). Conventional time-division </w:t>
      </w:r>
      <w:r w:rsidR="00632FE5" w:rsidRPr="00FA371A">
        <w:rPr>
          <w:rFonts w:eastAsia="宋体" w:cs="宋体"/>
          <w:spacing w:val="0"/>
          <w:sz w:val="21"/>
          <w:szCs w:val="21"/>
          <w:lang w:eastAsia="zh-CN"/>
        </w:rPr>
        <w:t xml:space="preserve">multiplexing </w:t>
      </w:r>
      <w:r w:rsidRPr="00FA371A">
        <w:rPr>
          <w:rFonts w:eastAsia="宋体" w:cs="宋体"/>
          <w:spacing w:val="0"/>
          <w:sz w:val="21"/>
          <w:szCs w:val="21"/>
          <w:lang w:eastAsia="zh-CN"/>
        </w:rPr>
        <w:t xml:space="preserve">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allocates carriers to </w:t>
      </w:r>
      <w:r w:rsidR="00CA03AC">
        <w:rPr>
          <w:rFonts w:eastAsia="宋体" w:cs="宋体" w:hint="eastAsia"/>
          <w:spacing w:val="0"/>
          <w:sz w:val="21"/>
          <w:szCs w:val="21"/>
          <w:lang w:eastAsia="zh-CN"/>
        </w:rPr>
        <w:t xml:space="preserve">frequency </w:t>
      </w:r>
      <w:r w:rsidRPr="00FA371A">
        <w:rPr>
          <w:rFonts w:eastAsia="宋体" w:cs="宋体"/>
          <w:spacing w:val="0"/>
          <w:sz w:val="21"/>
          <w:szCs w:val="21"/>
          <w:lang w:eastAsia="zh-CN"/>
        </w:rPr>
        <w:t>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evade structured environmental noise. </w:t>
      </w:r>
      <w:r w:rsidR="00FA371A">
        <w:rPr>
          <w:rFonts w:eastAsia="宋体" w:cs="宋体" w:hint="eastAsia"/>
          <w:spacing w:val="0"/>
          <w:sz w:val="21"/>
          <w:szCs w:val="21"/>
          <w:lang w:eastAsia="zh-CN"/>
        </w:rPr>
        <w:t xml:space="preserve">As </w:t>
      </w:r>
      <w:del w:id="0" w:author="yj zeng" w:date="2026-04-03T08:43:00Z" w16du:dateUtc="2026-04-03T00:43:00Z">
        <w:r w:rsidR="00FA371A" w:rsidDel="00E508B1">
          <w:rPr>
            <w:rFonts w:eastAsia="宋体" w:cs="宋体" w:hint="eastAsia"/>
            <w:spacing w:val="0"/>
            <w:sz w:val="21"/>
            <w:szCs w:val="21"/>
            <w:lang w:eastAsia="zh-CN"/>
          </w:rPr>
          <w:delText>a proof</w:delText>
        </w:r>
      </w:del>
      <w:ins w:id="1" w:author="yj zeng" w:date="2026-04-03T08:43:00Z" w16du:dateUtc="2026-04-03T00:43:00Z">
        <w:r w:rsidR="00E508B1">
          <w:rPr>
            <w:rFonts w:eastAsia="宋体" w:cs="宋体"/>
            <w:spacing w:val="0"/>
            <w:sz w:val="21"/>
            <w:szCs w:val="21"/>
            <w:lang w:eastAsia="zh-CN"/>
          </w:rPr>
          <w:t>proof</w:t>
        </w:r>
      </w:ins>
      <w:r w:rsidR="00FA371A">
        <w:rPr>
          <w:rFonts w:eastAsia="宋体" w:cs="宋体" w:hint="eastAsia"/>
          <w:spacing w:val="0"/>
          <w:sz w:val="21"/>
          <w:szCs w:val="21"/>
          <w:lang w:eastAsia="zh-CN"/>
        </w:rPr>
        <w:t xml:space="preserve">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 xml:space="preserve">demonstrate single-shot </w:t>
      </w:r>
      <w:r w:rsidR="003315E2">
        <w:rPr>
          <w:rFonts w:eastAsia="宋体" w:cs="宋体" w:hint="eastAsia"/>
          <w:spacing w:val="0"/>
          <w:sz w:val="21"/>
          <w:szCs w:val="21"/>
          <w:lang w:eastAsia="zh-CN"/>
        </w:rPr>
        <w:t xml:space="preserve">computational </w:t>
      </w:r>
      <w:r w:rsidRPr="00FA371A">
        <w:rPr>
          <w:rFonts w:eastAsia="宋体" w:cs="宋体"/>
          <w:spacing w:val="0"/>
          <w:sz w:val="21"/>
          <w:szCs w:val="21"/>
          <w:lang w:eastAsia="zh-CN"/>
        </w:rPr>
        <w:t>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under a</w:t>
      </w:r>
      <w:r w:rsidR="003E4F6B">
        <w:rPr>
          <w:rFonts w:eastAsia="宋体" w:cs="宋体" w:hint="eastAsia"/>
          <w:spacing w:val="0"/>
          <w:sz w:val="21"/>
          <w:szCs w:val="21"/>
          <w:lang w:eastAsia="zh-CN"/>
        </w:rPr>
        <w:t>n</w:t>
      </w:r>
      <w:r w:rsidRPr="00FA371A">
        <w:rPr>
          <w:rFonts w:eastAsia="宋体" w:cs="宋体"/>
          <w:spacing w:val="0"/>
          <w:sz w:val="21"/>
          <w:szCs w:val="21"/>
          <w:lang w:eastAsia="zh-CN"/>
        </w:rPr>
        <w:t xml:space="preserve"> SNR of -11.77 dB. This work establishes a fast, low-cost </w:t>
      </w:r>
      <w:r w:rsidR="00446EBA">
        <w:rPr>
          <w:rFonts w:eastAsia="宋体" w:cs="宋体" w:hint="eastAsia"/>
          <w:spacing w:val="0"/>
          <w:sz w:val="21"/>
          <w:szCs w:val="21"/>
          <w:lang w:eastAsia="zh-CN"/>
        </w:rPr>
        <w:t>strategy</w:t>
      </w:r>
      <w:r w:rsidR="00446EBA" w:rsidRPr="00FA371A">
        <w:rPr>
          <w:rFonts w:eastAsia="宋体" w:cs="宋体"/>
          <w:spacing w:val="0"/>
          <w:sz w:val="21"/>
          <w:szCs w:val="21"/>
          <w:lang w:eastAsia="zh-CN"/>
        </w:rPr>
        <w:t xml:space="preserve"> </w:t>
      </w:r>
      <w:r w:rsidRPr="00FA371A">
        <w:rPr>
          <w:rFonts w:eastAsia="宋体" w:cs="宋体"/>
          <w:spacing w:val="0"/>
          <w:sz w:val="21"/>
          <w:szCs w:val="21"/>
          <w:lang w:eastAsia="zh-CN"/>
        </w:rPr>
        <w:t>for spectral sensing in challenging environments.</w:t>
      </w:r>
    </w:p>
    <w:p w14:paraId="14D142F7" w14:textId="77777777" w:rsidR="00D85709" w:rsidRPr="00FA371A" w:rsidRDefault="00D85709" w:rsidP="00512A7C">
      <w:pPr>
        <w:jc w:val="both"/>
        <w:rPr>
          <w:rFonts w:eastAsia="宋体" w:cs="宋体"/>
          <w:spacing w:val="0"/>
          <w:sz w:val="21"/>
          <w:szCs w:val="21"/>
          <w:lang w:eastAsia="zh-CN"/>
        </w:rPr>
      </w:pP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6176D38B"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_Ref225085922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62565">
        <w:rPr>
          <w:rFonts w:eastAsia="宋体" w:cs="宋体"/>
          <w:spacing w:val="0"/>
          <w:sz w:val="21"/>
          <w:szCs w:val="21"/>
          <w:lang w:eastAsia="zh-CN"/>
        </w:rPr>
        <w:t>[1]</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finding critical utility in precision agriculture</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_Ref225085940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62565">
        <w:rPr>
          <w:rFonts w:eastAsia="宋体" w:cs="宋体"/>
          <w:spacing w:val="0"/>
          <w:sz w:val="21"/>
          <w:szCs w:val="21"/>
          <w:lang w:eastAsia="zh-CN"/>
        </w:rPr>
        <w:t>[2]</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environmental monitoring</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_Ref225085943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62565">
        <w:rPr>
          <w:rFonts w:eastAsia="宋体" w:cs="宋体"/>
          <w:spacing w:val="0"/>
          <w:sz w:val="21"/>
          <w:szCs w:val="21"/>
          <w:lang w:eastAsia="zh-CN"/>
        </w:rPr>
        <w:t>[3]</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and clinical diagnostics</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_Ref225085948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62565">
        <w:rPr>
          <w:rFonts w:eastAsia="宋体" w:cs="宋体"/>
          <w:spacing w:val="0"/>
          <w:sz w:val="21"/>
          <w:szCs w:val="21"/>
          <w:lang w:eastAsia="zh-CN"/>
        </w:rPr>
        <w:t>[4]</w:t>
      </w:r>
      <w:r w:rsidR="00376E55">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challenge</w:t>
      </w:r>
      <w:r w:rsidR="00B26C5F">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due to</w:t>
      </w:r>
      <w:r w:rsidR="00A43B5D">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limits optical throughput</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_Ref225085959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62565">
        <w:rPr>
          <w:rFonts w:eastAsia="宋体" w:cs="宋体"/>
          <w:spacing w:val="0"/>
          <w:sz w:val="21"/>
          <w:szCs w:val="21"/>
          <w:lang w:eastAsia="zh-CN"/>
        </w:rPr>
        <w:t>[5]</w:t>
      </w:r>
      <w:r w:rsidR="00376E55">
        <w:rPr>
          <w:rFonts w:eastAsia="宋体" w:cs="宋体"/>
          <w:spacing w:val="0"/>
          <w:sz w:val="21"/>
          <w:szCs w:val="21"/>
          <w:lang w:eastAsia="zh-CN"/>
        </w:rPr>
        <w:fldChar w:fldCharType="end"/>
      </w:r>
      <w:r w:rsidR="0068456E" w:rsidRPr="00FA371A">
        <w:rPr>
          <w:rFonts w:eastAsia="宋体" w:cs="宋体"/>
          <w:spacing w:val="0"/>
          <w:sz w:val="21"/>
          <w:szCs w:val="21"/>
          <w:lang w:eastAsia="zh-CN"/>
        </w:rPr>
        <w: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w:t>
      </w:r>
      <w:r w:rsidR="00E44475">
        <w:rPr>
          <w:rFonts w:eastAsia="宋体" w:cs="宋体" w:hint="eastAsia"/>
          <w:spacing w:val="0"/>
          <w:sz w:val="21"/>
          <w:szCs w:val="21"/>
          <w:lang w:eastAsia="zh-CN"/>
        </w:rPr>
        <w:t>over</w:t>
      </w:r>
      <w:r w:rsidR="00B4673E" w:rsidRPr="00FA371A">
        <w:rPr>
          <w:rFonts w:eastAsia="宋体" w:cs="宋体"/>
          <w:spacing w:val="0"/>
          <w:sz w:val="21"/>
          <w:szCs w:val="21"/>
          <w:lang w:eastAsia="zh-CN"/>
        </w:rPr>
        <w:t>, these systems indiscriminately accumulate total photon flux due to a lack of intrinsic mechanisms to decouple the target signal from background illumination.</w:t>
      </w:r>
      <w:r w:rsidR="00376E55">
        <w:rPr>
          <w:rFonts w:eastAsia="宋体" w:cs="宋体"/>
          <w:spacing w:val="0"/>
          <w:sz w:val="21"/>
          <w:szCs w:val="21"/>
          <w:lang w:eastAsia="zh-CN"/>
        </w:rPr>
        <w:fldChar w:fldCharType="begin"/>
      </w:r>
      <w:r w:rsidR="00376E55">
        <w:rPr>
          <w:rFonts w:eastAsia="宋体" w:cs="宋体"/>
          <w:spacing w:val="0"/>
          <w:sz w:val="21"/>
          <w:szCs w:val="21"/>
          <w:lang w:eastAsia="zh-CN"/>
        </w:rPr>
        <w:instrText xml:space="preserve"> REF _Ref225085964 \r \h </w:instrText>
      </w:r>
      <w:r w:rsidR="00376E55">
        <w:rPr>
          <w:rFonts w:eastAsia="宋体" w:cs="宋体"/>
          <w:spacing w:val="0"/>
          <w:sz w:val="21"/>
          <w:szCs w:val="21"/>
          <w:lang w:eastAsia="zh-CN"/>
        </w:rPr>
      </w:r>
      <w:r w:rsidR="00376E55">
        <w:rPr>
          <w:rFonts w:eastAsia="宋体" w:cs="宋体"/>
          <w:spacing w:val="0"/>
          <w:sz w:val="21"/>
          <w:szCs w:val="21"/>
          <w:lang w:eastAsia="zh-CN"/>
        </w:rPr>
        <w:fldChar w:fldCharType="separate"/>
      </w:r>
      <w:r w:rsidR="00C62565">
        <w:rPr>
          <w:rFonts w:eastAsia="宋体" w:cs="宋体"/>
          <w:spacing w:val="0"/>
          <w:sz w:val="21"/>
          <w:szCs w:val="21"/>
          <w:lang w:eastAsia="zh-CN"/>
        </w:rPr>
        <w:t>[6]</w:t>
      </w:r>
      <w:r w:rsidR="00376E55">
        <w:rPr>
          <w:rFonts w:eastAsia="宋体" w:cs="宋体"/>
          <w:spacing w:val="0"/>
          <w:sz w:val="21"/>
          <w:szCs w:val="21"/>
          <w:lang w:eastAsia="zh-CN"/>
        </w:rPr>
        <w:fldChar w:fldCharType="end"/>
      </w:r>
      <w:r w:rsidR="00B4673E" w:rsidRPr="00FA371A">
        <w:rPr>
          <w:rFonts w:eastAsia="宋体" w:cs="宋体"/>
          <w:spacing w:val="0"/>
          <w:sz w:val="21"/>
          <w:szCs w:val="21"/>
          <w:lang w:eastAsia="zh-CN"/>
        </w:rPr>
        <w:t xml:space="preserve"> This mixes the target signal with ambient interference, causing spectral reconstruction to fail in real-world scenarios.</w:t>
      </w:r>
    </w:p>
    <w:p w14:paraId="70646E5B" w14:textId="15B234FB"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_Ref225086333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C62565">
        <w:rPr>
          <w:rFonts w:eastAsia="宋体" w:cs="宋体"/>
          <w:spacing w:val="0"/>
          <w:sz w:val="21"/>
          <w:szCs w:val="21"/>
          <w:lang w:eastAsia="zh-CN"/>
        </w:rPr>
        <w:t>[7]</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w:t>
      </w:r>
      <w:r w:rsidR="00454211">
        <w:rPr>
          <w:rFonts w:eastAsia="宋体" w:cs="宋体" w:hint="eastAsia"/>
          <w:spacing w:val="0"/>
          <w:sz w:val="21"/>
          <w:szCs w:val="21"/>
          <w:lang w:eastAsia="zh-CN"/>
        </w:rPr>
        <w:t>E</w:t>
      </w:r>
      <w:r w:rsidRPr="00FA371A">
        <w:rPr>
          <w:rFonts w:eastAsia="宋体" w:cs="宋体"/>
          <w:spacing w:val="0"/>
          <w:sz w:val="21"/>
          <w:szCs w:val="21"/>
          <w:lang w:eastAsia="zh-CN"/>
        </w:rPr>
        <w:t xml:space="preserve">xisting </w:t>
      </w:r>
      <w:r w:rsidR="00B26C5F">
        <w:rPr>
          <w:rFonts w:eastAsia="宋体" w:cs="宋体" w:hint="eastAsia"/>
          <w:spacing w:val="0"/>
          <w:sz w:val="21"/>
          <w:szCs w:val="21"/>
          <w:lang w:eastAsia="zh-CN"/>
        </w:rPr>
        <w:t>schemes</w:t>
      </w:r>
      <w:r w:rsidR="00B26C5F"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_Ref225087403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C62565">
        <w:rPr>
          <w:rFonts w:eastAsia="宋体" w:cs="宋体"/>
          <w:spacing w:val="0"/>
          <w:sz w:val="21"/>
          <w:szCs w:val="21"/>
          <w:lang w:eastAsia="zh-CN"/>
        </w:rPr>
        <w:t>[8]</w:t>
      </w:r>
      <w:r w:rsidR="00CE38C0">
        <w:rPr>
          <w:rFonts w:eastAsia="宋体" w:cs="宋体"/>
          <w:spacing w:val="0"/>
          <w:sz w:val="21"/>
          <w:szCs w:val="21"/>
          <w:lang w:eastAsia="zh-CN"/>
        </w:rPr>
        <w:fldChar w:fldCharType="end"/>
      </w:r>
      <w:r w:rsidR="00ED71BE" w:rsidRPr="00FA371A">
        <w:rPr>
          <w:rFonts w:eastAsia="宋体" w:cs="宋体"/>
          <w:spacing w:val="0"/>
          <w:sz w:val="21"/>
          <w:szCs w:val="21"/>
          <w:lang w:eastAsia="zh-CN"/>
        </w:rPr>
        <w:t>,</w:t>
      </w:r>
      <w:r w:rsidRPr="00FA371A">
        <w:rPr>
          <w:rFonts w:eastAsia="宋体" w:cs="宋体"/>
          <w:spacing w:val="0"/>
          <w:sz w:val="21"/>
          <w:szCs w:val="21"/>
          <w:lang w:eastAsia="zh-CN"/>
        </w:rPr>
        <w:t xml:space="preserve"> acquisition speed</w:t>
      </w:r>
      <w:r w:rsidR="00CE38C0">
        <w:rPr>
          <w:rFonts w:eastAsia="宋体" w:cs="宋体"/>
          <w:spacing w:val="0"/>
          <w:sz w:val="21"/>
          <w:szCs w:val="21"/>
          <w:lang w:eastAsia="zh-CN"/>
        </w:rPr>
        <w:fldChar w:fldCharType="begin"/>
      </w:r>
      <w:r w:rsidR="00CE38C0">
        <w:rPr>
          <w:rFonts w:eastAsia="宋体" w:cs="宋体"/>
          <w:spacing w:val="0"/>
          <w:sz w:val="21"/>
          <w:szCs w:val="21"/>
          <w:lang w:eastAsia="zh-CN"/>
        </w:rPr>
        <w:instrText xml:space="preserve"> REF _Ref225087441 \r \h </w:instrText>
      </w:r>
      <w:r w:rsidR="00CE38C0">
        <w:rPr>
          <w:rFonts w:eastAsia="宋体" w:cs="宋体"/>
          <w:spacing w:val="0"/>
          <w:sz w:val="21"/>
          <w:szCs w:val="21"/>
          <w:lang w:eastAsia="zh-CN"/>
        </w:rPr>
      </w:r>
      <w:r w:rsidR="00CE38C0">
        <w:rPr>
          <w:rFonts w:eastAsia="宋体" w:cs="宋体"/>
          <w:spacing w:val="0"/>
          <w:sz w:val="21"/>
          <w:szCs w:val="21"/>
          <w:lang w:eastAsia="zh-CN"/>
        </w:rPr>
        <w:fldChar w:fldCharType="separate"/>
      </w:r>
      <w:r w:rsidR="00C62565">
        <w:rPr>
          <w:rFonts w:eastAsia="宋体" w:cs="宋体"/>
          <w:spacing w:val="0"/>
          <w:sz w:val="21"/>
          <w:szCs w:val="21"/>
          <w:lang w:eastAsia="zh-CN"/>
        </w:rPr>
        <w:t>[9]</w:t>
      </w:r>
      <w:r w:rsidR="00CE38C0">
        <w:rPr>
          <w:rFonts w:eastAsia="宋体" w:cs="宋体"/>
          <w:spacing w:val="0"/>
          <w:sz w:val="21"/>
          <w:szCs w:val="21"/>
          <w:lang w:eastAsia="zh-CN"/>
        </w:rPr>
        <w:fldChar w:fldCharType="end"/>
      </w:r>
      <w:r w:rsidRPr="00FA371A">
        <w:rPr>
          <w:rFonts w:eastAsia="宋体" w:cs="宋体"/>
          <w:spacing w:val="0"/>
          <w:sz w:val="21"/>
          <w:szCs w:val="21"/>
          <w:lang w:eastAsia="zh-CN"/>
        </w:rPr>
        <w:t>, and spectral 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_Ref225086728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62565">
        <w:rPr>
          <w:rFonts w:eastAsia="宋体" w:cs="宋体"/>
          <w:spacing w:val="0"/>
          <w:sz w:val="21"/>
          <w:szCs w:val="21"/>
          <w:lang w:eastAsia="zh-CN"/>
        </w:rPr>
        <w:t>[10]</w:t>
      </w:r>
      <w:r w:rsidR="003F7747">
        <w:rPr>
          <w:rFonts w:eastAsia="宋体" w:cs="宋体"/>
          <w:spacing w:val="0"/>
          <w:sz w:val="21"/>
          <w:szCs w:val="21"/>
          <w:lang w:eastAsia="zh-CN"/>
        </w:rPr>
        <w:fldChar w:fldCharType="end"/>
      </w:r>
      <w:r w:rsidRPr="00FA371A">
        <w:rPr>
          <w:rFonts w:eastAsia="宋体" w:cs="宋体"/>
          <w:spacing w:val="0"/>
          <w:sz w:val="21"/>
          <w:szCs w:val="21"/>
          <w:lang w:eastAsia="zh-CN"/>
        </w:rPr>
        <w:t>. Snapshot approaches</w:t>
      </w:r>
      <w:r w:rsidR="00DB6919">
        <w:rPr>
          <w:rFonts w:eastAsia="宋体" w:cs="宋体"/>
          <w:spacing w:val="0"/>
          <w:sz w:val="21"/>
          <w:szCs w:val="21"/>
          <w:lang w:eastAsia="zh-CN"/>
        </w:rPr>
        <w:fldChar w:fldCharType="begin"/>
      </w:r>
      <w:r w:rsidR="00DB6919">
        <w:rPr>
          <w:rFonts w:eastAsia="宋体" w:cs="宋体"/>
          <w:spacing w:val="0"/>
          <w:sz w:val="21"/>
          <w:szCs w:val="21"/>
          <w:lang w:eastAsia="zh-CN"/>
        </w:rPr>
        <w:instrText xml:space="preserve"> REF _Ref225086346 \r \h </w:instrText>
      </w:r>
      <w:r w:rsidR="00DB6919">
        <w:rPr>
          <w:rFonts w:eastAsia="宋体" w:cs="宋体"/>
          <w:spacing w:val="0"/>
          <w:sz w:val="21"/>
          <w:szCs w:val="21"/>
          <w:lang w:eastAsia="zh-CN"/>
        </w:rPr>
      </w:r>
      <w:r w:rsidR="00DB6919">
        <w:rPr>
          <w:rFonts w:eastAsia="宋体" w:cs="宋体"/>
          <w:spacing w:val="0"/>
          <w:sz w:val="21"/>
          <w:szCs w:val="21"/>
          <w:lang w:eastAsia="zh-CN"/>
        </w:rPr>
        <w:fldChar w:fldCharType="separate"/>
      </w:r>
      <w:r w:rsidR="00C62565">
        <w:rPr>
          <w:rFonts w:eastAsia="宋体" w:cs="宋体"/>
          <w:spacing w:val="0"/>
          <w:sz w:val="21"/>
          <w:szCs w:val="21"/>
          <w:lang w:eastAsia="zh-CN"/>
        </w:rPr>
        <w:t>[11]</w:t>
      </w:r>
      <w:r w:rsidR="00DB6919">
        <w:rPr>
          <w:rFonts w:eastAsia="宋体" w:cs="宋体"/>
          <w:spacing w:val="0"/>
          <w:sz w:val="21"/>
          <w:szCs w:val="21"/>
          <w:lang w:eastAsia="zh-CN"/>
        </w:rPr>
        <w:fldChar w:fldCharType="end"/>
      </w:r>
      <w:r w:rsidRPr="00FA371A">
        <w:rPr>
          <w:rFonts w:eastAsia="宋体" w:cs="宋体"/>
          <w:spacing w:val="0"/>
          <w:sz w:val="21"/>
          <w:szCs w:val="21"/>
          <w:lang w:eastAsia="zh-CN"/>
        </w:rPr>
        <w:t xml:space="preserve">, such as filter arrays, achieve </w:t>
      </w:r>
      <w:r w:rsidR="00B26C5F">
        <w:rPr>
          <w:rFonts w:eastAsia="宋体" w:cs="宋体" w:hint="eastAsia"/>
          <w:spacing w:val="0"/>
          <w:sz w:val="21"/>
          <w:szCs w:val="21"/>
          <w:lang w:eastAsia="zh-CN"/>
        </w:rPr>
        <w:t xml:space="preserve">high </w:t>
      </w:r>
      <w:r w:rsidRPr="00FA371A">
        <w:rPr>
          <w:rFonts w:eastAsia="宋体" w:cs="宋体"/>
          <w:spacing w:val="0"/>
          <w:sz w:val="21"/>
          <w:szCs w:val="21"/>
          <w:lang w:eastAsia="zh-CN"/>
        </w:rPr>
        <w:t>acquisition speed but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 xml:space="preserve">that limits their </w:t>
      </w:r>
      <w:r w:rsidR="00B26C5F">
        <w:rPr>
          <w:rFonts w:eastAsia="宋体" w:cs="宋体" w:hint="eastAsia"/>
          <w:spacing w:val="0"/>
          <w:sz w:val="21"/>
          <w:szCs w:val="21"/>
          <w:lang w:eastAsia="zh-CN"/>
        </w:rPr>
        <w:t>s</w:t>
      </w:r>
      <w:r w:rsidR="00947AB4">
        <w:rPr>
          <w:rFonts w:eastAsia="宋体" w:cs="宋体" w:hint="eastAsia"/>
          <w:spacing w:val="0"/>
          <w:sz w:val="21"/>
          <w:szCs w:val="21"/>
          <w:lang w:eastAsia="zh-CN"/>
        </w:rPr>
        <w:t>pectral</w:t>
      </w:r>
      <w:r w:rsidR="00B26C5F"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resolution</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_Ref225086429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62565">
        <w:rPr>
          <w:rFonts w:eastAsia="宋体" w:cs="宋体"/>
          <w:spacing w:val="0"/>
          <w:sz w:val="21"/>
          <w:szCs w:val="21"/>
          <w:lang w:eastAsia="zh-CN"/>
        </w:rPr>
        <w:t>[12]</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Pr="00FA371A">
        <w:rPr>
          <w:rFonts w:eastAsia="宋体" w:cs="宋体"/>
          <w:spacing w:val="0"/>
          <w:sz w:val="21"/>
          <w:szCs w:val="21"/>
          <w:lang w:eastAsia="zh-CN"/>
        </w:rPr>
        <w:t xml:space="preserve"> </w:t>
      </w:r>
      <w:r w:rsidR="003B1F49" w:rsidRPr="003B1F49">
        <w:rPr>
          <w:rFonts w:eastAsia="宋体" w:cs="宋体"/>
          <w:spacing w:val="0"/>
          <w:sz w:val="21"/>
          <w:szCs w:val="21"/>
          <w:lang w:eastAsia="zh-CN"/>
        </w:rPr>
        <w:t xml:space="preserve">Conversely, </w:t>
      </w:r>
      <w:r w:rsidR="00C448CF">
        <w:rPr>
          <w:rFonts w:hint="eastAsia"/>
          <w:sz w:val="21"/>
          <w:szCs w:val="21"/>
        </w:rPr>
        <w:t>t</w:t>
      </w:r>
      <w:r w:rsidR="00C448CF" w:rsidRPr="00D1212D">
        <w:rPr>
          <w:sz w:val="21"/>
          <w:szCs w:val="21"/>
        </w:rPr>
        <w:t xml:space="preserve">ime </w:t>
      </w:r>
      <w:r w:rsidR="00C448CF">
        <w:rPr>
          <w:rFonts w:hint="eastAsia"/>
          <w:sz w:val="21"/>
          <w:szCs w:val="21"/>
        </w:rPr>
        <w:t>d</w:t>
      </w:r>
      <w:r w:rsidR="00C448CF" w:rsidRPr="00D1212D">
        <w:rPr>
          <w:sz w:val="21"/>
          <w:szCs w:val="21"/>
        </w:rPr>
        <w:t xml:space="preserve">ivision </w:t>
      </w:r>
      <w:r w:rsidR="00C448CF">
        <w:rPr>
          <w:rFonts w:hint="eastAsia"/>
          <w:sz w:val="21"/>
          <w:szCs w:val="21"/>
        </w:rPr>
        <w:t>m</w:t>
      </w:r>
      <w:r w:rsidR="00C448CF" w:rsidRPr="00D1212D">
        <w:rPr>
          <w:sz w:val="21"/>
          <w:szCs w:val="21"/>
        </w:rPr>
        <w:t>ultiplexing (TDM)</w:t>
      </w:r>
      <w:r w:rsidR="003B1F49" w:rsidRPr="003B1F49">
        <w:rPr>
          <w:rFonts w:eastAsia="宋体" w:cs="宋体"/>
          <w:spacing w:val="0"/>
          <w:sz w:val="21"/>
          <w:szCs w:val="21"/>
          <w:lang w:eastAsia="zh-CN"/>
        </w:rPr>
        <w:t xml:space="preserve"> methods rely on </w:t>
      </w:r>
      <w:r w:rsidR="003B1F49" w:rsidRPr="00886CFD">
        <w:rPr>
          <w:rFonts w:eastAsia="宋体" w:cs="宋体"/>
          <w:spacing w:val="0"/>
          <w:sz w:val="21"/>
          <w:szCs w:val="21"/>
          <w:lang w:eastAsia="zh-CN"/>
        </w:rPr>
        <w:lastRenderedPageBreak/>
        <w:t xml:space="preserve">sequential scanning, trading off temporal resolution for spectral </w:t>
      </w:r>
      <w:r w:rsidR="00CD2C0F">
        <w:rPr>
          <w:rFonts w:eastAsia="宋体" w:cs="宋体" w:hint="eastAsia"/>
          <w:spacing w:val="0"/>
          <w:sz w:val="21"/>
          <w:szCs w:val="21"/>
          <w:lang w:eastAsia="zh-CN"/>
        </w:rPr>
        <w:t>accuracy</w:t>
      </w:r>
      <w:r w:rsidR="003B1F49" w:rsidRPr="00886CFD">
        <w:rPr>
          <w:rFonts w:eastAsia="宋体" w:cs="宋体"/>
          <w:spacing w:val="0"/>
          <w:sz w:val="21"/>
          <w:szCs w:val="21"/>
          <w:lang w:eastAsia="zh-CN"/>
        </w:rPr>
        <w:t>.</w:t>
      </w:r>
      <w:r w:rsidRPr="003B1F49">
        <w:rPr>
          <w:rFonts w:eastAsia="宋体" w:cs="宋体"/>
          <w:spacing w:val="0"/>
          <w:sz w:val="21"/>
          <w:szCs w:val="21"/>
          <w:lang w:eastAsia="zh-CN"/>
        </w:rPr>
        <w:t xml:space="preserve"> T</w:t>
      </w:r>
      <w:r w:rsidRPr="00FA371A">
        <w:rPr>
          <w:rFonts w:eastAsia="宋体" w:cs="宋体"/>
          <w:spacing w:val="0"/>
          <w:sz w:val="21"/>
          <w:szCs w:val="21"/>
          <w:lang w:eastAsia="zh-CN"/>
        </w:rPr>
        <w:t xml:space="preserve">his </w:t>
      </w:r>
      <w:r w:rsidR="003315E2" w:rsidRPr="00FA371A">
        <w:rPr>
          <w:rFonts w:eastAsia="宋体" w:cs="宋体"/>
          <w:spacing w:val="0"/>
          <w:sz w:val="21"/>
          <w:szCs w:val="21"/>
          <w:lang w:eastAsia="zh-CN"/>
        </w:rPr>
        <w:t>sequentially</w:t>
      </w:r>
      <w:r w:rsidR="00634C49" w:rsidRPr="00FA371A">
        <w:rPr>
          <w:rFonts w:eastAsia="宋体" w:cs="宋体"/>
          <w:spacing w:val="0"/>
          <w:sz w:val="21"/>
          <w:szCs w:val="21"/>
          <w:lang w:eastAsia="zh-CN"/>
        </w:rPr>
        <w:t xml:space="preserve">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w:t>
      </w:r>
      <w:r w:rsidR="00EA7943">
        <w:rPr>
          <w:rFonts w:eastAsia="宋体" w:cs="宋体" w:hint="eastAsia"/>
          <w:spacing w:val="0"/>
          <w:sz w:val="21"/>
          <w:szCs w:val="21"/>
          <w:lang w:eastAsia="zh-CN"/>
        </w:rPr>
        <w:t>high-speed</w:t>
      </w:r>
      <w:r w:rsidR="00EA7943" w:rsidRPr="00FA371A">
        <w:rPr>
          <w:rFonts w:eastAsia="宋体" w:cs="宋体"/>
          <w:spacing w:val="0"/>
          <w:sz w:val="21"/>
          <w:szCs w:val="21"/>
          <w:lang w:eastAsia="zh-CN"/>
        </w:rPr>
        <w:t xml:space="preserve"> </w:t>
      </w:r>
      <w:r w:rsidR="00634C49" w:rsidRPr="00FA371A">
        <w:rPr>
          <w:rFonts w:eastAsia="宋体" w:cs="宋体"/>
          <w:spacing w:val="0"/>
          <w:sz w:val="21"/>
          <w:szCs w:val="21"/>
          <w:lang w:eastAsia="zh-CN"/>
        </w:rPr>
        <w:t>dynamics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_Ref225086443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62565">
        <w:rPr>
          <w:rFonts w:eastAsia="宋体" w:cs="宋体"/>
          <w:spacing w:val="0"/>
          <w:sz w:val="21"/>
          <w:szCs w:val="21"/>
          <w:lang w:eastAsia="zh-CN"/>
        </w:rPr>
        <w:t>[13]</w:t>
      </w:r>
      <w:r w:rsidR="003F7747">
        <w:rPr>
          <w:rFonts w:eastAsia="宋体" w:cs="宋体"/>
          <w:spacing w:val="0"/>
          <w:sz w:val="21"/>
          <w:szCs w:val="21"/>
          <w:lang w:eastAsia="zh-CN"/>
        </w:rPr>
        <w:fldChar w:fldCharType="end"/>
      </w:r>
      <w:r w:rsidR="00634C49" w:rsidRPr="00FA371A">
        <w:rPr>
          <w:rFonts w:eastAsia="宋体" w:cs="宋体"/>
          <w:spacing w:val="0"/>
          <w:sz w:val="21"/>
          <w:szCs w:val="21"/>
          <w:lang w:eastAsia="zh-CN"/>
        </w:rPr>
        <w:t>.</w:t>
      </w:r>
      <w:r w:rsidR="00FB7D74" w:rsidRPr="00FA371A">
        <w:rPr>
          <w:rFonts w:eastAsia="宋体" w:cs="宋体" w:hint="eastAsia"/>
          <w:spacing w:val="0"/>
          <w:sz w:val="21"/>
          <w:szCs w:val="21"/>
          <w:lang w:eastAsia="zh-CN"/>
        </w:rPr>
        <w:t xml:space="preserve"> </w:t>
      </w:r>
      <w:r w:rsidR="00374212">
        <w:rPr>
          <w:rFonts w:eastAsia="宋体" w:cs="宋体" w:hint="eastAsia"/>
          <w:spacing w:val="0"/>
          <w:sz w:val="21"/>
          <w:szCs w:val="21"/>
          <w:lang w:eastAsia="zh-CN"/>
        </w:rPr>
        <w:t>Moreover, t</w:t>
      </w:r>
      <w:r w:rsidR="007C2DF3" w:rsidRPr="007C2DF3">
        <w:rPr>
          <w:rFonts w:eastAsia="宋体" w:cs="宋体"/>
          <w:spacing w:val="0"/>
          <w:sz w:val="21"/>
          <w:szCs w:val="21"/>
          <w:lang w:eastAsia="zh-CN"/>
        </w:rPr>
        <w:t>hese computational frameworks remain</w:t>
      </w:r>
      <w:r w:rsidR="00290D7F">
        <w:rPr>
          <w:rFonts w:eastAsia="宋体" w:cs="宋体" w:hint="eastAsia"/>
          <w:spacing w:val="0"/>
          <w:sz w:val="21"/>
          <w:szCs w:val="21"/>
          <w:lang w:eastAsia="zh-CN"/>
        </w:rPr>
        <w:t xml:space="preserve"> </w:t>
      </w:r>
      <w:r w:rsidR="007C2DF3" w:rsidRPr="007C2DF3">
        <w:rPr>
          <w:rFonts w:eastAsia="宋体" w:cs="宋体"/>
          <w:spacing w:val="0"/>
          <w:sz w:val="21"/>
          <w:szCs w:val="21"/>
          <w:lang w:eastAsia="zh-CN"/>
        </w:rPr>
        <w:t xml:space="preserve">bound to controlled lighting environments </w:t>
      </w:r>
      <w:r w:rsidR="007C2DF3" w:rsidRPr="00BA6712">
        <w:rPr>
          <w:rFonts w:eastAsia="宋体" w:cs="宋体"/>
          <w:spacing w:val="0"/>
          <w:sz w:val="21"/>
          <w:szCs w:val="21"/>
          <w:lang w:eastAsia="zh-CN"/>
        </w:rPr>
        <w:t>due to their lack of</w:t>
      </w:r>
      <w:r w:rsidR="007C2DF3" w:rsidRPr="007C2DF3">
        <w:rPr>
          <w:rFonts w:eastAsia="宋体" w:cs="宋体"/>
          <w:spacing w:val="0"/>
          <w:sz w:val="21"/>
          <w:szCs w:val="21"/>
          <w:lang w:eastAsia="zh-CN"/>
        </w:rPr>
        <w:t xml:space="preserve"> an intrinsic encoding mechanism to decouple the active signal from ambient interference.</w:t>
      </w:r>
      <w:r w:rsidR="007C2DF3" w:rsidRPr="007C2DF3" w:rsidDel="007C2DF3">
        <w:rPr>
          <w:rFonts w:eastAsia="宋体" w:cs="宋体"/>
          <w:spacing w:val="0"/>
          <w:sz w:val="21"/>
          <w:szCs w:val="21"/>
          <w:lang w:eastAsia="zh-CN"/>
        </w:rPr>
        <w:t xml:space="preserve"> </w:t>
      </w:r>
    </w:p>
    <w:p w14:paraId="653A2310" w14:textId="3FAB7796"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w:t>
      </w:r>
      <w:r w:rsidR="00950F73">
        <w:rPr>
          <w:rFonts w:eastAsia="宋体" w:cs="宋体" w:hint="eastAsia"/>
          <w:spacing w:val="0"/>
          <w:sz w:val="21"/>
          <w:szCs w:val="21"/>
          <w:lang w:eastAsia="zh-CN"/>
        </w:rPr>
        <w:t xml:space="preserve">computational </w:t>
      </w:r>
      <w:r w:rsidR="009149C3" w:rsidRPr="00FA371A">
        <w:rPr>
          <w:rFonts w:eastAsia="宋体" w:cs="宋体"/>
          <w:spacing w:val="0"/>
          <w:sz w:val="21"/>
          <w:szCs w:val="21"/>
          <w:lang w:eastAsia="zh-CN"/>
        </w:rPr>
        <w:t xml:space="preserve">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post-detection unmixing strategies</w:t>
      </w:r>
      <w:r w:rsidR="003F7747">
        <w:rPr>
          <w:rFonts w:eastAsia="宋体" w:cs="宋体"/>
          <w:spacing w:val="0"/>
          <w:sz w:val="21"/>
          <w:szCs w:val="21"/>
          <w:lang w:eastAsia="zh-CN"/>
        </w:rPr>
        <w:fldChar w:fldCharType="begin"/>
      </w:r>
      <w:r w:rsidR="003F7747">
        <w:rPr>
          <w:rFonts w:eastAsia="宋体" w:cs="宋体"/>
          <w:spacing w:val="0"/>
          <w:sz w:val="21"/>
          <w:szCs w:val="21"/>
          <w:lang w:eastAsia="zh-CN"/>
        </w:rPr>
        <w:instrText xml:space="preserve"> REF _Ref225086565 \r \h </w:instrText>
      </w:r>
      <w:r w:rsidR="003F7747">
        <w:rPr>
          <w:rFonts w:eastAsia="宋体" w:cs="宋体"/>
          <w:spacing w:val="0"/>
          <w:sz w:val="21"/>
          <w:szCs w:val="21"/>
          <w:lang w:eastAsia="zh-CN"/>
        </w:rPr>
      </w:r>
      <w:r w:rsidR="003F7747">
        <w:rPr>
          <w:rFonts w:eastAsia="宋体" w:cs="宋体"/>
          <w:spacing w:val="0"/>
          <w:sz w:val="21"/>
          <w:szCs w:val="21"/>
          <w:lang w:eastAsia="zh-CN"/>
        </w:rPr>
        <w:fldChar w:fldCharType="separate"/>
      </w:r>
      <w:r w:rsidR="00C62565">
        <w:rPr>
          <w:rFonts w:eastAsia="宋体" w:cs="宋体"/>
          <w:spacing w:val="0"/>
          <w:sz w:val="21"/>
          <w:szCs w:val="21"/>
          <w:lang w:eastAsia="zh-CN"/>
        </w:rPr>
        <w:t>[14]</w:t>
      </w:r>
      <w:r w:rsidR="003F7747">
        <w:rPr>
          <w:rFonts w:eastAsia="宋体" w:cs="宋体"/>
          <w:spacing w:val="0"/>
          <w:sz w:val="21"/>
          <w:szCs w:val="21"/>
          <w:lang w:eastAsia="zh-CN"/>
        </w:rPr>
        <w:fldChar w:fldCharType="end"/>
      </w:r>
      <w:r w:rsidR="006A109F" w:rsidRPr="00FA371A">
        <w:rPr>
          <w:rFonts w:eastAsia="宋体" w:cs="宋体"/>
          <w:spacing w:val="0"/>
          <w:sz w:val="21"/>
          <w:szCs w:val="21"/>
          <w:lang w:eastAsia="zh-CN"/>
        </w:rPr>
        <w:t xml:space="preserve">,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enabling the simultaneous reconstruction of all encoded spectral channels via a 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demonstrate that this strategy enables </w:t>
      </w:r>
      <w:r w:rsidR="00550DD9">
        <w:rPr>
          <w:rFonts w:eastAsia="宋体" w:cs="宋体" w:hint="eastAsia"/>
          <w:spacing w:val="0"/>
          <w:sz w:val="21"/>
          <w:szCs w:val="21"/>
          <w:lang w:eastAsia="zh-CN"/>
        </w:rPr>
        <w:t>high-</w:t>
      </w:r>
      <w:r w:rsidR="00550DD9" w:rsidRPr="00550DD9">
        <w:rPr>
          <w:rFonts w:eastAsia="宋体" w:cs="宋体"/>
          <w:spacing w:val="0"/>
          <w:sz w:val="21"/>
          <w:szCs w:val="21"/>
          <w:lang w:eastAsia="zh-CN"/>
        </w:rPr>
        <w:t>fidelity</w:t>
      </w:r>
      <w:r w:rsidR="00550DD9" w:rsidRPr="00550DD9" w:rsidDel="009D4676">
        <w:rPr>
          <w:rFonts w:eastAsia="宋体" w:cs="宋体"/>
          <w:spacing w:val="0"/>
          <w:sz w:val="21"/>
          <w:szCs w:val="21"/>
          <w:lang w:eastAsia="zh-CN"/>
        </w:rPr>
        <w:t xml:space="preserve"> </w:t>
      </w:r>
      <w:r w:rsidR="00B857EF" w:rsidRPr="00FA371A">
        <w:rPr>
          <w:rFonts w:eastAsia="宋体" w:cs="宋体"/>
          <w:spacing w:val="0"/>
          <w:sz w:val="21"/>
          <w:szCs w:val="21"/>
          <w:lang w:eastAsia="zh-CN"/>
        </w:rPr>
        <w:t xml:space="preserve">spectral reconstruction </w:t>
      </w:r>
      <w:r w:rsidR="009D4676" w:rsidRPr="009D4676">
        <w:rPr>
          <w:rFonts w:eastAsia="宋体" w:cs="宋体"/>
          <w:spacing w:val="0"/>
          <w:sz w:val="21"/>
          <w:szCs w:val="21"/>
          <w:lang w:eastAsia="zh-CN"/>
        </w:rPr>
        <w:t>at a</w:t>
      </w:r>
      <w:r w:rsidR="003E4F6B">
        <w:rPr>
          <w:rFonts w:eastAsia="宋体" w:cs="宋体" w:hint="eastAsia"/>
          <w:spacing w:val="0"/>
          <w:sz w:val="21"/>
          <w:szCs w:val="21"/>
          <w:lang w:eastAsia="zh-CN"/>
        </w:rPr>
        <w:t>n</w:t>
      </w:r>
      <w:r w:rsidR="009D4676" w:rsidRPr="009D4676">
        <w:rPr>
          <w:rFonts w:eastAsia="宋体" w:cs="宋体"/>
          <w:spacing w:val="0"/>
          <w:sz w:val="21"/>
          <w:szCs w:val="21"/>
          <w:lang w:eastAsia="zh-CN"/>
        </w:rPr>
        <w:t xml:space="preserve"> SNR of</w:t>
      </w:r>
      <w:r w:rsidR="009D4676" w:rsidRPr="009D4676" w:rsidDel="009D4676">
        <w:rPr>
          <w:rFonts w:eastAsia="宋体" w:cs="宋体"/>
          <w:spacing w:val="0"/>
          <w:sz w:val="21"/>
          <w:szCs w:val="21"/>
          <w:lang w:eastAsia="zh-CN"/>
        </w:rPr>
        <w:t xml:space="preserve"> </w:t>
      </w:r>
      <w:r w:rsidR="00751B04">
        <w:rPr>
          <w:rFonts w:eastAsia="宋体" w:cs="宋体" w:hint="eastAsia"/>
          <w:spacing w:val="0"/>
          <w:sz w:val="21"/>
          <w:szCs w:val="21"/>
          <w:lang w:eastAsia="zh-CN"/>
        </w:rPr>
        <w:t>-</w:t>
      </w:r>
      <w:r w:rsidR="00B857EF" w:rsidRPr="00FA371A">
        <w:rPr>
          <w:rFonts w:eastAsia="宋体" w:cs="宋体"/>
          <w:spacing w:val="0"/>
          <w:sz w:val="21"/>
          <w:szCs w:val="21"/>
          <w:lang w:eastAsia="zh-CN"/>
        </w:rPr>
        <w:t xml:space="preserve">11.77 dB. Furthermore, it achieves </w:t>
      </w:r>
      <w:r w:rsidR="003E4F6B">
        <w:rPr>
          <w:rFonts w:eastAsia="宋体" w:cs="宋体" w:hint="eastAsia"/>
          <w:spacing w:val="0"/>
          <w:sz w:val="21"/>
          <w:szCs w:val="21"/>
          <w:lang w:eastAsia="zh-CN"/>
        </w:rPr>
        <w:t>fast</w:t>
      </w:r>
      <w:r w:rsidR="003E4F6B"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1CF5A936" w:rsidR="00E3549A" w:rsidRPr="00FA371A" w:rsidRDefault="009F6849" w:rsidP="00E3549A">
      <w:pPr>
        <w:jc w:val="both"/>
        <w:rPr>
          <w:rFonts w:eastAsia="宋体" w:cs="宋体"/>
          <w:spacing w:val="0"/>
          <w:sz w:val="21"/>
          <w:szCs w:val="21"/>
          <w:lang w:eastAsia="zh-CN"/>
        </w:rPr>
      </w:pPr>
      <w:r w:rsidRPr="009F6849">
        <w:rPr>
          <w:rFonts w:eastAsia="宋体" w:cs="宋体"/>
          <w:spacing w:val="0"/>
          <w:sz w:val="21"/>
          <w:szCs w:val="21"/>
          <w:lang w:eastAsia="zh-CN"/>
        </w:rPr>
        <w:t>A generalized spectral sensing architecture can be abstracted into two fundamental components: a spectral modulator and a detector.</w:t>
      </w:r>
      <w:r>
        <w:rPr>
          <w:rFonts w:eastAsia="宋体" w:cs="宋体" w:hint="eastAsia"/>
          <w:spacing w:val="0"/>
          <w:sz w:val="21"/>
          <w:szCs w:val="21"/>
          <w:lang w:eastAsia="zh-CN"/>
        </w:rPr>
        <w:t xml:space="preserve"> </w:t>
      </w:r>
      <w:r w:rsidR="00800D5F" w:rsidRPr="00FA371A">
        <w:rPr>
          <w:rFonts w:eastAsia="宋体" w:cs="宋体"/>
          <w:spacing w:val="0"/>
          <w:sz w:val="21"/>
          <w:szCs w:val="21"/>
          <w:lang w:eastAsia="zh-CN"/>
        </w:rPr>
        <w:t xml:space="preserve">Under </w:t>
      </w:r>
      <w:r>
        <w:rPr>
          <w:rFonts w:eastAsia="宋体" w:cs="宋体"/>
          <w:spacing w:val="0"/>
          <w:sz w:val="21"/>
          <w:szCs w:val="21"/>
          <w:lang w:eastAsia="zh-CN"/>
        </w:rPr>
        <w:t xml:space="preserve">a </w:t>
      </w:r>
      <w:r w:rsidR="004C3751">
        <w:rPr>
          <w:rFonts w:eastAsia="宋体" w:cs="宋体" w:hint="eastAsia"/>
          <w:spacing w:val="0"/>
          <w:sz w:val="21"/>
          <w:szCs w:val="21"/>
          <w:lang w:eastAsia="zh-CN"/>
        </w:rPr>
        <w:t>c</w:t>
      </w:r>
      <w:r w:rsidR="004C3751" w:rsidRPr="00FA371A">
        <w:rPr>
          <w:rFonts w:eastAsia="宋体" w:cs="宋体"/>
          <w:spacing w:val="0"/>
          <w:sz w:val="21"/>
          <w:szCs w:val="21"/>
          <w:lang w:eastAsia="zh-CN"/>
        </w:rPr>
        <w:t xml:space="preserve">onventional </w:t>
      </w:r>
      <w:r w:rsidR="00EE2920">
        <w:rPr>
          <w:rFonts w:eastAsia="宋体" w:cs="宋体" w:hint="eastAsia"/>
          <w:spacing w:val="0"/>
          <w:sz w:val="21"/>
          <w:szCs w:val="21"/>
          <w:lang w:eastAsia="zh-CN"/>
        </w:rPr>
        <w:t>TDM</w:t>
      </w:r>
      <w:r w:rsidR="004C3751" w:rsidRPr="00FA371A">
        <w:rPr>
          <w:rFonts w:eastAsia="宋体" w:cs="宋体" w:hint="eastAsia"/>
          <w:spacing w:val="0"/>
          <w:sz w:val="21"/>
          <w:szCs w:val="21"/>
          <w:lang w:eastAsia="zh-CN"/>
        </w:rPr>
        <w:t xml:space="preserve"> </w:t>
      </w:r>
      <w:r w:rsidR="009E6BF6">
        <w:rPr>
          <w:rFonts w:eastAsia="宋体" w:cs="宋体" w:hint="eastAsia"/>
          <w:spacing w:val="0"/>
          <w:sz w:val="21"/>
          <w:szCs w:val="21"/>
          <w:lang w:eastAsia="zh-CN"/>
        </w:rPr>
        <w:t>scheme</w:t>
      </w:r>
      <w:r w:rsidR="00800D5F" w:rsidRPr="00FA371A">
        <w:rPr>
          <w:rFonts w:eastAsia="宋体" w:cs="宋体"/>
          <w:spacing w:val="0"/>
          <w:sz w:val="21"/>
          <w:szCs w:val="21"/>
          <w:lang w:eastAsia="zh-CN"/>
        </w:rPr>
        <w:t xml:space="preserv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800D5F"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00800D5F"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1555C92D"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nor/>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69876F4F"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46F64AA5"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w:t>
      </w:r>
      <w:r w:rsidR="00AB548F">
        <w:rPr>
          <w:rFonts w:eastAsia="宋体" w:cs="宋体"/>
          <w:spacing w:val="0"/>
          <w:sz w:val="21"/>
          <w:szCs w:val="21"/>
          <w:lang w:eastAsia="zh-CN"/>
        </w:rPr>
        <w:t>’</w:t>
      </w:r>
      <w:r w:rsidR="006A109F" w:rsidRPr="00FA371A">
        <w:rPr>
          <w:rFonts w:eastAsia="宋体" w:cs="宋体"/>
          <w:spacing w:val="0"/>
          <w:sz w:val="21"/>
          <w:szCs w:val="21"/>
          <w:lang w:eastAsia="zh-CN"/>
        </w:rPr>
        <w:t>s spectral responsivity, encompassing both photoelectric conversion efficiency and transimpedance gain</w:t>
      </w:r>
      <w:r w:rsidR="00A50277">
        <w:rPr>
          <w:rFonts w:eastAsia="宋体" w:cs="宋体" w:hint="eastAsia"/>
          <w:spacing w:val="0"/>
          <w:sz w:val="21"/>
          <w:szCs w:val="21"/>
          <w:lang w:eastAsia="zh-CN"/>
        </w:rPr>
        <w:t>,</w:t>
      </w:r>
      <w:r w:rsidR="00001145"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p w14:paraId="53498E34" w14:textId="719A7B8C" w:rsidR="00474982" w:rsidRPr="00FA371A" w:rsidRDefault="006258D5" w:rsidP="00BA6712">
      <w:pPr>
        <w:ind w:firstLine="420"/>
        <w:jc w:val="both"/>
        <w:rPr>
          <w:rFonts w:eastAsia="宋体" w:cs="宋体"/>
          <w:spacing w:val="0"/>
          <w:sz w:val="21"/>
          <w:szCs w:val="21"/>
          <w:lang w:eastAsia="zh-CN"/>
        </w:rPr>
      </w:pPr>
      <w:r>
        <w:rPr>
          <w:rFonts w:eastAsia="宋体" w:cs="宋体" w:hint="eastAsia"/>
          <w:spacing w:val="0"/>
          <w:sz w:val="21"/>
          <w:szCs w:val="21"/>
          <w:lang w:eastAsia="zh-CN"/>
        </w:rPr>
        <w:t xml:space="preserve">In </w:t>
      </w:r>
      <w:r w:rsidR="009F6849">
        <w:rPr>
          <w:rFonts w:eastAsia="宋体" w:cs="宋体"/>
          <w:spacing w:val="0"/>
          <w:sz w:val="21"/>
          <w:szCs w:val="21"/>
          <w:lang w:eastAsia="zh-CN"/>
        </w:rPr>
        <w:t xml:space="preserve">the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 xml:space="preserve">uniquely assigned to </w:t>
      </w:r>
      <w:r w:rsidR="00A50277">
        <w:rPr>
          <w:rFonts w:eastAsia="宋体" w:cs="宋体" w:hint="eastAsia"/>
          <w:spacing w:val="0"/>
          <w:sz w:val="21"/>
          <w:szCs w:val="21"/>
          <w:lang w:eastAsia="zh-CN"/>
        </w:rPr>
        <w:t>the</w:t>
      </w:r>
      <w:r w:rsidR="00A50277" w:rsidRPr="00A50277">
        <w:rPr>
          <w:rFonts w:ascii="Cambria Math" w:eastAsia="宋体" w:hAnsi="Cambria Math" w:cs="宋体"/>
          <w:i/>
          <w:spacing w:val="0"/>
          <w:sz w:val="21"/>
          <w:szCs w:val="21"/>
          <w:lang w:eastAsia="zh-CN"/>
        </w:rPr>
        <w:t xml:space="preserve"> </w:t>
      </w:r>
      <m:oMath>
        <m:r>
          <w:rPr>
            <w:rFonts w:ascii="Cambria Math" w:eastAsia="宋体" w:hAnsi="Cambria Math" w:cs="宋体"/>
            <w:spacing w:val="0"/>
            <w:sz w:val="21"/>
            <w:szCs w:val="21"/>
            <w:lang w:eastAsia="zh-CN"/>
          </w:rPr>
          <m:t>k</m:t>
        </m:r>
      </m:oMath>
      <w:r w:rsidR="00A50277" w:rsidRPr="00FA371A">
        <w:rPr>
          <w:rFonts w:eastAsia="宋体" w:cs="宋体"/>
          <w:spacing w:val="0"/>
          <w:sz w:val="21"/>
          <w:szCs w:val="21"/>
          <w:lang w:eastAsia="zh-CN"/>
        </w:rPr>
        <w:t xml:space="preserve">-th </w:t>
      </w:r>
      <w:r w:rsidR="001F103E" w:rsidRPr="00FA371A">
        <w:rPr>
          <w:rFonts w:eastAsia="宋体" w:cs="宋体"/>
          <w:spacing w:val="0"/>
          <w:sz w:val="21"/>
          <w:szCs w:val="21"/>
          <w:lang w:eastAsia="zh-CN"/>
        </w:rPr>
        <w:t>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69239942"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499A6625" w:rsidR="00001145"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r w:rsidR="00AB7595">
        <w:rPr>
          <w:rFonts w:eastAsia="宋体" w:cs="宋体" w:hint="eastAsia"/>
          <w:spacing w:val="0"/>
          <w:sz w:val="21"/>
          <w:szCs w:val="21"/>
          <w:lang w:eastAsia="zh-CN"/>
        </w:rPr>
        <w:t>direct current</w:t>
      </w:r>
      <w:r w:rsidR="007909F5">
        <w:rPr>
          <w:rFonts w:eastAsia="宋体" w:cs="宋体" w:hint="eastAsia"/>
          <w:spacing w:val="0"/>
          <w:sz w:val="21"/>
          <w:szCs w:val="21"/>
          <w:lang w:eastAsia="zh-CN"/>
        </w:rPr>
        <w:t xml:space="preserve"> (DC)</w:t>
      </w:r>
      <w:r w:rsidR="00AB7595" w:rsidRPr="00FA371A">
        <w:rPr>
          <w:rFonts w:eastAsia="宋体" w:cs="宋体"/>
          <w:spacing w:val="0"/>
          <w:sz w:val="21"/>
          <w:szCs w:val="21"/>
          <w:lang w:eastAsia="zh-CN"/>
        </w:rPr>
        <w:t xml:space="preserve"> </w:t>
      </w:r>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4E82A15F"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Upon simultaneous</w:t>
      </w:r>
      <w:r w:rsidR="00B02AE1">
        <w:rPr>
          <w:rFonts w:eastAsia="宋体" w:cs="宋体" w:hint="eastAsia"/>
          <w:spacing w:val="0"/>
          <w:sz w:val="21"/>
          <w:szCs w:val="21"/>
          <w:lang w:eastAsia="zh-CN"/>
        </w:rPr>
        <w:t xml:space="preserve"> collection</w:t>
      </w:r>
      <w:r w:rsidRPr="00FA371A">
        <w:rPr>
          <w:rFonts w:eastAsia="宋体" w:cs="宋体"/>
          <w:spacing w:val="0"/>
          <w:sz w:val="21"/>
          <w:szCs w:val="21"/>
          <w:lang w:eastAsia="zh-CN"/>
        </w:rPr>
        <w:t xml:space="preserve">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r w:rsidR="000F6CF7">
        <w:rPr>
          <w:rFonts w:eastAsia="宋体" w:cs="宋体" w:hint="eastAsia"/>
          <w:spacing w:val="0"/>
          <w:sz w:val="21"/>
          <w:szCs w:val="21"/>
          <w:lang w:eastAsia="zh-CN"/>
        </w:rPr>
        <w:t xml:space="preserve"> </w:t>
      </w:r>
      <m:oMath>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1D6A39C"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7E2E83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1065BF23" w:rsidR="00E60073" w:rsidRPr="00FA371A" w:rsidRDefault="00C676F4">
      <w:pPr>
        <w:ind w:firstLine="420"/>
        <w:jc w:val="both"/>
        <w:rPr>
          <w:rFonts w:eastAsia="宋体" w:cs="宋体"/>
          <w:spacing w:val="0"/>
          <w:sz w:val="21"/>
          <w:szCs w:val="21"/>
          <w:lang w:eastAsia="zh-CN"/>
        </w:rPr>
        <w:pPrChange w:id="2" w:author="yj zeng" w:date="2026-04-02T09:14:00Z" w16du:dateUtc="2026-04-02T01:14:00Z">
          <w:pPr>
            <w:jc w:val="both"/>
          </w:pPr>
        </w:pPrChange>
      </w:pPr>
      <w:r w:rsidRPr="00FA371A">
        <w:rPr>
          <w:rFonts w:eastAsia="宋体" w:cs="宋体" w:hint="eastAsia"/>
          <w:spacing w:val="0"/>
          <w:sz w:val="21"/>
          <w:szCs w:val="21"/>
          <w:lang w:eastAsia="zh-CN"/>
        </w:rPr>
        <w:lastRenderedPageBreak/>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A62623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5E2B51E2"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2172F88F"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1B5F33F9"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3D5083AE"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387E91B1"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r w:rsidR="008A3235">
        <w:rPr>
          <w:rFonts w:eastAsia="宋体" w:cs="宋体" w:hint="eastAsia"/>
          <w:spacing w:val="0"/>
          <w:sz w:val="21"/>
          <w:szCs w:val="21"/>
          <w:lang w:eastAsia="zh-CN"/>
        </w:rPr>
        <w:t>if</w:t>
      </w:r>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bands of environmental noise,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r w:rsidR="008A3235">
        <w:rPr>
          <w:rFonts w:eastAsia="宋体" w:cs="宋体" w:hint="eastAsia"/>
          <w:spacing w:val="0"/>
          <w:sz w:val="21"/>
          <w:szCs w:val="21"/>
          <w:lang w:eastAsia="zh-CN"/>
        </w:rPr>
        <w:t>is</w:t>
      </w:r>
      <w:r w:rsidR="0073403F" w:rsidRPr="00FA371A">
        <w:rPr>
          <w:rFonts w:eastAsia="宋体" w:cs="宋体"/>
          <w:spacing w:val="0"/>
          <w:sz w:val="21"/>
          <w:szCs w:val="21"/>
          <w:lang w:eastAsia="zh-CN"/>
        </w:rPr>
        <w:t xml:space="preserve"> retrieved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352C591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115A1BD5" w14:textId="34434009" w:rsidR="00502F8C" w:rsidRDefault="00502F8C" w:rsidP="00512A7C">
      <w:pPr>
        <w:ind w:firstLine="420"/>
        <w:jc w:val="both"/>
        <w:rPr>
          <w:rFonts w:eastAsia="宋体" w:cs="宋体"/>
          <w:spacing w:val="0"/>
          <w:sz w:val="21"/>
          <w:szCs w:val="21"/>
          <w:lang w:eastAsia="zh-CN"/>
        </w:rPr>
      </w:pPr>
      <w:r w:rsidRPr="00502F8C">
        <w:rPr>
          <w:rFonts w:eastAsia="宋体" w:cs="宋体"/>
          <w:spacing w:val="0"/>
          <w:sz w:val="21"/>
          <w:szCs w:val="21"/>
          <w:lang w:eastAsia="zh-CN"/>
        </w:rPr>
        <w:t>To ensure orthogonality within a physical optoelectronic system, the carrier allocation must satisfy three boundary conditions: spectral separability (</w:t>
      </w:r>
      <m:oMath>
        <m:d>
          <m:dPr>
            <m:begChr m:val="|"/>
            <m:endChr m:val="|"/>
            <m:ctrlPr>
              <w:rPr>
                <w:rFonts w:ascii="Cambria Math" w:eastAsia="宋体" w:hAnsi="Cambria Math"/>
                <w:i/>
                <w:spacing w:val="0"/>
                <w:sz w:val="21"/>
                <w:szCs w:val="21"/>
                <w:lang w:eastAsia="zh-CN"/>
              </w:rPr>
            </m:ctrlPr>
          </m:dPr>
          <m:e>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i</m:t>
                </m:r>
              </m:sub>
            </m:sSub>
            <m: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w:rPr>
                    <w:rFonts w:ascii="Cambria Math" w:eastAsia="宋体" w:hAnsi="Cambria Math"/>
                    <w:spacing w:val="0"/>
                    <w:sz w:val="21"/>
                    <w:szCs w:val="21"/>
                    <w:lang w:eastAsia="zh-CN"/>
                  </w:rPr>
                  <m:t>j</m:t>
                </m:r>
              </m:sub>
            </m:sSub>
          </m:e>
        </m:d>
        <m:r>
          <w:rPr>
            <w:rFonts w:ascii="Cambria Math" w:eastAsia="宋体" w:hAnsi="Cambria Math"/>
            <w:spacing w:val="0"/>
            <w:sz w:val="21"/>
            <w:szCs w:val="21"/>
            <w:lang w:eastAsia="zh-CN"/>
          </w:rPr>
          <m:t>&gt;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 xml:space="preserve">f,   </m:t>
        </m:r>
      </m:oMath>
      <w:r w:rsidR="008452E5">
        <w:rPr>
          <w:rFonts w:eastAsia="宋体" w:cs="宋体" w:hint="eastAsia"/>
          <w:spacing w:val="0"/>
          <w:sz w:val="21"/>
          <w:szCs w:val="21"/>
          <w:lang w:eastAsia="zh-CN"/>
        </w:rPr>
        <w:t xml:space="preserve">where </w:t>
      </w:r>
      <m:oMath>
        <m:r>
          <m:rPr>
            <m:sty m:val="p"/>
          </m:rPr>
          <w:rPr>
            <w:rFonts w:ascii="Cambria Math" w:eastAsia="宋体" w:hAnsi="Cambria Math"/>
            <w:spacing w:val="0"/>
            <w:sz w:val="21"/>
            <w:szCs w:val="21"/>
            <w:lang w:eastAsia="zh-CN"/>
          </w:rPr>
          <m:t>Δ</m:t>
        </m:r>
        <m:r>
          <w:rPr>
            <w:rFonts w:ascii="Cambria Math" w:eastAsia="宋体" w:hAnsi="Cambria Math"/>
            <w:spacing w:val="0"/>
            <w:sz w:val="21"/>
            <w:szCs w:val="21"/>
            <w:lang w:eastAsia="zh-CN"/>
          </w:rPr>
          <m:t>f</m:t>
        </m:r>
      </m:oMath>
      <w:r w:rsidR="003E42DF">
        <w:rPr>
          <w:rFonts w:eastAsia="宋体" w:cs="宋体" w:hint="eastAsia"/>
          <w:spacing w:val="0"/>
          <w:sz w:val="21"/>
          <w:szCs w:val="21"/>
          <w:lang w:eastAsia="zh-CN"/>
        </w:rPr>
        <w:t xml:space="preserve"> is</w:t>
      </w:r>
      <w:r w:rsidR="008452E5">
        <w:rPr>
          <w:rFonts w:eastAsia="宋体" w:cs="宋体" w:hint="eastAsia"/>
          <w:spacing w:val="0"/>
          <w:sz w:val="21"/>
          <w:szCs w:val="21"/>
          <w:lang w:eastAsia="zh-CN"/>
        </w:rPr>
        <w:t xml:space="preserve"> the frequency resolution)</w:t>
      </w:r>
      <w:r w:rsidR="00B258A9">
        <w:rPr>
          <w:rFonts w:eastAsia="宋体" w:cs="宋体" w:hint="eastAsia"/>
          <w:spacing w:val="0"/>
          <w:sz w:val="21"/>
          <w:szCs w:val="21"/>
          <w:lang w:eastAsia="zh-CN"/>
        </w:rPr>
        <w:t xml:space="preserve">, </w:t>
      </w:r>
      <w:r w:rsidRPr="00502F8C">
        <w:rPr>
          <w:rFonts w:eastAsia="宋体" w:cs="宋体"/>
          <w:spacing w:val="0"/>
          <w:sz w:val="21"/>
          <w:szCs w:val="21"/>
          <w:lang w:eastAsia="zh-CN"/>
        </w:rPr>
        <w:t>harmonic interference avoidance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j</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i</m:t>
            </m:r>
          </m:sub>
        </m:sSub>
      </m:oMath>
      <w:r w:rsidRPr="00502F8C">
        <w:rPr>
          <w:rFonts w:eastAsia="宋体" w:cs="宋体"/>
          <w:spacing w:val="0"/>
          <w:sz w:val="21"/>
          <w:szCs w:val="21"/>
          <w:lang w:eastAsia="zh-CN"/>
        </w:rPr>
        <w:t>), and intermodulation avoidance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i</m:t>
                </m:r>
              </m:sub>
            </m:sSub>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j</m:t>
                </m:r>
              </m:sub>
            </m:sSub>
          </m:e>
        </m:d>
        <m:r>
          <m:rPr>
            <m:sty m:val="p"/>
          </m:rPr>
          <w:rPr>
            <w:rFonts w:ascii="Cambria Math" w:eastAsia="宋体" w:hAnsi="Cambria Math" w:cs="宋体" w:hint="eastAsia"/>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Pr="0024629A">
        <w:rPr>
          <w:rFonts w:eastAsia="宋体" w:cs="宋体"/>
          <w:spacing w:val="0"/>
          <w:sz w:val="21"/>
          <w:szCs w:val="21"/>
          <w:lang w:eastAsia="zh-CN"/>
        </w:rPr>
        <w:t>)</w:t>
      </w:r>
      <w:r w:rsidR="009F6849">
        <w:rPr>
          <w:rFonts w:eastAsia="宋体" w:cs="宋体" w:hint="eastAsia"/>
          <w:spacing w:val="0"/>
          <w:sz w:val="21"/>
          <w:szCs w:val="21"/>
          <w:lang w:eastAsia="zh-CN"/>
        </w:rPr>
        <w:t>.</w:t>
      </w:r>
      <w:r w:rsidR="0024629A" w:rsidRPr="00544283">
        <w:t xml:space="preserve"> </w:t>
      </w:r>
      <w:r w:rsidR="0024629A">
        <w:rPr>
          <w:rFonts w:eastAsia="宋体" w:cs="宋体" w:hint="eastAsia"/>
          <w:spacing w:val="0"/>
          <w:sz w:val="21"/>
          <w:szCs w:val="21"/>
          <w:lang w:eastAsia="zh-CN"/>
        </w:rPr>
        <w:t>M</w:t>
      </w:r>
      <w:r w:rsidR="0024629A" w:rsidRPr="00544283">
        <w:rPr>
          <w:rFonts w:eastAsia="宋体" w:cs="宋体"/>
          <w:spacing w:val="0"/>
          <w:sz w:val="21"/>
          <w:szCs w:val="21"/>
          <w:lang w:eastAsia="zh-CN"/>
        </w:rPr>
        <w:t xml:space="preserve">athematical derivations of these constraints and the corresponding </w:t>
      </w:r>
      <w:r w:rsidR="00103EE5">
        <w:rPr>
          <w:rFonts w:eastAsia="宋体" w:cs="宋体" w:hint="eastAsia"/>
          <w:spacing w:val="0"/>
          <w:sz w:val="21"/>
          <w:szCs w:val="21"/>
          <w:lang w:eastAsia="zh-CN"/>
        </w:rPr>
        <w:t xml:space="preserve">switch </w:t>
      </w:r>
      <w:r w:rsidR="0024629A" w:rsidRPr="00544283">
        <w:rPr>
          <w:rFonts w:eastAsia="宋体" w:cs="宋体"/>
          <w:spacing w:val="0"/>
          <w:sz w:val="21"/>
          <w:szCs w:val="21"/>
          <w:lang w:eastAsia="zh-CN"/>
        </w:rPr>
        <w:t>search algorithm are detailed in Supplement Sections 2 and 3</w:t>
      </w:r>
      <w:r w:rsidRPr="0024629A">
        <w:rPr>
          <w:rFonts w:eastAsia="宋体" w:cs="宋体"/>
          <w:spacing w:val="0"/>
          <w:sz w:val="21"/>
          <w:szCs w:val="21"/>
          <w:lang w:eastAsia="zh-CN"/>
        </w:rPr>
        <w:t>.</w:t>
      </w:r>
      <w:r w:rsidR="0024629A" w:rsidRPr="0024629A">
        <w:rPr>
          <w:rFonts w:eastAsia="宋体" w:cs="宋体" w:hint="eastAsia"/>
          <w:spacing w:val="0"/>
          <w:sz w:val="21"/>
          <w:szCs w:val="21"/>
          <w:lang w:eastAsia="zh-CN"/>
        </w:rPr>
        <w:t xml:space="preserv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1B404D" w:rsidRPr="00FA371A" w14:paraId="0F699A6C" w14:textId="77777777" w:rsidTr="00D96084">
        <w:tc>
          <w:tcPr>
            <w:tcW w:w="8277" w:type="dxa"/>
          </w:tcPr>
          <w:p w14:paraId="44F53E73" w14:textId="77777777" w:rsidR="001B404D" w:rsidRPr="00FA371A" w:rsidRDefault="001B404D" w:rsidP="00D96084">
            <w:pPr>
              <w:jc w:val="center"/>
              <w:rPr>
                <w:rFonts w:eastAsia="宋体" w:cs="宋体"/>
                <w:spacing w:val="0"/>
                <w:sz w:val="21"/>
                <w:szCs w:val="21"/>
                <w:lang w:eastAsia="zh-CN"/>
              </w:rPr>
            </w:pPr>
            <w:r>
              <w:rPr>
                <w:noProof/>
                <w:sz w:val="21"/>
                <w:szCs w:val="21"/>
              </w:rPr>
              <w:drawing>
                <wp:inline distT="0" distB="0" distL="0" distR="0" wp14:anchorId="035AFBB8" wp14:editId="547765CF">
                  <wp:extent cx="5112000" cy="1704207"/>
                  <wp:effectExtent l="0" t="0" r="0" b="0"/>
                  <wp:docPr id="10309875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7552" name="图片 1030987552"/>
                          <pic:cNvPicPr/>
                        </pic:nvPicPr>
                        <pic:blipFill>
                          <a:blip r:embed="rId8"/>
                          <a:stretch>
                            <a:fillRect/>
                          </a:stretch>
                        </pic:blipFill>
                        <pic:spPr>
                          <a:xfrm>
                            <a:off x="0" y="0"/>
                            <a:ext cx="5112000" cy="1704207"/>
                          </a:xfrm>
                          <a:prstGeom prst="rect">
                            <a:avLst/>
                          </a:prstGeom>
                        </pic:spPr>
                      </pic:pic>
                    </a:graphicData>
                  </a:graphic>
                </wp:inline>
              </w:drawing>
            </w:r>
          </w:p>
        </w:tc>
      </w:tr>
      <w:tr w:rsidR="001B404D" w:rsidRPr="00FA371A" w14:paraId="35D68FE4" w14:textId="77777777" w:rsidTr="00D96084">
        <w:tc>
          <w:tcPr>
            <w:tcW w:w="8306" w:type="dxa"/>
          </w:tcPr>
          <w:p w14:paraId="6155DB9A" w14:textId="380F69E1" w:rsidR="001B404D" w:rsidRPr="00BA6712" w:rsidRDefault="001B404D" w:rsidP="00D96084">
            <w:pPr>
              <w:pStyle w:val="a8"/>
              <w:jc w:val="both"/>
              <w:rPr>
                <w:rFonts w:ascii="Times New Roman" w:hAnsi="Times New Roman" w:cs="Times New Roman"/>
                <w:b/>
                <w:bCs/>
                <w:sz w:val="21"/>
                <w:szCs w:val="21"/>
                <w:lang w:eastAsia="zh-CN"/>
              </w:rPr>
            </w:pPr>
            <w:r w:rsidRPr="00BA6712">
              <w:rPr>
                <w:rFonts w:ascii="Times New Roman" w:hAnsi="Times New Roman" w:cs="Times New Roman"/>
                <w:b/>
                <w:bCs/>
                <w:sz w:val="21"/>
                <w:szCs w:val="21"/>
              </w:rPr>
              <w:t xml:space="preserve">Figure </w:t>
            </w:r>
            <w:r w:rsidRPr="00BA6712">
              <w:rPr>
                <w:rFonts w:ascii="Times New Roman" w:hAnsi="Times New Roman" w:cs="Times New Roman"/>
                <w:b/>
                <w:bCs/>
                <w:sz w:val="21"/>
                <w:szCs w:val="21"/>
              </w:rPr>
              <w:fldChar w:fldCharType="begin"/>
            </w:r>
            <w:r w:rsidRPr="00BA6712">
              <w:rPr>
                <w:rFonts w:ascii="Times New Roman" w:hAnsi="Times New Roman" w:cs="Times New Roman"/>
                <w:b/>
                <w:bCs/>
                <w:sz w:val="21"/>
                <w:szCs w:val="21"/>
              </w:rPr>
              <w:instrText xml:space="preserve"> SEQ Figure \* ARABIC </w:instrText>
            </w:r>
            <w:r w:rsidRPr="00BA6712">
              <w:rPr>
                <w:rFonts w:ascii="Times New Roman" w:hAnsi="Times New Roman" w:cs="Times New Roman"/>
                <w:b/>
                <w:bCs/>
                <w:sz w:val="21"/>
                <w:szCs w:val="21"/>
              </w:rPr>
              <w:fldChar w:fldCharType="separate"/>
            </w:r>
            <w:r w:rsidR="00C62565">
              <w:rPr>
                <w:rFonts w:ascii="Times New Roman" w:hAnsi="Times New Roman" w:cs="Times New Roman"/>
                <w:b/>
                <w:bCs/>
                <w:noProof/>
                <w:sz w:val="21"/>
                <w:szCs w:val="21"/>
              </w:rPr>
              <w:t>1</w:t>
            </w:r>
            <w:r w:rsidRPr="00BA6712">
              <w:rPr>
                <w:rFonts w:ascii="Times New Roman" w:hAnsi="Times New Roman" w:cs="Times New Roman"/>
                <w:b/>
                <w:bCs/>
                <w:sz w:val="21"/>
                <w:szCs w:val="21"/>
              </w:rPr>
              <w:fldChar w:fldCharType="end"/>
            </w:r>
            <w:r w:rsidRPr="00BA6712">
              <w:rPr>
                <w:rFonts w:ascii="Times New Roman" w:hAnsi="Times New Roman" w:cs="Times New Roman"/>
                <w:b/>
                <w:bCs/>
                <w:sz w:val="21"/>
                <w:szCs w:val="21"/>
                <w:lang w:eastAsia="zh-CN"/>
              </w:rPr>
              <w:t>. OFE schematic diagram.</w:t>
            </w:r>
            <w:r>
              <w:rPr>
                <w:rFonts w:ascii="Times New Roman" w:hAnsi="Times New Roman" w:cs="Times New Roman" w:hint="eastAsia"/>
                <w:b/>
                <w:bCs/>
                <w:sz w:val="21"/>
                <w:szCs w:val="21"/>
                <w:lang w:eastAsia="zh-CN"/>
              </w:rPr>
              <w:t xml:space="preserve"> </w:t>
            </w:r>
            <w:ins w:id="3" w:author="yj zeng" w:date="2026-04-02T09:12:00Z">
              <w:r w:rsidR="00936F5C" w:rsidRPr="00936F5C">
                <w:rPr>
                  <w:rFonts w:ascii="Times New Roman" w:hAnsi="Times New Roman" w:cs="Times New Roman"/>
                  <w:sz w:val="21"/>
                  <w:szCs w:val="21"/>
                  <w:lang w:eastAsia="zh-CN"/>
                  <w:rPrChange w:id="4" w:author="yj zeng" w:date="2026-04-02T09:12:00Z" w16du:dateUtc="2026-04-02T01:12:00Z">
                    <w:rPr>
                      <w:rFonts w:ascii="Times New Roman" w:hAnsi="Times New Roman" w:cs="Times New Roman"/>
                      <w:b/>
                      <w:bCs/>
                      <w:sz w:val="21"/>
                      <w:szCs w:val="21"/>
                      <w:lang w:eastAsia="zh-CN"/>
                    </w:rPr>
                  </w:rPrChange>
                </w:rPr>
                <w:t>Each spectra basis function undergoes modulation via a distinct orthogonal kernel. These components are linearly superimposed to form a composite time-domain signal, which is</w:t>
              </w:r>
            </w:ins>
            <w:ins w:id="5" w:author="yj zeng" w:date="2026-04-02T09:13:00Z" w16du:dateUtc="2026-04-02T01:13:00Z">
              <w:r w:rsidR="00DA073A">
                <w:rPr>
                  <w:rFonts w:ascii="Times New Roman" w:hAnsi="Times New Roman" w:cs="Times New Roman" w:hint="eastAsia"/>
                  <w:sz w:val="21"/>
                  <w:szCs w:val="21"/>
                  <w:lang w:eastAsia="zh-CN"/>
                </w:rPr>
                <w:t xml:space="preserve"> </w:t>
              </w:r>
            </w:ins>
            <w:ins w:id="6" w:author="yj zeng" w:date="2026-04-02T09:12:00Z">
              <w:r w:rsidR="00936F5C" w:rsidRPr="00936F5C">
                <w:rPr>
                  <w:rFonts w:ascii="Times New Roman" w:hAnsi="Times New Roman" w:cs="Times New Roman"/>
                  <w:sz w:val="21"/>
                  <w:szCs w:val="21"/>
                  <w:lang w:eastAsia="zh-CN"/>
                  <w:rPrChange w:id="7" w:author="yj zeng" w:date="2026-04-02T09:12:00Z" w16du:dateUtc="2026-04-02T01:12:00Z">
                    <w:rPr>
                      <w:rFonts w:ascii="Times New Roman" w:hAnsi="Times New Roman" w:cs="Times New Roman"/>
                      <w:b/>
                      <w:bCs/>
                      <w:sz w:val="21"/>
                      <w:szCs w:val="21"/>
                      <w:lang w:eastAsia="zh-CN"/>
                    </w:rPr>
                  </w:rPrChange>
                </w:rPr>
                <w:t>contaminated by additive noise during physical transmission. Upon reception by a</w:t>
              </w:r>
            </w:ins>
            <w:ins w:id="8" w:author="yj zeng" w:date="2026-04-02T09:13:00Z" w16du:dateUtc="2026-04-02T01:13:00Z">
              <w:r w:rsidR="00DA073A">
                <w:rPr>
                  <w:rFonts w:ascii="Times New Roman" w:hAnsi="Times New Roman" w:cs="Times New Roman" w:hint="eastAsia"/>
                  <w:sz w:val="21"/>
                  <w:szCs w:val="21"/>
                  <w:lang w:eastAsia="zh-CN"/>
                </w:rPr>
                <w:t xml:space="preserve"> </w:t>
              </w:r>
            </w:ins>
            <w:ins w:id="9" w:author="yj zeng" w:date="2026-04-02T09:12:00Z">
              <w:r w:rsidR="00936F5C" w:rsidRPr="00936F5C">
                <w:rPr>
                  <w:rFonts w:ascii="Times New Roman" w:hAnsi="Times New Roman" w:cs="Times New Roman"/>
                  <w:sz w:val="21"/>
                  <w:szCs w:val="21"/>
                  <w:lang w:eastAsia="zh-CN"/>
                  <w:rPrChange w:id="10" w:author="yj zeng" w:date="2026-04-02T09:12:00Z" w16du:dateUtc="2026-04-02T01:12:00Z">
                    <w:rPr>
                      <w:rFonts w:ascii="Times New Roman" w:hAnsi="Times New Roman" w:cs="Times New Roman"/>
                      <w:b/>
                      <w:bCs/>
                      <w:sz w:val="21"/>
                      <w:szCs w:val="21"/>
                      <w:lang w:eastAsia="zh-CN"/>
                    </w:rPr>
                  </w:rPrChange>
                </w:rPr>
                <w:t>sensor, a</w:t>
              </w:r>
            </w:ins>
            <w:ins w:id="11" w:author="yj zeng" w:date="2026-04-02T09:13:00Z" w16du:dateUtc="2026-04-02T01:13:00Z">
              <w:r w:rsidR="00DA073A">
                <w:rPr>
                  <w:rFonts w:ascii="Times New Roman" w:hAnsi="Times New Roman" w:cs="Times New Roman" w:hint="eastAsia"/>
                  <w:sz w:val="21"/>
                  <w:szCs w:val="21"/>
                  <w:lang w:eastAsia="zh-CN"/>
                </w:rPr>
                <w:t xml:space="preserve"> </w:t>
              </w:r>
            </w:ins>
            <w:ins w:id="12" w:author="yj zeng" w:date="2026-04-02T09:12:00Z">
              <w:r w:rsidR="00936F5C" w:rsidRPr="00936F5C">
                <w:rPr>
                  <w:rFonts w:ascii="Times New Roman" w:hAnsi="Times New Roman" w:cs="Times New Roman"/>
                  <w:sz w:val="21"/>
                  <w:szCs w:val="21"/>
                  <w:lang w:eastAsia="zh-CN"/>
                  <w:rPrChange w:id="13" w:author="yj zeng" w:date="2026-04-02T09:12:00Z" w16du:dateUtc="2026-04-02T01:12:00Z">
                    <w:rPr>
                      <w:rFonts w:ascii="Times New Roman" w:hAnsi="Times New Roman" w:cs="Times New Roman"/>
                      <w:b/>
                      <w:bCs/>
                      <w:sz w:val="21"/>
                      <w:szCs w:val="21"/>
                      <w:lang w:eastAsia="zh-CN"/>
                    </w:rPr>
                  </w:rPrChange>
                </w:rPr>
                <w:t xml:space="preserve">transform (e.g., </w:t>
              </w:r>
            </w:ins>
            <w:ins w:id="14" w:author="yj zeng" w:date="2026-04-02T09:12:00Z" w16du:dateUtc="2026-04-02T01:12:00Z">
              <w:r w:rsidR="00936F5C" w:rsidRPr="009E6FF5">
                <w:rPr>
                  <w:rFonts w:ascii="Times New Roman" w:hAnsi="Times New Roman" w:cs="Times New Roman"/>
                  <w:sz w:val="21"/>
                  <w:szCs w:val="21"/>
                  <w:lang w:eastAsia="zh-CN"/>
                </w:rPr>
                <w:t>F</w:t>
              </w:r>
              <w:r w:rsidR="00936F5C">
                <w:rPr>
                  <w:rFonts w:ascii="Times New Roman" w:hAnsi="Times New Roman" w:cs="Times New Roman" w:hint="eastAsia"/>
                  <w:sz w:val="21"/>
                  <w:szCs w:val="21"/>
                  <w:lang w:eastAsia="zh-CN"/>
                </w:rPr>
                <w:t xml:space="preserve">ourier </w:t>
              </w:r>
              <w:r w:rsidR="00936F5C">
                <w:rPr>
                  <w:rFonts w:ascii="Times New Roman" w:hAnsi="Times New Roman" w:cs="Times New Roman"/>
                  <w:sz w:val="21"/>
                  <w:szCs w:val="21"/>
                  <w:lang w:eastAsia="zh-CN"/>
                </w:rPr>
                <w:t>transform</w:t>
              </w:r>
            </w:ins>
            <w:ins w:id="15" w:author="yj zeng" w:date="2026-04-02T09:12:00Z">
              <w:r w:rsidR="00936F5C" w:rsidRPr="00936F5C">
                <w:rPr>
                  <w:rFonts w:ascii="Times New Roman" w:hAnsi="Times New Roman" w:cs="Times New Roman"/>
                  <w:sz w:val="21"/>
                  <w:szCs w:val="21"/>
                  <w:lang w:eastAsia="zh-CN"/>
                  <w:rPrChange w:id="16" w:author="yj zeng" w:date="2026-04-02T09:12:00Z" w16du:dateUtc="2026-04-02T01:12:00Z">
                    <w:rPr>
                      <w:rFonts w:ascii="Times New Roman" w:hAnsi="Times New Roman" w:cs="Times New Roman"/>
                      <w:b/>
                      <w:bCs/>
                      <w:sz w:val="21"/>
                      <w:szCs w:val="21"/>
                      <w:lang w:eastAsia="zh-CN"/>
                    </w:rPr>
                  </w:rPrChange>
                </w:rPr>
                <w:t>) maps the temporal waveform into a frequency-domain signal,</w:t>
              </w:r>
            </w:ins>
            <w:ins w:id="17" w:author="yj zeng" w:date="2026-04-02T09:13:00Z" w16du:dateUtc="2026-04-02T01:13:00Z">
              <w:r w:rsidR="00DA073A">
                <w:rPr>
                  <w:rFonts w:ascii="Times New Roman" w:hAnsi="Times New Roman" w:cs="Times New Roman" w:hint="eastAsia"/>
                  <w:sz w:val="21"/>
                  <w:szCs w:val="21"/>
                  <w:lang w:eastAsia="zh-CN"/>
                </w:rPr>
                <w:t xml:space="preserve"> </w:t>
              </w:r>
            </w:ins>
            <w:ins w:id="18" w:author="yj zeng" w:date="2026-04-02T09:12:00Z">
              <w:r w:rsidR="00936F5C" w:rsidRPr="00936F5C">
                <w:rPr>
                  <w:rFonts w:ascii="Times New Roman" w:hAnsi="Times New Roman" w:cs="Times New Roman"/>
                  <w:sz w:val="21"/>
                  <w:szCs w:val="21"/>
                  <w:lang w:eastAsia="zh-CN"/>
                  <w:rPrChange w:id="19" w:author="yj zeng" w:date="2026-04-02T09:12:00Z" w16du:dateUtc="2026-04-02T01:12:00Z">
                    <w:rPr>
                      <w:rFonts w:ascii="Times New Roman" w:hAnsi="Times New Roman" w:cs="Times New Roman"/>
                      <w:b/>
                      <w:bCs/>
                      <w:sz w:val="21"/>
                      <w:szCs w:val="21"/>
                      <w:lang w:eastAsia="zh-CN"/>
                    </w:rPr>
                  </w:rPrChange>
                </w:rPr>
                <w:t>isolating the deterministic carrier peaks from the noise floor. Finally,</w:t>
              </w:r>
            </w:ins>
            <w:ins w:id="20" w:author="yj zeng" w:date="2026-04-02T09:14:00Z" w16du:dateUtc="2026-04-02T01:14:00Z">
              <w:r w:rsidR="00DA073A">
                <w:rPr>
                  <w:rFonts w:ascii="Times New Roman" w:hAnsi="Times New Roman" w:cs="Times New Roman" w:hint="eastAsia"/>
                  <w:sz w:val="21"/>
                  <w:szCs w:val="21"/>
                  <w:lang w:eastAsia="zh-CN"/>
                </w:rPr>
                <w:t xml:space="preserve"> a</w:t>
              </w:r>
              <w:r w:rsidR="00DA073A" w:rsidRPr="00D96084">
                <w:rPr>
                  <w:rFonts w:ascii="Times New Roman" w:hAnsi="Times New Roman" w:cs="Times New Roman"/>
                  <w:sz w:val="21"/>
                  <w:szCs w:val="21"/>
                  <w:lang w:eastAsia="zh-CN"/>
                </w:rPr>
                <w:t xml:space="preserve"> computational algorithm</w:t>
              </w:r>
              <w:r w:rsidR="00DA073A">
                <w:rPr>
                  <w:rFonts w:ascii="Times New Roman" w:hAnsi="Times New Roman" w:cs="Times New Roman" w:hint="eastAsia"/>
                  <w:sz w:val="21"/>
                  <w:szCs w:val="21"/>
                  <w:lang w:eastAsia="zh-CN"/>
                </w:rPr>
                <w:t xml:space="preserve"> is used</w:t>
              </w:r>
              <w:r w:rsidR="00DA073A" w:rsidRPr="00D96084">
                <w:rPr>
                  <w:rFonts w:ascii="Times New Roman" w:hAnsi="Times New Roman" w:cs="Times New Roman"/>
                  <w:sz w:val="21"/>
                  <w:szCs w:val="21"/>
                  <w:lang w:eastAsia="zh-CN"/>
                </w:rPr>
                <w:t xml:space="preserve"> to reconstruct the target spectra </w:t>
              </w:r>
              <w:r w:rsidR="00DA073A">
                <w:rPr>
                  <w:rFonts w:ascii="Times New Roman" w:hAnsi="Times New Roman" w:cs="Times New Roman" w:hint="eastAsia"/>
                  <w:sz w:val="21"/>
                  <w:szCs w:val="21"/>
                  <w:lang w:eastAsia="zh-CN"/>
                </w:rPr>
                <w:t>based on the spectra basis and carrier peaks</w:t>
              </w:r>
              <w:r w:rsidR="00DA073A" w:rsidRPr="00D96084">
                <w:rPr>
                  <w:rFonts w:ascii="Times New Roman" w:hAnsi="Times New Roman" w:cs="Times New Roman"/>
                  <w:sz w:val="21"/>
                  <w:szCs w:val="21"/>
                  <w:lang w:eastAsia="zh-CN"/>
                </w:rPr>
                <w:t>.</w:t>
              </w:r>
            </w:ins>
            <w:del w:id="21" w:author="yj zeng" w:date="2026-04-02T09:14:00Z" w16du:dateUtc="2026-04-02T01:14:00Z">
              <w:r w:rsidRPr="00D96084" w:rsidDel="00DA073A">
                <w:rPr>
                  <w:rFonts w:ascii="Times New Roman" w:hAnsi="Times New Roman" w:cs="Times New Roman"/>
                  <w:sz w:val="21"/>
                  <w:szCs w:val="21"/>
                  <w:lang w:eastAsia="zh-CN"/>
                </w:rPr>
                <w:delText>T</w:delText>
              </w:r>
              <w:commentRangeStart w:id="22"/>
              <w:r w:rsidRPr="00D96084" w:rsidDel="00DA073A">
                <w:rPr>
                  <w:rFonts w:ascii="Times New Roman" w:hAnsi="Times New Roman" w:cs="Times New Roman"/>
                  <w:sz w:val="21"/>
                  <w:szCs w:val="21"/>
                  <w:lang w:eastAsia="zh-CN"/>
                </w:rPr>
                <w:delText>he</w:delText>
              </w:r>
              <w:r w:rsidR="00A653CF" w:rsidDel="00DA073A">
                <w:rPr>
                  <w:rFonts w:ascii="Times New Roman" w:hAnsi="Times New Roman" w:cs="Times New Roman" w:hint="eastAsia"/>
                  <w:sz w:val="21"/>
                  <w:szCs w:val="21"/>
                  <w:lang w:eastAsia="zh-CN"/>
                </w:rPr>
                <w:delText xml:space="preserve"> discrete spectra basis is modulated by the </w:delText>
              </w:r>
              <w:r w:rsidR="00A653CF" w:rsidRPr="00D96084" w:rsidDel="00DA073A">
                <w:rPr>
                  <w:rFonts w:ascii="Times New Roman" w:hAnsi="Times New Roman" w:cs="Times New Roman"/>
                  <w:sz w:val="21"/>
                  <w:szCs w:val="21"/>
                  <w:lang w:eastAsia="zh-CN"/>
                </w:rPr>
                <w:delText>orthogonal kernels</w:delText>
              </w:r>
              <w:r w:rsidRPr="00D96084" w:rsidDel="00DA073A">
                <w:rPr>
                  <w:rFonts w:ascii="Times New Roman" w:hAnsi="Times New Roman" w:cs="Times New Roman"/>
                  <w:sz w:val="21"/>
                  <w:szCs w:val="21"/>
                  <w:lang w:eastAsia="zh-CN"/>
                </w:rPr>
                <w:delText>. These components are superimposed into a single time-domain composite signal</w:delText>
              </w:r>
              <w:r w:rsidR="00A653CF" w:rsidDel="00DA073A">
                <w:rPr>
                  <w:rFonts w:ascii="Times New Roman" w:hAnsi="Times New Roman" w:cs="Times New Roman" w:hint="eastAsia"/>
                  <w:sz w:val="21"/>
                  <w:szCs w:val="21"/>
                  <w:lang w:eastAsia="zh-CN"/>
                </w:rPr>
                <w:delText xml:space="preserve"> with </w:delText>
              </w:r>
              <w:r w:rsidRPr="00D96084" w:rsidDel="00DA073A">
                <w:rPr>
                  <w:rFonts w:ascii="Times New Roman" w:hAnsi="Times New Roman" w:cs="Times New Roman"/>
                  <w:sz w:val="21"/>
                  <w:szCs w:val="21"/>
                  <w:lang w:eastAsia="zh-CN"/>
                </w:rPr>
                <w:delText>environmental noise during physical t</w:delText>
              </w:r>
              <w:commentRangeEnd w:id="22"/>
              <w:r w:rsidR="00936F5C" w:rsidRPr="00D96084" w:rsidDel="00DA073A">
                <w:rPr>
                  <w:rStyle w:val="ab"/>
                  <w:rFonts w:ascii="Times New Roman" w:hAnsi="Times New Roman" w:cs="Times New Roman"/>
                  <w:lang w:eastAsia="zh-CN"/>
                </w:rPr>
                <w:commentReference w:id="22"/>
              </w:r>
              <w:r w:rsidRPr="00D96084" w:rsidDel="00DA073A">
                <w:rPr>
                  <w:rFonts w:ascii="Times New Roman" w:hAnsi="Times New Roman" w:cs="Times New Roman"/>
                  <w:sz w:val="21"/>
                  <w:szCs w:val="21"/>
                  <w:lang w:eastAsia="zh-CN"/>
                </w:rPr>
                <w:delText>ransmission. Following</w:delText>
              </w:r>
              <w:r w:rsidDel="00DA073A">
                <w:rPr>
                  <w:rFonts w:ascii="Times New Roman" w:hAnsi="Times New Roman" w:cs="Times New Roman" w:hint="eastAsia"/>
                  <w:sz w:val="21"/>
                  <w:szCs w:val="21"/>
                  <w:lang w:eastAsia="zh-CN"/>
                </w:rPr>
                <w:delText xml:space="preserve"> </w:delText>
              </w:r>
              <w:r w:rsidRPr="00D96084" w:rsidDel="00DA073A">
                <w:rPr>
                  <w:rFonts w:ascii="Times New Roman" w:hAnsi="Times New Roman" w:cs="Times New Roman"/>
                  <w:sz w:val="21"/>
                  <w:szCs w:val="21"/>
                  <w:lang w:eastAsia="zh-CN"/>
                </w:rPr>
                <w:delText>sensor reception, a transform</w:delText>
              </w:r>
              <w:r w:rsidRPr="009E6FF5" w:rsidDel="00DA073A">
                <w:rPr>
                  <w:rFonts w:ascii="Times New Roman" w:eastAsia="Malgun Gothic" w:hAnsi="Times New Roman" w:cs="Times New Roman"/>
                  <w:sz w:val="19"/>
                  <w:szCs w:val="19"/>
                </w:rPr>
                <w:delText xml:space="preserve"> </w:delText>
              </w:r>
              <w:r w:rsidRPr="009E6FF5" w:rsidDel="00DA073A">
                <w:rPr>
                  <w:rFonts w:ascii="Times New Roman" w:hAnsi="Times New Roman" w:cs="Times New Roman"/>
                  <w:sz w:val="21"/>
                  <w:szCs w:val="21"/>
                  <w:lang w:eastAsia="zh-CN"/>
                </w:rPr>
                <w:delText>(e.g., F</w:delText>
              </w:r>
              <w:r w:rsidDel="00DA073A">
                <w:rPr>
                  <w:rFonts w:ascii="Times New Roman" w:hAnsi="Times New Roman" w:cs="Times New Roman" w:hint="eastAsia"/>
                  <w:sz w:val="21"/>
                  <w:szCs w:val="21"/>
                  <w:lang w:eastAsia="zh-CN"/>
                </w:rPr>
                <w:delText xml:space="preserve">ourier </w:delText>
              </w:r>
              <w:r w:rsidDel="00DA073A">
                <w:rPr>
                  <w:rFonts w:ascii="Times New Roman" w:hAnsi="Times New Roman" w:cs="Times New Roman"/>
                  <w:sz w:val="21"/>
                  <w:szCs w:val="21"/>
                  <w:lang w:eastAsia="zh-CN"/>
                </w:rPr>
                <w:delText>transform</w:delText>
              </w:r>
              <w:r w:rsidRPr="009E6FF5" w:rsidDel="00DA073A">
                <w:rPr>
                  <w:rFonts w:ascii="Times New Roman" w:hAnsi="Times New Roman" w:cs="Times New Roman"/>
                  <w:sz w:val="21"/>
                  <w:szCs w:val="21"/>
                  <w:lang w:eastAsia="zh-CN"/>
                </w:rPr>
                <w:delText>) maps</w:delText>
              </w:r>
              <w:r w:rsidRPr="00D96084" w:rsidDel="00DA073A">
                <w:rPr>
                  <w:rFonts w:ascii="Times New Roman" w:hAnsi="Times New Roman" w:cs="Times New Roman"/>
                  <w:sz w:val="21"/>
                  <w:szCs w:val="21"/>
                  <w:lang w:eastAsia="zh-CN"/>
                </w:rPr>
                <w:delText xml:space="preserve"> the </w:delText>
              </w:r>
              <w:r w:rsidRPr="00602EE9" w:rsidDel="00DA073A">
                <w:rPr>
                  <w:rFonts w:ascii="Times New Roman" w:hAnsi="Times New Roman" w:cs="Times New Roman"/>
                  <w:sz w:val="21"/>
                  <w:szCs w:val="21"/>
                  <w:lang w:eastAsia="zh-CN"/>
                </w:rPr>
                <w:delText xml:space="preserve">noise-contaminated </w:delText>
              </w:r>
              <w:r w:rsidRPr="00D96084" w:rsidDel="00DA073A">
                <w:rPr>
                  <w:rFonts w:ascii="Times New Roman" w:hAnsi="Times New Roman" w:cs="Times New Roman"/>
                  <w:sz w:val="21"/>
                  <w:szCs w:val="21"/>
                  <w:lang w:eastAsia="zh-CN"/>
                </w:rPr>
                <w:delText>temporal waveform into the frequency domain. This transformation isolates the deterministic carrier peaks from the noise floor</w:delText>
              </w:r>
              <w:r w:rsidR="00A653CF" w:rsidDel="00DA073A">
                <w:rPr>
                  <w:rFonts w:ascii="Times New Roman" w:hAnsi="Times New Roman" w:cs="Times New Roman" w:hint="eastAsia"/>
                  <w:sz w:val="21"/>
                  <w:szCs w:val="21"/>
                  <w:lang w:eastAsia="zh-CN"/>
                </w:rPr>
                <w:delText>.</w:delText>
              </w:r>
              <w:r w:rsidRPr="00D96084" w:rsidDel="00DA073A">
                <w:rPr>
                  <w:rFonts w:ascii="Times New Roman" w:hAnsi="Times New Roman" w:cs="Times New Roman"/>
                  <w:sz w:val="21"/>
                  <w:szCs w:val="21"/>
                  <w:lang w:eastAsia="zh-CN"/>
                </w:rPr>
                <w:delText xml:space="preserve"> </w:delText>
              </w:r>
              <w:r w:rsidR="00A653CF" w:rsidDel="00DA073A">
                <w:rPr>
                  <w:rFonts w:ascii="Times New Roman" w:hAnsi="Times New Roman" w:cs="Times New Roman" w:hint="eastAsia"/>
                  <w:sz w:val="21"/>
                  <w:szCs w:val="21"/>
                  <w:lang w:eastAsia="zh-CN"/>
                </w:rPr>
                <w:delText>A</w:delText>
              </w:r>
              <w:r w:rsidRPr="00D96084" w:rsidDel="00DA073A">
                <w:rPr>
                  <w:rFonts w:ascii="Times New Roman" w:hAnsi="Times New Roman" w:cs="Times New Roman"/>
                  <w:sz w:val="21"/>
                  <w:szCs w:val="21"/>
                  <w:lang w:eastAsia="zh-CN"/>
                </w:rPr>
                <w:delText xml:space="preserve"> computational algorithm</w:delText>
              </w:r>
              <w:r w:rsidR="00A653CF" w:rsidDel="00DA073A">
                <w:rPr>
                  <w:rFonts w:ascii="Times New Roman" w:hAnsi="Times New Roman" w:cs="Times New Roman" w:hint="eastAsia"/>
                  <w:sz w:val="21"/>
                  <w:szCs w:val="21"/>
                  <w:lang w:eastAsia="zh-CN"/>
                </w:rPr>
                <w:delText xml:space="preserve"> is used</w:delText>
              </w:r>
              <w:r w:rsidRPr="00D96084" w:rsidDel="00DA073A">
                <w:rPr>
                  <w:rFonts w:ascii="Times New Roman" w:hAnsi="Times New Roman" w:cs="Times New Roman"/>
                  <w:sz w:val="21"/>
                  <w:szCs w:val="21"/>
                  <w:lang w:eastAsia="zh-CN"/>
                </w:rPr>
                <w:delText xml:space="preserve"> to reconstruct the target spectra </w:delText>
              </w:r>
              <w:r w:rsidR="00A653CF" w:rsidDel="00DA073A">
                <w:rPr>
                  <w:rFonts w:ascii="Times New Roman" w:hAnsi="Times New Roman" w:cs="Times New Roman" w:hint="eastAsia"/>
                  <w:sz w:val="21"/>
                  <w:szCs w:val="21"/>
                  <w:lang w:eastAsia="zh-CN"/>
                </w:rPr>
                <w:delText>based on the spectra basis and carrier peaks</w:delText>
              </w:r>
              <w:r w:rsidRPr="00D96084" w:rsidDel="00DA073A">
                <w:rPr>
                  <w:rFonts w:ascii="Times New Roman" w:hAnsi="Times New Roman" w:cs="Times New Roman"/>
                  <w:sz w:val="21"/>
                  <w:szCs w:val="21"/>
                  <w:lang w:eastAsia="zh-CN"/>
                </w:rPr>
                <w:delText>.</w:delText>
              </w:r>
            </w:del>
          </w:p>
        </w:tc>
      </w:tr>
    </w:tbl>
    <w:p w14:paraId="3C717FBA" w14:textId="30B666DC" w:rsidR="00AC18EF" w:rsidRDefault="009F6849" w:rsidP="006E3971">
      <w:pPr>
        <w:ind w:firstLine="420"/>
        <w:jc w:val="both"/>
        <w:rPr>
          <w:rFonts w:eastAsia="宋体" w:cs="宋体"/>
          <w:spacing w:val="0"/>
          <w:sz w:val="21"/>
          <w:szCs w:val="21"/>
          <w:lang w:eastAsia="zh-CN"/>
        </w:rPr>
      </w:pPr>
      <w:r w:rsidRPr="00A65B63">
        <w:rPr>
          <w:rFonts w:eastAsia="宋体" w:cs="宋体"/>
          <w:spacing w:val="0"/>
          <w:sz w:val="21"/>
          <w:szCs w:val="21"/>
          <w:lang w:eastAsia="zh-CN"/>
        </w:rPr>
        <w:t xml:space="preserve">OFE </w:t>
      </w:r>
      <w:r>
        <w:rPr>
          <w:rFonts w:eastAsia="宋体" w:cs="宋体" w:hint="eastAsia"/>
          <w:spacing w:val="0"/>
          <w:sz w:val="21"/>
          <w:szCs w:val="21"/>
          <w:lang w:eastAsia="zh-CN"/>
        </w:rPr>
        <w:t>po</w:t>
      </w:r>
      <w:r w:rsidR="00BC7877">
        <w:rPr>
          <w:rFonts w:eastAsia="宋体" w:cs="宋体"/>
          <w:spacing w:val="0"/>
          <w:sz w:val="21"/>
          <w:szCs w:val="21"/>
          <w:lang w:eastAsia="zh-CN"/>
        </w:rPr>
        <w:t>sse</w:t>
      </w:r>
      <w:r>
        <w:rPr>
          <w:rFonts w:eastAsia="宋体" w:cs="宋体" w:hint="eastAsia"/>
          <w:spacing w:val="0"/>
          <w:sz w:val="21"/>
          <w:szCs w:val="21"/>
          <w:lang w:eastAsia="zh-CN"/>
        </w:rPr>
        <w:t>sses</w:t>
      </w:r>
      <w:r w:rsidR="00BC7877">
        <w:rPr>
          <w:rFonts w:eastAsia="宋体" w:cs="宋体" w:hint="eastAsia"/>
          <w:spacing w:val="0"/>
          <w:sz w:val="21"/>
          <w:szCs w:val="21"/>
          <w:lang w:eastAsia="zh-CN"/>
        </w:rPr>
        <w:t xml:space="preserve"> two advantages over traditional TDM</w:t>
      </w:r>
      <w:r w:rsidR="00847CA4">
        <w:rPr>
          <w:rFonts w:eastAsia="宋体" w:cs="宋体" w:hint="eastAsia"/>
          <w:spacing w:val="0"/>
          <w:sz w:val="21"/>
          <w:szCs w:val="21"/>
          <w:lang w:eastAsia="zh-CN"/>
        </w:rPr>
        <w:t xml:space="preserve">: </w:t>
      </w:r>
      <w:r w:rsidR="006E3971" w:rsidRPr="006E3971">
        <w:rPr>
          <w:rFonts w:eastAsia="宋体" w:cs="宋体"/>
          <w:spacing w:val="0"/>
          <w:sz w:val="21"/>
          <w:szCs w:val="21"/>
          <w:lang w:eastAsia="zh-CN"/>
        </w:rPr>
        <w:t xml:space="preserve">the multiplexing energy </w:t>
      </w:r>
      <w:r w:rsidR="00141A2F">
        <w:rPr>
          <w:rFonts w:eastAsia="宋体" w:cs="宋体" w:hint="eastAsia"/>
          <w:spacing w:val="0"/>
          <w:sz w:val="21"/>
          <w:szCs w:val="21"/>
          <w:lang w:eastAsia="zh-CN"/>
        </w:rPr>
        <w:t>gain</w:t>
      </w:r>
      <w:r w:rsidR="006E3971" w:rsidRPr="006E3971">
        <w:rPr>
          <w:rFonts w:eastAsia="宋体" w:cs="宋体"/>
          <w:spacing w:val="0"/>
          <w:sz w:val="21"/>
          <w:szCs w:val="21"/>
          <w:lang w:eastAsia="zh-CN"/>
        </w:rPr>
        <w:t xml:space="preserve"> and </w:t>
      </w:r>
      <w:r w:rsidR="009C71D0">
        <w:rPr>
          <w:rFonts w:eastAsia="宋体" w:cs="宋体" w:hint="eastAsia"/>
          <w:spacing w:val="0"/>
          <w:sz w:val="21"/>
          <w:szCs w:val="21"/>
          <w:lang w:eastAsia="zh-CN"/>
        </w:rPr>
        <w:t>o</w:t>
      </w:r>
      <w:r w:rsidR="009C71D0" w:rsidRPr="009C71D0">
        <w:rPr>
          <w:rFonts w:eastAsia="宋体" w:cs="宋体"/>
          <w:spacing w:val="0"/>
          <w:sz w:val="21"/>
          <w:szCs w:val="21"/>
          <w:lang w:eastAsia="zh-CN"/>
        </w:rPr>
        <w:t xml:space="preserve">rthogonal </w:t>
      </w:r>
      <w:r w:rsidR="009C71D0">
        <w:rPr>
          <w:rFonts w:eastAsia="宋体" w:cs="宋体" w:hint="eastAsia"/>
          <w:spacing w:val="0"/>
          <w:sz w:val="21"/>
          <w:szCs w:val="21"/>
          <w:lang w:eastAsia="zh-CN"/>
        </w:rPr>
        <w:t>i</w:t>
      </w:r>
      <w:r w:rsidR="009C71D0" w:rsidRPr="009C71D0">
        <w:rPr>
          <w:rFonts w:eastAsia="宋体" w:cs="宋体"/>
          <w:spacing w:val="0"/>
          <w:sz w:val="21"/>
          <w:szCs w:val="21"/>
          <w:lang w:eastAsia="zh-CN"/>
        </w:rPr>
        <w:t xml:space="preserve">nterference </w:t>
      </w:r>
      <w:r w:rsidR="009C71D0">
        <w:rPr>
          <w:rFonts w:eastAsia="宋体" w:cs="宋体" w:hint="eastAsia"/>
          <w:spacing w:val="0"/>
          <w:sz w:val="21"/>
          <w:szCs w:val="21"/>
          <w:lang w:eastAsia="zh-CN"/>
        </w:rPr>
        <w:t>i</w:t>
      </w:r>
      <w:r w:rsidR="009C71D0" w:rsidRPr="009C71D0">
        <w:rPr>
          <w:rFonts w:eastAsia="宋体" w:cs="宋体"/>
          <w:spacing w:val="0"/>
          <w:sz w:val="21"/>
          <w:szCs w:val="21"/>
          <w:lang w:eastAsia="zh-CN"/>
        </w:rPr>
        <w:t>mmunit</w:t>
      </w:r>
      <w:r w:rsidR="009C71D0">
        <w:rPr>
          <w:rFonts w:eastAsia="宋体" w:cs="宋体" w:hint="eastAsia"/>
          <w:spacing w:val="0"/>
          <w:sz w:val="21"/>
          <w:szCs w:val="21"/>
          <w:lang w:eastAsia="zh-CN"/>
        </w:rPr>
        <w:t>y</w:t>
      </w:r>
      <w:r w:rsidR="00847CA4">
        <w:rPr>
          <w:rFonts w:eastAsia="宋体" w:cs="宋体" w:hint="eastAsia"/>
          <w:spacing w:val="0"/>
          <w:sz w:val="21"/>
          <w:szCs w:val="21"/>
          <w:lang w:eastAsia="zh-CN"/>
        </w:rPr>
        <w:t>. The multiplex</w:t>
      </w:r>
      <w:r w:rsidR="00141A2F">
        <w:rPr>
          <w:rFonts w:eastAsia="宋体" w:cs="宋体" w:hint="eastAsia"/>
          <w:spacing w:val="0"/>
          <w:sz w:val="21"/>
          <w:szCs w:val="21"/>
          <w:lang w:eastAsia="zh-CN"/>
        </w:rPr>
        <w:t>ing</w:t>
      </w:r>
      <w:r w:rsidR="00847CA4">
        <w:rPr>
          <w:rFonts w:eastAsia="宋体" w:cs="宋体" w:hint="eastAsia"/>
          <w:spacing w:val="0"/>
          <w:sz w:val="21"/>
          <w:szCs w:val="21"/>
          <w:lang w:eastAsia="zh-CN"/>
        </w:rPr>
        <w:t xml:space="preserve"> advantage </w:t>
      </w:r>
      <w:r w:rsidR="00A65B63" w:rsidRPr="00A65B63">
        <w:rPr>
          <w:rFonts w:eastAsia="宋体" w:cs="宋体"/>
          <w:spacing w:val="0"/>
          <w:sz w:val="21"/>
          <w:szCs w:val="21"/>
          <w:lang w:eastAsia="zh-CN"/>
        </w:rPr>
        <w:t xml:space="preserve">stems from its </w:t>
      </w:r>
      <w:r w:rsidR="00847CA4">
        <w:rPr>
          <w:rFonts w:eastAsia="宋体" w:cs="宋体" w:hint="eastAsia"/>
          <w:spacing w:val="0"/>
          <w:sz w:val="21"/>
          <w:szCs w:val="21"/>
          <w:lang w:eastAsia="zh-CN"/>
        </w:rPr>
        <w:t xml:space="preserve">parallel collection over </w:t>
      </w:r>
      <m:oMath>
        <m:r>
          <w:rPr>
            <w:rFonts w:ascii="Cambria Math" w:eastAsia="宋体" w:hAnsi="Cambria Math" w:cs="宋体" w:hint="eastAsia"/>
            <w:spacing w:val="0"/>
            <w:sz w:val="21"/>
            <w:szCs w:val="21"/>
            <w:lang w:eastAsia="zh-CN"/>
          </w:rPr>
          <m:t>K</m:t>
        </m:r>
      </m:oMath>
      <w:r w:rsidR="00847CA4">
        <w:rPr>
          <w:rFonts w:eastAsia="宋体" w:cs="宋体" w:hint="eastAsia"/>
          <w:spacing w:val="0"/>
          <w:sz w:val="21"/>
          <w:szCs w:val="21"/>
          <w:lang w:eastAsia="zh-CN"/>
        </w:rPr>
        <w:t xml:space="preserve"> channels</w:t>
      </w:r>
      <w:r w:rsidR="00A65B63" w:rsidRPr="00A65B63">
        <w:rPr>
          <w:rFonts w:eastAsia="宋体" w:cs="宋体"/>
          <w:spacing w:val="0"/>
          <w:sz w:val="21"/>
          <w:szCs w:val="21"/>
          <w:lang w:eastAsia="zh-CN"/>
        </w:rPr>
        <w:t xml:space="preserve">. Coherent frequency-domain demodulation acts as a matched filter, bounding the noise variance to </w:t>
      </w:r>
      <m:oMath>
        <m:sSubSup>
          <m:sSubSupPr>
            <m:ctrlPr>
              <w:rPr>
                <w:rFonts w:ascii="Cambria Math" w:eastAsia="宋体" w:hAnsi="Cambria Math" w:cs="宋体"/>
                <w:i/>
                <w:spacing w:val="0"/>
                <w:sz w:val="21"/>
                <w:szCs w:val="21"/>
                <w:lang w:eastAsia="zh-CN"/>
              </w:rPr>
            </m:ctrlPr>
          </m:sSubSupPr>
          <m:e>
            <m:r>
              <m:rPr>
                <m:sty m:val="p"/>
              </m:rPr>
              <w:rPr>
                <w:rFonts w:ascii="Cambria Math" w:eastAsia="宋体" w:hAnsi="Cambria Math" w:cs="宋体"/>
                <w:spacing w:val="0"/>
                <w:sz w:val="21"/>
                <w:szCs w:val="21"/>
                <w:lang w:eastAsia="zh-CN"/>
              </w:rPr>
              <m:t>σ</m:t>
            </m:r>
            <m:ctrlPr>
              <w:rPr>
                <w:rFonts w:ascii="Cambria Math" w:eastAsia="宋体" w:hAnsi="Cambria Math" w:cs="宋体"/>
                <w:spacing w:val="0"/>
                <w:sz w:val="21"/>
                <w:szCs w:val="21"/>
                <w:lang w:eastAsia="zh-CN"/>
              </w:rPr>
            </m:ctrlPr>
          </m:e>
          <m:sub>
            <m:r>
              <m:rPr>
                <m:nor/>
              </m:rPr>
              <w:rPr>
                <w:rFonts w:ascii="Cambria Math" w:eastAsia="宋体" w:hAnsi="Cambria Math" w:cs="宋体"/>
                <w:spacing w:val="0"/>
                <w:sz w:val="21"/>
                <w:szCs w:val="21"/>
                <w:lang w:eastAsia="zh-CN"/>
              </w:rPr>
              <m:t>OFE</m:t>
            </m:r>
          </m:sub>
          <m:sup>
            <m:r>
              <w:rPr>
                <w:rFonts w:ascii="Cambria Math" w:eastAsia="宋体" w:hAnsi="Cambria Math" w:cs="宋体"/>
                <w:spacing w:val="0"/>
                <w:sz w:val="21"/>
                <w:szCs w:val="21"/>
                <w:lang w:eastAsia="zh-CN"/>
              </w:rPr>
              <m:t>2</m:t>
            </m:r>
          </m:sup>
        </m:sSubSup>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K</m:t>
        </m:r>
      </m:oMath>
      <w:r w:rsidR="00A65B63" w:rsidRPr="00A65B63">
        <w:rPr>
          <w:rFonts w:eastAsia="宋体" w:cs="宋体"/>
          <w:spacing w:val="0"/>
          <w:sz w:val="21"/>
          <w:szCs w:val="21"/>
          <w:lang w:eastAsia="zh-CN"/>
        </w:rPr>
        <w:t xml:space="preserve">. </w:t>
      </w:r>
      <w:r w:rsidR="00FF31DB" w:rsidRPr="00FF31DB">
        <w:rPr>
          <w:rFonts w:eastAsia="宋体" w:cs="宋体"/>
          <w:spacing w:val="0"/>
          <w:sz w:val="21"/>
          <w:szCs w:val="21"/>
          <w:lang w:eastAsia="zh-CN"/>
        </w:rPr>
        <w:t xml:space="preserve">This inherent variance ratio of </w:t>
      </w:r>
      <m:oMath>
        <m:r>
          <w:rPr>
            <w:rFonts w:ascii="Cambria Math" w:eastAsia="宋体" w:hAnsi="Cambria Math" w:cs="宋体"/>
            <w:spacing w:val="0"/>
            <w:sz w:val="21"/>
            <w:szCs w:val="21"/>
            <w:lang w:eastAsia="zh-CN"/>
          </w:rPr>
          <m:t>K</m:t>
        </m:r>
      </m:oMath>
      <w:r w:rsidR="00FF31DB" w:rsidRPr="00FF31DB">
        <w:rPr>
          <w:rFonts w:eastAsia="宋体" w:cs="宋体"/>
          <w:spacing w:val="0"/>
          <w:sz w:val="21"/>
          <w:szCs w:val="21"/>
          <w:lang w:eastAsia="zh-CN"/>
        </w:rPr>
        <w:t xml:space="preserve"> dictates an enhancement in the </w:t>
      </w:r>
      <w:r w:rsidR="00FF31DB" w:rsidRPr="00FF31DB">
        <w:rPr>
          <w:rFonts w:eastAsia="宋体" w:cs="宋体"/>
          <w:spacing w:val="0"/>
          <w:sz w:val="21"/>
          <w:szCs w:val="21"/>
          <w:lang w:eastAsia="zh-CN"/>
        </w:rPr>
        <w:lastRenderedPageBreak/>
        <w:t xml:space="preserve">signal-to-noise ratio (SNR) by a factor of </w:t>
      </w:r>
      <m:oMath>
        <m:rad>
          <m:radPr>
            <m:degHide m:val="1"/>
            <m:ctrlPr>
              <w:rPr>
                <w:rFonts w:ascii="Cambria Math" w:eastAsia="宋体" w:hAnsi="Cambria Math" w:cs="宋体"/>
                <w:spacing w:val="0"/>
                <w:sz w:val="21"/>
                <w:szCs w:val="21"/>
                <w:lang w:eastAsia="zh-CN"/>
              </w:rPr>
            </m:ctrlPr>
          </m:radPr>
          <m:deg>
            <m:ctrlPr>
              <w:rPr>
                <w:rFonts w:ascii="Cambria Math" w:eastAsia="宋体" w:hAnsi="Cambria Math" w:cs="宋体"/>
                <w:i/>
                <w:spacing w:val="0"/>
                <w:sz w:val="21"/>
                <w:szCs w:val="21"/>
                <w:lang w:eastAsia="zh-CN"/>
              </w:rPr>
            </m:ctrlPr>
          </m:deg>
          <m:e>
            <m:r>
              <w:rPr>
                <w:rFonts w:ascii="Cambria Math" w:eastAsia="宋体" w:hAnsi="Cambria Math" w:cs="宋体"/>
                <w:spacing w:val="0"/>
                <w:sz w:val="21"/>
                <w:szCs w:val="21"/>
                <w:lang w:eastAsia="zh-CN"/>
              </w:rPr>
              <m:t>K</m:t>
            </m:r>
          </m:e>
        </m:rad>
      </m:oMath>
      <w:r w:rsidR="00FF31DB" w:rsidRPr="00FF31DB">
        <w:rPr>
          <w:rFonts w:eastAsia="宋体" w:cs="宋体"/>
          <w:spacing w:val="0"/>
          <w:sz w:val="21"/>
          <w:szCs w:val="21"/>
          <w:lang w:eastAsia="zh-CN"/>
        </w:rPr>
        <w:t xml:space="preserve"> under identical acquisition time.</w:t>
      </w:r>
      <w:r w:rsidR="00A65B63" w:rsidRPr="00A65B63">
        <w:rPr>
          <w:rFonts w:eastAsia="宋体" w:cs="宋体"/>
          <w:spacing w:val="0"/>
          <w:sz w:val="21"/>
          <w:szCs w:val="21"/>
          <w:lang w:eastAsia="zh-CN"/>
        </w:rPr>
        <w:t xml:space="preserve"> </w:t>
      </w:r>
      <w:r w:rsidR="00A0190E" w:rsidRPr="00A0190E">
        <w:rPr>
          <w:rFonts w:eastAsia="宋体" w:cs="宋体"/>
          <w:spacing w:val="0"/>
          <w:sz w:val="21"/>
          <w:szCs w:val="21"/>
          <w:lang w:eastAsia="zh-CN"/>
        </w:rPr>
        <w:t>This theoretical multiplexing gain</w:t>
      </w:r>
      <w:r w:rsidR="00847CA4">
        <w:rPr>
          <w:rFonts w:eastAsia="宋体" w:cs="宋体" w:hint="eastAsia"/>
          <w:spacing w:val="0"/>
          <w:sz w:val="21"/>
          <w:szCs w:val="21"/>
          <w:lang w:eastAsia="zh-CN"/>
        </w:rPr>
        <w:t xml:space="preserve">, </w:t>
      </w:r>
      <w:r w:rsidR="00A0190E" w:rsidRPr="00A0190E">
        <w:rPr>
          <w:rFonts w:eastAsia="宋体" w:cs="宋体"/>
          <w:spacing w:val="0"/>
          <w:sz w:val="21"/>
          <w:szCs w:val="21"/>
          <w:lang w:eastAsia="zh-CN"/>
        </w:rPr>
        <w:t>conceptually analogous to Fellgett</w:t>
      </w:r>
      <w:r w:rsidR="00530D27">
        <w:rPr>
          <w:rFonts w:eastAsia="宋体" w:cs="宋体"/>
          <w:spacing w:val="0"/>
          <w:sz w:val="21"/>
          <w:szCs w:val="21"/>
          <w:lang w:eastAsia="zh-CN"/>
        </w:rPr>
        <w:t>’</w:t>
      </w:r>
      <w:r w:rsidR="00A0190E" w:rsidRPr="00A0190E">
        <w:rPr>
          <w:rFonts w:eastAsia="宋体" w:cs="宋体"/>
          <w:spacing w:val="0"/>
          <w:sz w:val="21"/>
          <w:szCs w:val="21"/>
          <w:lang w:eastAsia="zh-CN"/>
        </w:rPr>
        <w:t xml:space="preserve">s advantage, </w:t>
      </w:r>
      <w:r w:rsidR="00847CA4" w:rsidRPr="00A0190E">
        <w:rPr>
          <w:rFonts w:eastAsia="宋体" w:cs="宋体"/>
          <w:spacing w:val="0"/>
          <w:sz w:val="21"/>
          <w:szCs w:val="21"/>
          <w:lang w:eastAsia="zh-CN"/>
        </w:rPr>
        <w:t>preserv</w:t>
      </w:r>
      <w:r w:rsidR="00847CA4">
        <w:rPr>
          <w:rFonts w:eastAsia="宋体" w:cs="宋体"/>
          <w:spacing w:val="0"/>
          <w:sz w:val="21"/>
          <w:szCs w:val="21"/>
          <w:lang w:eastAsia="zh-CN"/>
        </w:rPr>
        <w:t>es</w:t>
      </w:r>
      <w:r w:rsidR="00847CA4" w:rsidRPr="00A0190E">
        <w:rPr>
          <w:rFonts w:eastAsia="宋体" w:cs="宋体"/>
          <w:spacing w:val="0"/>
          <w:sz w:val="21"/>
          <w:szCs w:val="21"/>
          <w:lang w:eastAsia="zh-CN"/>
        </w:rPr>
        <w:t xml:space="preserve"> </w:t>
      </w:r>
      <w:r w:rsidR="00A0190E" w:rsidRPr="00A0190E">
        <w:rPr>
          <w:rFonts w:eastAsia="宋体" w:cs="宋体"/>
          <w:spacing w:val="0"/>
          <w:sz w:val="21"/>
          <w:szCs w:val="21"/>
          <w:lang w:eastAsia="zh-CN"/>
        </w:rPr>
        <w:t xml:space="preserve">high-fidelity reconstruction in </w:t>
      </w:r>
      <w:r w:rsidR="00847CA4">
        <w:rPr>
          <w:rFonts w:eastAsia="宋体" w:cs="宋体" w:hint="eastAsia"/>
          <w:spacing w:val="0"/>
          <w:sz w:val="21"/>
          <w:szCs w:val="21"/>
          <w:lang w:eastAsia="zh-CN"/>
        </w:rPr>
        <w:t>additive white Gaussian noise (AWGN)</w:t>
      </w:r>
      <w:r w:rsidR="00A0190E" w:rsidRPr="00A0190E">
        <w:rPr>
          <w:rFonts w:eastAsia="宋体" w:cs="宋体"/>
          <w:spacing w:val="0"/>
          <w:sz w:val="21"/>
          <w:szCs w:val="21"/>
          <w:lang w:eastAsia="zh-CN"/>
        </w:rPr>
        <w:t xml:space="preserve"> environments.</w:t>
      </w:r>
      <w:r w:rsidR="00FC6906">
        <w:rPr>
          <w:rFonts w:eastAsia="宋体" w:cs="宋体" w:hint="eastAsia"/>
          <w:spacing w:val="0"/>
          <w:sz w:val="21"/>
          <w:szCs w:val="21"/>
          <w:lang w:eastAsia="zh-CN"/>
        </w:rPr>
        <w:t xml:space="preserve"> </w:t>
      </w:r>
    </w:p>
    <w:p w14:paraId="3365D246" w14:textId="7133DED4" w:rsidR="00A0190E" w:rsidRDefault="00AC18EF" w:rsidP="006E3971">
      <w:pPr>
        <w:ind w:firstLine="420"/>
        <w:jc w:val="both"/>
        <w:rPr>
          <w:rFonts w:eastAsia="宋体" w:cs="宋体"/>
          <w:spacing w:val="0"/>
          <w:sz w:val="21"/>
          <w:szCs w:val="21"/>
          <w:lang w:eastAsia="zh-CN"/>
        </w:rPr>
      </w:pPr>
      <w:r w:rsidRPr="00AC18EF">
        <w:rPr>
          <w:rFonts w:eastAsia="宋体" w:cs="宋体"/>
          <w:spacing w:val="0"/>
          <w:sz w:val="21"/>
          <w:szCs w:val="21"/>
          <w:lang w:eastAsia="zh-CN"/>
        </w:rPr>
        <w:t>Beyond AWGN, the orthogonal interference immunity addresses TDM</w:t>
      </w:r>
      <w:r w:rsidR="00BF2EFA">
        <w:rPr>
          <w:rFonts w:eastAsia="宋体" w:cs="宋体"/>
          <w:spacing w:val="0"/>
          <w:sz w:val="21"/>
          <w:szCs w:val="21"/>
          <w:lang w:eastAsia="zh-CN"/>
        </w:rPr>
        <w:t>’</w:t>
      </w:r>
      <w:r w:rsidRPr="00AC18EF">
        <w:rPr>
          <w:rFonts w:eastAsia="宋体" w:cs="宋体"/>
          <w:spacing w:val="0"/>
          <w:sz w:val="21"/>
          <w:szCs w:val="21"/>
          <w:lang w:eastAsia="zh-CN"/>
        </w:rPr>
        <w:t>s vulnerability to unselective noise integration.</w:t>
      </w:r>
      <w:r w:rsidR="006E3971" w:rsidRPr="006E3971">
        <w:rPr>
          <w:rFonts w:eastAsia="宋体" w:cs="宋体"/>
          <w:spacing w:val="0"/>
          <w:sz w:val="21"/>
          <w:szCs w:val="21"/>
          <w:lang w:eastAsia="zh-CN"/>
        </w:rPr>
        <w:t xml:space="preserve"> </w:t>
      </w:r>
      <w:r w:rsidR="00F56476" w:rsidRPr="00F56476">
        <w:rPr>
          <w:rFonts w:eastAsia="宋体" w:cs="宋体"/>
          <w:spacing w:val="0"/>
          <w:sz w:val="21"/>
          <w:szCs w:val="21"/>
          <w:lang w:eastAsia="zh-CN"/>
        </w:rPr>
        <w:t>Traditional time-domain amplitude measurements accumulate all additive noise components spanning the detector</w:t>
      </w:r>
      <w:r w:rsidR="00BF2EFA">
        <w:rPr>
          <w:rFonts w:eastAsia="宋体" w:cs="宋体"/>
          <w:spacing w:val="0"/>
          <w:sz w:val="21"/>
          <w:szCs w:val="21"/>
          <w:lang w:eastAsia="zh-CN"/>
        </w:rPr>
        <w:t>’</w:t>
      </w:r>
      <w:r w:rsidR="00F56476" w:rsidRPr="00F56476">
        <w:rPr>
          <w:rFonts w:eastAsia="宋体" w:cs="宋体"/>
          <w:spacing w:val="0"/>
          <w:sz w:val="21"/>
          <w:szCs w:val="21"/>
          <w:lang w:eastAsia="zh-CN"/>
        </w:rPr>
        <w:t>s</w:t>
      </w:r>
      <w:r w:rsidR="00B6731D">
        <w:rPr>
          <w:rFonts w:eastAsia="宋体" w:cs="宋体" w:hint="eastAsia"/>
          <w:spacing w:val="0"/>
          <w:sz w:val="21"/>
          <w:szCs w:val="21"/>
          <w:lang w:eastAsia="zh-CN"/>
        </w:rPr>
        <w:t xml:space="preserve"> </w:t>
      </w:r>
      <w:r w:rsidR="00F56476" w:rsidRPr="00F56476">
        <w:rPr>
          <w:rFonts w:eastAsia="宋体" w:cs="宋体"/>
          <w:spacing w:val="0"/>
          <w:sz w:val="21"/>
          <w:szCs w:val="21"/>
          <w:lang w:eastAsia="zh-CN"/>
        </w:rPr>
        <w:t>bandwidth. Conversely,</w:t>
      </w:r>
      <w:r w:rsidR="00F56476">
        <w:rPr>
          <w:rFonts w:eastAsia="宋体" w:cs="宋体" w:hint="eastAsia"/>
          <w:spacing w:val="0"/>
          <w:sz w:val="21"/>
          <w:szCs w:val="21"/>
          <w:lang w:eastAsia="zh-CN"/>
        </w:rPr>
        <w:t xml:space="preserve"> </w:t>
      </w:r>
      <w:r w:rsidR="006E3971" w:rsidRPr="006E3971">
        <w:rPr>
          <w:rFonts w:eastAsia="宋体" w:cs="宋体"/>
          <w:spacing w:val="0"/>
          <w:sz w:val="21"/>
          <w:szCs w:val="21"/>
          <w:lang w:eastAsia="zh-CN"/>
        </w:rPr>
        <w:t xml:space="preserve">OFE encodes spectral information into specific discrete orthogonal subcarriers. </w:t>
      </w:r>
      <w:r w:rsidR="004F4FF7" w:rsidRPr="004F4FF7">
        <w:rPr>
          <w:rFonts w:eastAsia="宋体" w:cs="宋体"/>
          <w:spacing w:val="0"/>
          <w:sz w:val="21"/>
          <w:szCs w:val="21"/>
          <w:lang w:eastAsia="zh-CN"/>
        </w:rPr>
        <w:t>During coherent demodulation, any external interference is rejected from the assigned carriers exceeds the system</w:t>
      </w:r>
      <w:r w:rsidR="001763A3">
        <w:rPr>
          <w:rFonts w:eastAsia="宋体" w:cs="宋体"/>
          <w:spacing w:val="0"/>
          <w:sz w:val="21"/>
          <w:szCs w:val="21"/>
          <w:lang w:eastAsia="zh-CN"/>
        </w:rPr>
        <w:t>’</w:t>
      </w:r>
      <w:r w:rsidR="004F4FF7" w:rsidRPr="004F4FF7">
        <w:rPr>
          <w:rFonts w:eastAsia="宋体" w:cs="宋体"/>
          <w:spacing w:val="0"/>
          <w:sz w:val="21"/>
          <w:szCs w:val="21"/>
          <w:lang w:eastAsia="zh-CN"/>
        </w:rPr>
        <w:t>s spectral resolution limit</w:t>
      </w:r>
      <w:r w:rsidR="006E3971" w:rsidRPr="006E3971">
        <w:rPr>
          <w:rFonts w:eastAsia="宋体" w:cs="宋体"/>
          <w:spacing w:val="0"/>
          <w:sz w:val="21"/>
          <w:szCs w:val="21"/>
          <w:lang w:eastAsia="zh-CN"/>
        </w:rPr>
        <w:t xml:space="preserve"> (</w:t>
      </w:r>
      <m:oMath>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f=1</m:t>
        </m:r>
        <m:r>
          <m:rPr>
            <m:lit/>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T</m:t>
            </m:r>
          </m:e>
          <m:sub>
            <m:r>
              <w:rPr>
                <w:rFonts w:ascii="Cambria Math" w:eastAsia="宋体" w:hAnsi="Cambria Math"/>
                <w:spacing w:val="0"/>
                <w:sz w:val="21"/>
                <w:szCs w:val="21"/>
                <w:lang w:eastAsia="zh-CN"/>
              </w:rPr>
              <m:t>s</m:t>
            </m:r>
          </m:sub>
        </m:sSub>
      </m:oMath>
      <w:r w:rsidR="006E3971" w:rsidRPr="006E3971">
        <w:rPr>
          <w:rFonts w:eastAsia="宋体" w:cs="宋体"/>
          <w:spacing w:val="0"/>
          <w:sz w:val="21"/>
          <w:szCs w:val="21"/>
          <w:lang w:eastAsia="zh-CN"/>
        </w:rPr>
        <w:t>). This frequency-domain encoding enables the excision of all out-of-band noise, providing the system with immunity against complex time-domain distortions.</w:t>
      </w:r>
    </w:p>
    <w:p w14:paraId="675342C4" w14:textId="6815BE2D"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
              <m:t>T</m:t>
            </m:r>
          </m:sup>
        </m:sSup>
      </m:oMath>
      <w:r w:rsidR="00E00156">
        <w:rPr>
          <w:rFonts w:eastAsia="宋体" w:cs="宋体" w:hint="eastAsia"/>
          <w:spacing w:val="0"/>
          <w:sz w:val="21"/>
          <w:szCs w:val="21"/>
          <w:lang w:eastAsia="zh-CN"/>
        </w:rPr>
        <w:t xml:space="preserve">. </w:t>
      </w:r>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4394ABF4"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4CE92D92" w14:textId="6547136A" w:rsidR="008C6BA7" w:rsidRPr="008C6BA7" w:rsidRDefault="0012450A" w:rsidP="008C6BA7">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w:t>
      </w:r>
      <w:r w:rsidR="00FB1EBD">
        <w:rPr>
          <w:rFonts w:eastAsia="宋体" w:cs="宋体"/>
          <w:spacing w:val="0"/>
          <w:sz w:val="21"/>
          <w:szCs w:val="21"/>
          <w:lang w:eastAsia="zh-CN"/>
        </w:rPr>
        <w:t>spectral</w:t>
      </w:r>
      <w:r w:rsidR="00FB1EBD">
        <w:rPr>
          <w:rFonts w:eastAsia="宋体" w:cs="宋体" w:hint="eastAsia"/>
          <w:spacing w:val="0"/>
          <w:sz w:val="21"/>
          <w:szCs w:val="21"/>
          <w:lang w:eastAsia="zh-CN"/>
        </w:rPr>
        <w:t xml:space="preserve"> basis</w:t>
      </w:r>
      <w:r w:rsidR="00FB1EBD" w:rsidRPr="00FA371A">
        <w:rPr>
          <w:rFonts w:eastAsia="宋体" w:cs="宋体"/>
          <w:spacing w:val="0"/>
          <w:sz w:val="21"/>
          <w:szCs w:val="21"/>
          <w:lang w:eastAsia="zh-CN"/>
        </w:rPr>
        <w:t xml:space="preserve"> </w:t>
      </w:r>
      <w:r w:rsidR="007F74BF" w:rsidRPr="00FA371A">
        <w:rPr>
          <w:rFonts w:eastAsia="宋体" w:cs="宋体"/>
          <w:spacing w:val="0"/>
          <w:sz w:val="21"/>
          <w:szCs w:val="21"/>
          <w:lang w:eastAsia="zh-CN"/>
        </w:rPr>
        <w:t xml:space="preserve">matrix determined by </w:t>
      </w:r>
      <w:r w:rsidR="00FC6906">
        <w:rPr>
          <w:rFonts w:eastAsia="宋体" w:cs="宋体"/>
          <w:spacing w:val="0"/>
          <w:sz w:val="21"/>
          <w:szCs w:val="21"/>
          <w:lang w:eastAsia="zh-CN"/>
        </w:rPr>
        <w:t xml:space="preserve">the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8C6BA7" w:rsidRPr="008C6BA7">
        <w:rPr>
          <w:rFonts w:eastAsia="宋体" w:cs="宋体"/>
          <w:spacing w:val="0"/>
          <w:sz w:val="21"/>
          <w:szCs w:val="21"/>
          <w:lang w:eastAsia="zh-CN"/>
        </w:rPr>
        <w:t xml:space="preserve">Consequently, spectral reconstruction is an ill-posed inverse problem. </w:t>
      </w:r>
      <w:r w:rsidR="003A38FB">
        <w:rPr>
          <w:rFonts w:eastAsia="宋体" w:cs="宋体" w:hint="eastAsia"/>
          <w:spacing w:val="0"/>
          <w:sz w:val="21"/>
          <w:szCs w:val="21"/>
          <w:lang w:eastAsia="zh-CN"/>
        </w:rPr>
        <w:t>W</w:t>
      </w:r>
      <w:r w:rsidR="008C6BA7" w:rsidRPr="008C6BA7">
        <w:rPr>
          <w:rFonts w:eastAsia="宋体" w:cs="宋体"/>
          <w:spacing w:val="0"/>
          <w:sz w:val="21"/>
          <w:szCs w:val="21"/>
          <w:lang w:eastAsia="zh-CN"/>
        </w:rPr>
        <w:t xml:space="preserve">e </w:t>
      </w:r>
      <w:r w:rsidR="0011306A">
        <w:rPr>
          <w:rFonts w:eastAsia="宋体" w:cs="宋体" w:hint="eastAsia"/>
          <w:spacing w:val="0"/>
          <w:sz w:val="21"/>
          <w:szCs w:val="21"/>
          <w:lang w:eastAsia="zh-CN"/>
        </w:rPr>
        <w:t>describe</w:t>
      </w:r>
      <w:r w:rsidR="0011306A" w:rsidRPr="008C6BA7">
        <w:rPr>
          <w:rFonts w:eastAsia="宋体" w:cs="宋体"/>
          <w:spacing w:val="0"/>
          <w:sz w:val="21"/>
          <w:szCs w:val="21"/>
          <w:lang w:eastAsia="zh-CN"/>
        </w:rPr>
        <w:t xml:space="preserve"> </w:t>
      </w:r>
      <w:r w:rsidR="008C6BA7" w:rsidRPr="008C6BA7">
        <w:rPr>
          <w:rFonts w:eastAsia="宋体" w:cs="宋体"/>
          <w:spacing w:val="0"/>
          <w:sz w:val="21"/>
          <w:szCs w:val="21"/>
          <w:lang w:eastAsia="zh-CN"/>
        </w:rPr>
        <w:t xml:space="preserve">the reconstruction as a constrained convex optimization problem. We employ a projected gradient descent (PGD) </w:t>
      </w:r>
      <w:r w:rsidR="006F016B" w:rsidRPr="006F016B">
        <w:rPr>
          <w:rFonts w:eastAsia="宋体" w:cs="宋体"/>
          <w:spacing w:val="0"/>
          <w:sz w:val="21"/>
          <w:szCs w:val="21"/>
          <w:lang w:eastAsia="zh-CN"/>
        </w:rPr>
        <w:t>algorithm to minimize a composite objective function that incorporates both physical boundary constraints and adaptive spectral priors:</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22382999"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hAnsi="Cambria Math"/>
                        <w:sz w:val="21"/>
                        <w:szCs w:val="21"/>
                      </w:rPr>
                    </m:ctrlPr>
                  </m:funcPr>
                  <m:fName>
                    <m:limLow>
                      <m:limLowPr>
                        <m:ctrlPr>
                          <w:rPr>
                            <w:rFonts w:ascii="Cambria Math" w:hAnsi="Cambria Math"/>
                            <w:i/>
                            <w:sz w:val="21"/>
                            <w:szCs w:val="21"/>
                          </w:rPr>
                        </m:ctrlPr>
                      </m:limLowPr>
                      <m:e>
                        <m:r>
                          <m:rPr>
                            <m:sty m:val="p"/>
                          </m:rPr>
                          <w:rPr>
                            <w:rFonts w:ascii="Cambria Math" w:hAnsi="Cambria Math"/>
                            <w:sz w:val="21"/>
                            <w:szCs w:val="21"/>
                          </w:rPr>
                          <m:t>min</m:t>
                        </m:r>
                      </m:e>
                      <m:lim>
                        <m:r>
                          <m:rPr>
                            <m:sty m:val="bi"/>
                          </m:rPr>
                          <w:rPr>
                            <w:rFonts w:ascii="Cambria Math" w:hAnsi="Cambria Math"/>
                            <w:sz w:val="21"/>
                            <w:szCs w:val="21"/>
                          </w:rPr>
                          <m:t>0</m:t>
                        </m:r>
                        <m:r>
                          <m:rPr>
                            <m:sty m:val="b"/>
                          </m:rPr>
                          <w:rPr>
                            <w:rFonts w:ascii="Cambria Math" w:hAnsi="Cambria Math"/>
                            <w:sz w:val="21"/>
                            <w:szCs w:val="21"/>
                          </w:rPr>
                          <m:t>⪯</m:t>
                        </m:r>
                        <m:r>
                          <m:rPr>
                            <m:sty m:val="bi"/>
                          </m:rPr>
                          <w:rPr>
                            <w:rFonts w:ascii="Cambria Math" w:hAnsi="Cambria Math"/>
                            <w:sz w:val="21"/>
                            <w:szCs w:val="21"/>
                          </w:rPr>
                          <m:t>r</m:t>
                        </m:r>
                        <m:r>
                          <m:rPr>
                            <m:sty m:val="b"/>
                          </m:rPr>
                          <w:rPr>
                            <w:rFonts w:ascii="Cambria Math" w:hAnsi="Cambria Math"/>
                            <w:sz w:val="21"/>
                            <w:szCs w:val="21"/>
                          </w:rPr>
                          <m:t>⪯</m:t>
                        </m:r>
                        <m:r>
                          <m:rPr>
                            <m:sty m:val="bi"/>
                          </m:rPr>
                          <w:rPr>
                            <w:rFonts w:ascii="Cambria Math" w:hAnsi="Cambria Math"/>
                            <w:sz w:val="21"/>
                            <w:szCs w:val="21"/>
                          </w:rPr>
                          <m:t>1</m:t>
                        </m:r>
                        <m:ctrlPr>
                          <w:rPr>
                            <w:rFonts w:ascii="Cambria Math" w:hAnsi="Cambria Math"/>
                            <w:sz w:val="21"/>
                            <w:szCs w:val="21"/>
                          </w:rPr>
                        </m:ctrlPr>
                      </m:lim>
                    </m:limLow>
                    <m:ctrlPr>
                      <w:rPr>
                        <w:rFonts w:ascii="Cambria Math" w:hAnsi="Cambria Math"/>
                        <w:i/>
                        <w:sz w:val="21"/>
                        <w:szCs w:val="21"/>
                      </w:rPr>
                    </m:ctrlPr>
                  </m:fName>
                  <m:e>
                    <m:d>
                      <m:dPr>
                        <m:ctrlPr>
                          <w:rPr>
                            <w:rFonts w:ascii="Cambria Math" w:hAnsi="Cambria Math"/>
                            <w:sz w:val="21"/>
                            <w:szCs w:val="21"/>
                          </w:rPr>
                        </m:ctrlPr>
                      </m:dPr>
                      <m:e>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z-Wr</m:t>
                                </m:r>
                              </m:e>
                            </m:d>
                          </m:e>
                          <m:sub>
                            <m:r>
                              <w:rPr>
                                <w:rFonts w:ascii="Cambria Math" w:hAnsi="Cambria Math"/>
                                <w:sz w:val="21"/>
                                <w:szCs w:val="21"/>
                              </w:rPr>
                              <m:t>2</m:t>
                            </m:r>
                          </m:sub>
                          <m:sup>
                            <m:r>
                              <w:rPr>
                                <w:rFonts w:ascii="Cambria Math" w:hAnsi="Cambria Math"/>
                                <w:sz w:val="21"/>
                                <w:szCs w:val="21"/>
                              </w:rPr>
                              <m:t>2</m:t>
                            </m:r>
                          </m:sup>
                        </m:sSubSup>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ctrlPr>
                          <w:rPr>
                            <w:rFonts w:ascii="Cambria Math" w:hAnsi="Cambria Math"/>
                            <w:i/>
                            <w:sz w:val="21"/>
                            <w:szCs w:val="21"/>
                          </w:rPr>
                        </m:ctrlPr>
                      </m:e>
                    </m:d>
                    <m:ctrlPr>
                      <w:rPr>
                        <w:rFonts w:ascii="Cambria Math" w:hAnsi="Cambria Math"/>
                        <w:i/>
                        <w:sz w:val="21"/>
                        <w:szCs w:val="21"/>
                      </w:rPr>
                    </m:ctrlPr>
                  </m:e>
                </m:func>
              </m:oMath>
            </m:oMathPara>
          </w:p>
        </w:tc>
        <w:tc>
          <w:tcPr>
            <w:tcW w:w="500" w:type="pct"/>
            <w:tcBorders>
              <w:top w:val="nil"/>
              <w:left w:val="nil"/>
              <w:bottom w:val="nil"/>
              <w:right w:val="nil"/>
            </w:tcBorders>
            <w:vAlign w:val="center"/>
          </w:tcPr>
          <w:p w14:paraId="71034FC6" w14:textId="571E29EF"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C62565">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4D065B82" w14:textId="6A2D2C1C" w:rsidR="000D3309" w:rsidRDefault="006F016B" w:rsidP="00512A7C">
      <w:pPr>
        <w:jc w:val="both"/>
        <w:rPr>
          <w:rFonts w:eastAsia="宋体" w:cs="宋体"/>
          <w:spacing w:val="0"/>
          <w:sz w:val="21"/>
          <w:szCs w:val="21"/>
          <w:lang w:eastAsia="zh-CN"/>
        </w:rPr>
      </w:pPr>
      <w:r w:rsidRPr="006F016B">
        <w:rPr>
          <w:rFonts w:eastAsia="宋体" w:cs="宋体"/>
          <w:spacing w:val="0"/>
          <w:sz w:val="21"/>
          <w:szCs w:val="21"/>
          <w:lang w:eastAsia="zh-CN"/>
        </w:rPr>
        <w:t xml:space="preserve">where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oMath>
      <w:r w:rsidRPr="006F016B">
        <w:rPr>
          <w:rFonts w:eastAsia="宋体" w:cs="宋体"/>
          <w:spacing w:val="0"/>
          <w:sz w:val="21"/>
          <w:szCs w:val="21"/>
          <w:lang w:eastAsia="zh-CN"/>
        </w:rPr>
        <w:t xml:space="preserve"> is a generalized regularization term adaptively selected based on the physical characteristics of the target spectra. For targets with distinct narrowband feature</w:t>
      </w:r>
      <w:r w:rsidR="00534C46">
        <w:rPr>
          <w:rFonts w:eastAsia="宋体" w:cs="宋体"/>
          <w:spacing w:val="0"/>
          <w:sz w:val="21"/>
          <w:szCs w:val="21"/>
          <w:lang w:eastAsia="zh-CN"/>
        </w:rPr>
        <w:t>s</w:t>
      </w:r>
      <w:r w:rsidR="00427BBF">
        <w:rPr>
          <w:rFonts w:eastAsia="宋体" w:cs="宋体" w:hint="eastAsia"/>
          <w:spacing w:val="0"/>
          <w:sz w:val="21"/>
          <w:szCs w:val="21"/>
          <w:lang w:eastAsia="zh-CN"/>
        </w:rPr>
        <w:t>,</w:t>
      </w:r>
      <w:r w:rsidRPr="006F016B">
        <w:rPr>
          <w:rFonts w:eastAsia="宋体" w:cs="宋体"/>
          <w:spacing w:val="0"/>
          <w:sz w:val="21"/>
          <w:szCs w:val="21"/>
          <w:lang w:eastAsia="zh-CN"/>
        </w:rPr>
        <w:t xml:space="preserve"> we apply a sparsity prior to resolve fine spectral structures, defining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1</m:t>
            </m:r>
          </m:sub>
        </m:sSub>
        <m:d>
          <m:dPr>
            <m:begChr m:val="‖"/>
            <m:endChr m:val="‖"/>
            <m:ctrlPr>
              <w:rPr>
                <w:rFonts w:ascii="Cambria Math" w:hAnsi="Cambria Math"/>
                <w:i/>
                <w:sz w:val="21"/>
                <w:szCs w:val="21"/>
              </w:rPr>
            </m:ctrlPr>
          </m:dPr>
          <m:e>
            <m:r>
              <m:rPr>
                <m:sty m:val="bi"/>
              </m:rPr>
              <w:rPr>
                <w:rFonts w:ascii="Cambria Math" w:hAnsi="Cambria Math"/>
                <w:sz w:val="21"/>
                <w:szCs w:val="21"/>
              </w:rPr>
              <m:t>r</m:t>
            </m:r>
          </m:e>
        </m:d>
      </m:oMath>
      <w:r w:rsidR="003C562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Pr="006F016B">
        <w:rPr>
          <w:rFonts w:eastAsia="宋体" w:cs="宋体"/>
          <w:spacing w:val="0"/>
          <w:sz w:val="21"/>
          <w:szCs w:val="21"/>
          <w:lang w:eastAsia="zh-CN"/>
        </w:rPr>
        <w:t>For targets characterized by continuous, broadband spectra, we enforce smoothness and structural continuity by defining</w:t>
      </w:r>
      <w:r w:rsidRPr="006F016B">
        <w:rPr>
          <w:rFonts w:ascii="Cambria Math" w:hAnsi="Cambria Math"/>
          <w:i/>
          <w:sz w:val="21"/>
          <w:szCs w:val="21"/>
        </w:rPr>
        <w:t xml:space="preserve"> </w:t>
      </w:r>
      <m:oMath>
        <m:r>
          <m:rPr>
            <m:scr m:val="script"/>
          </m:rPr>
          <w:rPr>
            <w:rFonts w:ascii="Cambria Math" w:hAnsi="Cambria Math"/>
            <w:sz w:val="21"/>
            <w:szCs w:val="21"/>
          </w:rPr>
          <m:t>R</m:t>
        </m:r>
        <m:d>
          <m:dPr>
            <m:ctrlPr>
              <w:rPr>
                <w:rFonts w:ascii="Cambria Math" w:hAnsi="Cambria Math"/>
                <w:i/>
                <w:sz w:val="21"/>
                <w:szCs w:val="21"/>
              </w:rPr>
            </m:ctrlPr>
          </m:dPr>
          <m:e>
            <m:r>
              <m:rPr>
                <m:sty m:val="bi"/>
              </m:rPr>
              <w:rPr>
                <w:rFonts w:ascii="Cambria Math" w:hAnsi="Cambria Math"/>
                <w:sz w:val="21"/>
                <w:szCs w:val="21"/>
              </w:rPr>
              <m:t>r</m:t>
            </m:r>
          </m:e>
        </m:d>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2</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i/>
                    <w:sz w:val="21"/>
                    <w:szCs w:val="21"/>
                  </w:rPr>
                </m:ctrlPr>
              </m:dPr>
              <m:e>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r>
          <w:rPr>
            <w:rFonts w:ascii="Cambria Math" w:hAnsi="Cambria Math"/>
            <w:sz w:val="21"/>
            <w:szCs w:val="21"/>
          </w:rPr>
          <m:t>+</m:t>
        </m:r>
        <m:f>
          <m:fPr>
            <m:ctrlPr>
              <w:rPr>
                <w:rFonts w:ascii="Cambria Math" w:hAnsi="Cambria Math"/>
                <w:sz w:val="21"/>
                <w:szCs w:val="21"/>
              </w:rPr>
            </m:ctrlPr>
          </m:fPr>
          <m:num>
            <m:sSub>
              <m:sSubPr>
                <m:ctrlPr>
                  <w:rPr>
                    <w:rFonts w:ascii="Cambria Math" w:hAnsi="Cambria Math"/>
                    <w:i/>
                    <w:sz w:val="21"/>
                    <w:szCs w:val="21"/>
                  </w:rPr>
                </m:ctrlPr>
              </m:sSubPr>
              <m:e>
                <m:r>
                  <w:rPr>
                    <w:rFonts w:ascii="Cambria Math" w:hAnsi="Cambria Math"/>
                    <w:sz w:val="21"/>
                    <w:szCs w:val="21"/>
                  </w:rPr>
                  <m:t>β</m:t>
                </m:r>
              </m:e>
              <m:sub>
                <m:r>
                  <w:rPr>
                    <w:rFonts w:ascii="Cambria Math" w:hAnsi="Cambria Math"/>
                    <w:sz w:val="21"/>
                    <w:szCs w:val="21"/>
                  </w:rPr>
                  <m:t>3</m:t>
                </m:r>
              </m:sub>
            </m:sSub>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sSubSup>
          <m:sSubSupPr>
            <m:ctrlPr>
              <w:rPr>
                <w:rFonts w:ascii="Cambria Math" w:hAnsi="Cambria Math"/>
                <w:i/>
                <w:sz w:val="21"/>
                <w:szCs w:val="21"/>
              </w:rPr>
            </m:ctrlPr>
          </m:sSubSupPr>
          <m:e>
            <m:d>
              <m:dPr>
                <m:begChr m:val="‖"/>
                <m:endChr m:val="‖"/>
                <m:ctrlPr>
                  <w:rPr>
                    <w:rFonts w:ascii="Cambria Math" w:hAnsi="Cambria Math"/>
                    <w:b/>
                    <w:bCs/>
                    <w:i/>
                    <w:sz w:val="21"/>
                    <w:szCs w:val="21"/>
                  </w:rPr>
                </m:ctrlPr>
              </m:dPr>
              <m:e>
                <m:r>
                  <m:rPr>
                    <m:sty m:val="b"/>
                  </m:rPr>
                  <w:rPr>
                    <w:rFonts w:ascii="Cambria Math" w:hAnsi="Cambria Math"/>
                    <w:sz w:val="21"/>
                    <w:szCs w:val="21"/>
                  </w:rPr>
                  <m:t>D</m:t>
                </m:r>
                <m:r>
                  <m:rPr>
                    <m:sty m:val="bi"/>
                  </m:rPr>
                  <w:rPr>
                    <w:rFonts w:ascii="Cambria Math" w:hAnsi="Cambria Math"/>
                    <w:sz w:val="21"/>
                    <w:szCs w:val="21"/>
                  </w:rPr>
                  <m:t>r</m:t>
                </m:r>
              </m:e>
            </m:d>
          </m:e>
          <m:sub>
            <m:r>
              <w:rPr>
                <w:rFonts w:ascii="Cambria Math" w:hAnsi="Cambria Math"/>
                <w:sz w:val="21"/>
                <w:szCs w:val="21"/>
              </w:rPr>
              <m:t>2</m:t>
            </m:r>
          </m:sub>
          <m:sup>
            <m:r>
              <w:rPr>
                <w:rFonts w:ascii="Cambria Math" w:hAnsi="Cambria Math"/>
                <w:sz w:val="21"/>
                <w:szCs w:val="21"/>
              </w:rPr>
              <m:t>2</m:t>
            </m:r>
          </m:sup>
        </m:sSubSup>
      </m:oMath>
      <w:r w:rsidRPr="006F016B">
        <w:rPr>
          <w:rFonts w:eastAsia="宋体" w:cs="宋体"/>
          <w:spacing w:val="0"/>
          <w:sz w:val="21"/>
          <w:szCs w:val="21"/>
          <w:lang w:eastAsia="zh-CN"/>
        </w:rPr>
        <w:t xml:space="preserve">, where </w:t>
      </w:r>
      <m:oMath>
        <m:r>
          <m:rPr>
            <m:sty m:val="b"/>
          </m:rPr>
          <w:rPr>
            <w:rFonts w:ascii="Cambria Math" w:hAnsi="Cambria Math"/>
            <w:sz w:val="21"/>
            <w:szCs w:val="21"/>
          </w:rPr>
          <m:t>D</m:t>
        </m:r>
        <m:r>
          <m:rPr>
            <m:sty m:val="p"/>
          </m:rPr>
          <w:rPr>
            <w:rFonts w:ascii="Cambria Math" w:hAnsi="Cambria Math" w:hint="eastAsia"/>
            <w:sz w:val="21"/>
            <w:szCs w:val="21"/>
          </w:rPr>
          <m:t>∈</m:t>
        </m:r>
        <m:sSup>
          <m:sSupPr>
            <m:ctrlPr>
              <w:rPr>
                <w:rFonts w:ascii="Cambria Math" w:hAnsi="Cambria Math"/>
                <w:i/>
                <w:sz w:val="21"/>
                <w:szCs w:val="21"/>
              </w:rPr>
            </m:ctrlPr>
          </m:sSupPr>
          <m:e>
            <m:r>
              <m:rPr>
                <m:scr m:val="double-struck"/>
              </m:rPr>
              <w:rPr>
                <w:rFonts w:ascii="Cambria Math" w:hAnsi="Cambria Math"/>
                <w:sz w:val="21"/>
                <w:szCs w:val="21"/>
              </w:rPr>
              <m:t>R</m:t>
            </m:r>
          </m:e>
          <m:sup>
            <m:d>
              <m:dPr>
                <m:ctrlPr>
                  <w:rPr>
                    <w:rFonts w:ascii="Cambria Math" w:hAnsi="Cambria Math"/>
                    <w:i/>
                    <w:sz w:val="21"/>
                    <w:szCs w:val="21"/>
                  </w:rPr>
                </m:ctrlPr>
              </m:dPr>
              <m:e>
                <m:r>
                  <w:rPr>
                    <w:rFonts w:ascii="Cambria Math" w:hAnsi="Cambria Math"/>
                    <w:sz w:val="21"/>
                    <w:szCs w:val="21"/>
                  </w:rPr>
                  <m:t>N-1</m:t>
                </m:r>
              </m:e>
            </m:d>
            <m:r>
              <m:rPr>
                <m:sty m:val="p"/>
              </m:rPr>
              <w:rPr>
                <w:rFonts w:ascii="Cambria Math" w:hAnsi="Cambria Math" w:hint="eastAsia"/>
                <w:sz w:val="21"/>
                <w:szCs w:val="21"/>
              </w:rPr>
              <m:t>×</m:t>
            </m:r>
            <m:r>
              <w:rPr>
                <w:rFonts w:ascii="Cambria Math" w:hAnsi="Cambria Math"/>
                <w:sz w:val="21"/>
                <w:szCs w:val="21"/>
              </w:rPr>
              <m:t>N</m:t>
            </m:r>
          </m:sup>
        </m:sSup>
      </m:oMath>
      <w:r w:rsidRPr="006F016B">
        <w:rPr>
          <w:rFonts w:eastAsia="宋体" w:cs="宋体"/>
          <w:spacing w:val="0"/>
          <w:sz w:val="21"/>
          <w:szCs w:val="21"/>
          <w:lang w:eastAsia="zh-CN"/>
        </w:rPr>
        <w:t xml:space="preserve"> is the first-order difference operator.</w:t>
      </w:r>
      <w:r w:rsidR="00C45416" w:rsidRPr="00C45416">
        <w:rPr>
          <w:rFonts w:eastAsia="宋体" w:cs="宋体"/>
          <w:spacing w:val="0"/>
          <w:sz w:val="21"/>
          <w:szCs w:val="21"/>
          <w:lang w:eastAsia="zh-CN"/>
        </w:rPr>
        <w:t xml:space="preserve"> Detailed hyperparameter configurations and the specific algorithmic implementation are cataloged in Supplement Section 1.</w:t>
      </w:r>
    </w:p>
    <w:p w14:paraId="19B94116" w14:textId="77777777" w:rsidR="00534C46" w:rsidRPr="00544283" w:rsidRDefault="00534C46" w:rsidP="00512A7C">
      <w:pPr>
        <w:jc w:val="both"/>
        <w:rPr>
          <w:rFonts w:eastAsia="宋体" w:cs="宋体"/>
          <w:spacing w:val="0"/>
          <w:sz w:val="21"/>
          <w:szCs w:val="21"/>
          <w:lang w:eastAsia="zh-CN"/>
        </w:rPr>
      </w:pPr>
    </w:p>
    <w:p w14:paraId="18320505" w14:textId="15A0987B" w:rsidR="00D72005" w:rsidRDefault="008442C0"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Experiment </w:t>
      </w:r>
      <w:bookmarkStart w:id="23" w:name="_Hlk203490557"/>
    </w:p>
    <w:p w14:paraId="6438D676" w14:textId="337CE275" w:rsidR="006179CA" w:rsidRDefault="00A64B37" w:rsidP="00E5009C">
      <w:pPr>
        <w:ind w:firstLine="420"/>
        <w:jc w:val="both"/>
        <w:rPr>
          <w:rFonts w:eastAsia="宋体" w:cs="宋体"/>
          <w:spacing w:val="0"/>
          <w:sz w:val="21"/>
          <w:szCs w:val="21"/>
          <w:lang w:eastAsia="zh-CN"/>
        </w:rPr>
      </w:pPr>
      <w:r w:rsidRPr="00A64B37">
        <w:rPr>
          <w:rFonts w:eastAsia="宋体" w:cs="宋体"/>
          <w:spacing w:val="0"/>
          <w:sz w:val="21"/>
          <w:szCs w:val="21"/>
          <w:lang w:eastAsia="zh-CN"/>
        </w:rPr>
        <w:t xml:space="preserve">To isolate and quantify the multiplexing advantage of the OFE framework against AWGN, we establish a </w:t>
      </w:r>
      <w:r w:rsidR="00374212">
        <w:rPr>
          <w:rFonts w:eastAsia="宋体" w:cs="宋体" w:hint="eastAsia"/>
          <w:spacing w:val="0"/>
          <w:sz w:val="21"/>
          <w:szCs w:val="21"/>
          <w:lang w:eastAsia="zh-CN"/>
        </w:rPr>
        <w:t>simulation</w:t>
      </w:r>
      <w:r w:rsidR="00374212" w:rsidRPr="00A64B37">
        <w:rPr>
          <w:rFonts w:eastAsia="宋体" w:cs="宋体"/>
          <w:spacing w:val="0"/>
          <w:sz w:val="21"/>
          <w:szCs w:val="21"/>
          <w:lang w:eastAsia="zh-CN"/>
        </w:rPr>
        <w:t xml:space="preserve"> </w:t>
      </w:r>
      <w:r w:rsidRPr="00A64B37">
        <w:rPr>
          <w:rFonts w:eastAsia="宋体" w:cs="宋体"/>
          <w:spacing w:val="0"/>
          <w:sz w:val="21"/>
          <w:szCs w:val="21"/>
          <w:lang w:eastAsia="zh-CN"/>
        </w:rPr>
        <w:t>benchmark.</w:t>
      </w:r>
      <w:r w:rsidR="00830CB3">
        <w:rPr>
          <w:rFonts w:eastAsia="宋体" w:cs="宋体" w:hint="eastAsia"/>
          <w:spacing w:val="0"/>
          <w:sz w:val="21"/>
          <w:szCs w:val="21"/>
          <w:lang w:eastAsia="zh-CN"/>
        </w:rPr>
        <w:t xml:space="preserve"> </w:t>
      </w:r>
      <w:r w:rsidR="001B43AC" w:rsidRPr="001B43AC">
        <w:rPr>
          <w:rFonts w:eastAsia="宋体" w:cs="宋体"/>
          <w:spacing w:val="0"/>
          <w:sz w:val="21"/>
          <w:szCs w:val="21"/>
          <w:lang w:eastAsia="zh-CN"/>
        </w:rPr>
        <w:t xml:space="preserve">Operating across the visible spectrum (400–700 nm), the architecture deploys </w:t>
      </w:r>
      <m:oMath>
        <m:r>
          <w:rPr>
            <w:rFonts w:ascii="Cambria Math" w:eastAsia="宋体" w:hAnsi="Cambria Math" w:cs="宋体"/>
            <w:spacing w:val="0"/>
            <w:sz w:val="21"/>
            <w:szCs w:val="21"/>
            <w:lang w:eastAsia="zh-CN"/>
          </w:rPr>
          <m:t>K=12</m:t>
        </m:r>
      </m:oMath>
      <w:r w:rsidR="001B43AC" w:rsidRPr="001B43AC">
        <w:rPr>
          <w:rFonts w:eastAsia="宋体" w:cs="宋体"/>
          <w:spacing w:val="0"/>
          <w:sz w:val="21"/>
          <w:szCs w:val="21"/>
          <w:lang w:eastAsia="zh-CN"/>
        </w:rPr>
        <w:t xml:space="preserve"> discrete spectral channels. </w:t>
      </w:r>
      <w:r w:rsidR="006E5C80">
        <w:rPr>
          <w:rFonts w:eastAsia="宋体" w:cs="宋体" w:hint="eastAsia"/>
          <w:spacing w:val="0"/>
          <w:sz w:val="21"/>
          <w:szCs w:val="21"/>
          <w:lang w:eastAsia="zh-CN"/>
        </w:rPr>
        <w:t>T</w:t>
      </w:r>
      <w:r w:rsidR="001B43AC" w:rsidRPr="001B43AC">
        <w:rPr>
          <w:rFonts w:eastAsia="宋体" w:cs="宋体"/>
          <w:spacing w:val="0"/>
          <w:sz w:val="21"/>
          <w:szCs w:val="21"/>
          <w:lang w:eastAsia="zh-CN"/>
        </w:rPr>
        <w:t xml:space="preserve">he spectral basis functions are instantiated from the empirically calibrated radiometric profiles of LED array </w:t>
      </w:r>
      <w:r w:rsidR="006E5C80">
        <w:rPr>
          <w:rFonts w:eastAsia="宋体" w:cs="宋体" w:hint="eastAsia"/>
          <w:spacing w:val="0"/>
          <w:sz w:val="21"/>
          <w:szCs w:val="21"/>
          <w:lang w:eastAsia="zh-CN"/>
        </w:rPr>
        <w:t xml:space="preserve">in our lab </w:t>
      </w:r>
      <w:r w:rsidR="001B43AC" w:rsidRPr="001B43AC">
        <w:rPr>
          <w:rFonts w:eastAsia="宋体" w:cs="宋体"/>
          <w:spacing w:val="0"/>
          <w:sz w:val="21"/>
          <w:szCs w:val="21"/>
          <w:lang w:eastAsia="zh-CN"/>
        </w:rPr>
        <w:t xml:space="preserve">(detailed in Supplement Section 6, Fig. S2). This ensures that the system matrix </w:t>
      </w:r>
      <m:oMath>
        <m:r>
          <m:rPr>
            <m:sty m:val="bi"/>
          </m:rPr>
          <w:rPr>
            <w:rFonts w:ascii="Cambria Math" w:hAnsi="Cambria Math"/>
            <w:sz w:val="21"/>
            <w:szCs w:val="21"/>
          </w:rPr>
          <m:t>W</m:t>
        </m:r>
      </m:oMath>
      <w:r w:rsidR="001B43AC" w:rsidRPr="001B43AC">
        <w:rPr>
          <w:rFonts w:eastAsia="宋体" w:cs="宋体"/>
          <w:spacing w:val="0"/>
          <w:sz w:val="21"/>
          <w:szCs w:val="21"/>
          <w:lang w:eastAsia="zh-CN"/>
        </w:rPr>
        <w:t xml:space="preserve"> </w:t>
      </w:r>
      <w:r w:rsidR="00907935" w:rsidRPr="00907935">
        <w:rPr>
          <w:rFonts w:eastAsia="宋体" w:cs="宋体"/>
          <w:spacing w:val="0"/>
          <w:sz w:val="21"/>
          <w:szCs w:val="21"/>
          <w:lang w:eastAsia="zh-CN"/>
        </w:rPr>
        <w:t>encapsulates the non-ideal spectral irregularities and native radiometric variations inherent to the physical hardware</w:t>
      </w:r>
      <w:r w:rsidR="001B43AC" w:rsidRPr="001B43AC">
        <w:rPr>
          <w:rFonts w:eastAsia="宋体" w:cs="宋体"/>
          <w:spacing w:val="0"/>
          <w:sz w:val="21"/>
          <w:szCs w:val="21"/>
          <w:lang w:eastAsia="zh-CN"/>
        </w:rPr>
        <w:t xml:space="preserve">. In the time domain, these channels are modulated by the orthogonal composite sinusoidal carriers. </w:t>
      </w:r>
      <w:r w:rsidR="00903A16">
        <w:rPr>
          <w:rFonts w:eastAsia="宋体" w:cs="宋体" w:hint="eastAsia"/>
          <w:spacing w:val="0"/>
          <w:sz w:val="21"/>
          <w:szCs w:val="21"/>
          <w:lang w:eastAsia="zh-CN"/>
        </w:rPr>
        <w:t>T</w:t>
      </w:r>
      <w:r w:rsidR="00903A16" w:rsidRPr="00AA627C">
        <w:rPr>
          <w:rFonts w:eastAsia="宋体" w:cs="宋体"/>
          <w:spacing w:val="0"/>
          <w:sz w:val="21"/>
          <w:szCs w:val="21"/>
          <w:lang w:eastAsia="zh-CN"/>
        </w:rPr>
        <w:t xml:space="preserve">he </w:t>
      </w:r>
      <w:r w:rsidR="006C6C80">
        <w:rPr>
          <w:rFonts w:eastAsia="宋体" w:cs="宋体" w:hint="eastAsia"/>
          <w:spacing w:val="0"/>
          <w:sz w:val="21"/>
          <w:szCs w:val="21"/>
          <w:lang w:eastAsia="zh-CN"/>
        </w:rPr>
        <w:t>spectral reconstruction</w:t>
      </w:r>
      <w:r w:rsidR="006C6C80" w:rsidRPr="00AA627C">
        <w:rPr>
          <w:rFonts w:eastAsia="宋体" w:cs="宋体"/>
          <w:spacing w:val="0"/>
          <w:sz w:val="21"/>
          <w:szCs w:val="21"/>
          <w:lang w:eastAsia="zh-CN"/>
        </w:rPr>
        <w:t xml:space="preserve"> </w:t>
      </w:r>
      <w:del w:id="24" w:author="yj zeng" w:date="2026-04-01T21:24:00Z" w16du:dateUtc="2026-04-01T13:24:00Z">
        <w:r w:rsidR="00903A16" w:rsidDel="00275001">
          <w:rPr>
            <w:rFonts w:eastAsia="宋体" w:cs="宋体" w:hint="eastAsia"/>
            <w:spacing w:val="0"/>
            <w:sz w:val="21"/>
            <w:szCs w:val="21"/>
            <w:lang w:eastAsia="zh-CN"/>
          </w:rPr>
          <w:delText>are</w:delText>
        </w:r>
      </w:del>
      <w:ins w:id="25" w:author="yj zeng" w:date="2026-04-01T21:24:00Z" w16du:dateUtc="2026-04-01T13:24:00Z">
        <w:r w:rsidR="00275001">
          <w:rPr>
            <w:rFonts w:eastAsia="宋体" w:cs="宋体"/>
            <w:spacing w:val="0"/>
            <w:sz w:val="21"/>
            <w:szCs w:val="21"/>
            <w:lang w:eastAsia="zh-CN"/>
          </w:rPr>
          <w:t>is</w:t>
        </w:r>
      </w:ins>
      <w:r w:rsidR="00903A16" w:rsidRPr="00AA627C">
        <w:rPr>
          <w:rFonts w:eastAsia="宋体" w:cs="宋体"/>
          <w:spacing w:val="0"/>
          <w:sz w:val="21"/>
          <w:szCs w:val="21"/>
          <w:lang w:eastAsia="zh-CN"/>
        </w:rPr>
        <w:t xml:space="preserve"> conducted utilizing the CAVE multispectral database</w:t>
      </w:r>
      <w:r w:rsidR="001E526E">
        <w:rPr>
          <w:rFonts w:eastAsia="宋体" w:cs="宋体"/>
          <w:spacing w:val="0"/>
          <w:sz w:val="21"/>
          <w:szCs w:val="21"/>
          <w:lang w:eastAsia="zh-CN"/>
        </w:rPr>
        <w:fldChar w:fldCharType="begin"/>
      </w:r>
      <w:r w:rsidR="001E526E">
        <w:rPr>
          <w:rFonts w:eastAsia="宋体" w:cs="宋体"/>
          <w:spacing w:val="0"/>
          <w:sz w:val="21"/>
          <w:szCs w:val="21"/>
          <w:lang w:eastAsia="zh-CN"/>
        </w:rPr>
        <w:instrText xml:space="preserve"> REF _Ref225433401 \r \h </w:instrText>
      </w:r>
      <w:r w:rsidR="001E526E">
        <w:rPr>
          <w:rFonts w:eastAsia="宋体" w:cs="宋体"/>
          <w:spacing w:val="0"/>
          <w:sz w:val="21"/>
          <w:szCs w:val="21"/>
          <w:lang w:eastAsia="zh-CN"/>
        </w:rPr>
      </w:r>
      <w:r w:rsidR="001E526E">
        <w:rPr>
          <w:rFonts w:eastAsia="宋体" w:cs="宋体"/>
          <w:spacing w:val="0"/>
          <w:sz w:val="21"/>
          <w:szCs w:val="21"/>
          <w:lang w:eastAsia="zh-CN"/>
        </w:rPr>
        <w:fldChar w:fldCharType="separate"/>
      </w:r>
      <w:r w:rsidR="00C62565">
        <w:rPr>
          <w:rFonts w:eastAsia="宋体" w:cs="宋体"/>
          <w:spacing w:val="0"/>
          <w:sz w:val="21"/>
          <w:szCs w:val="21"/>
          <w:lang w:eastAsia="zh-CN"/>
        </w:rPr>
        <w:t>[15]</w:t>
      </w:r>
      <w:r w:rsidR="001E526E">
        <w:rPr>
          <w:rFonts w:eastAsia="宋体" w:cs="宋体"/>
          <w:spacing w:val="0"/>
          <w:sz w:val="21"/>
          <w:szCs w:val="21"/>
          <w:lang w:eastAsia="zh-CN"/>
        </w:rPr>
        <w:fldChar w:fldCharType="end"/>
      </w:r>
      <w:r w:rsidR="00903A16" w:rsidRPr="00AA627C">
        <w:rPr>
          <w:rFonts w:eastAsia="宋体" w:cs="宋体"/>
          <w:spacing w:val="0"/>
          <w:sz w:val="21"/>
          <w:szCs w:val="21"/>
          <w:lang w:eastAsia="zh-CN"/>
        </w:rPr>
        <w:t>.</w:t>
      </w:r>
      <w:r>
        <w:rPr>
          <w:rFonts w:eastAsia="宋体" w:cs="宋体" w:hint="eastAsia"/>
          <w:spacing w:val="0"/>
          <w:sz w:val="21"/>
          <w:szCs w:val="21"/>
          <w:lang w:eastAsia="zh-CN"/>
        </w:rPr>
        <w:t xml:space="preserve"> </w:t>
      </w:r>
    </w:p>
    <w:p w14:paraId="35ABB960" w14:textId="7BEEF46C" w:rsidR="00AA627C" w:rsidRDefault="0053338A" w:rsidP="00E16FEA">
      <w:pPr>
        <w:ind w:firstLine="420"/>
        <w:jc w:val="both"/>
        <w:rPr>
          <w:rFonts w:eastAsia="宋体" w:cs="宋体"/>
          <w:spacing w:val="0"/>
          <w:sz w:val="21"/>
          <w:szCs w:val="21"/>
          <w:lang w:eastAsia="zh-CN"/>
        </w:rPr>
      </w:pPr>
      <w:r>
        <w:rPr>
          <w:rFonts w:eastAsia="宋体" w:cs="宋体" w:hint="eastAsia"/>
          <w:spacing w:val="0"/>
          <w:sz w:val="21"/>
          <w:szCs w:val="21"/>
          <w:lang w:eastAsia="zh-CN"/>
        </w:rPr>
        <w:t>T</w:t>
      </w:r>
      <w:r w:rsidR="00BF2784" w:rsidRPr="00BF2784">
        <w:rPr>
          <w:rFonts w:eastAsia="宋体" w:cs="宋体"/>
          <w:spacing w:val="0"/>
          <w:sz w:val="21"/>
          <w:szCs w:val="21"/>
          <w:lang w:eastAsia="zh-CN"/>
        </w:rPr>
        <w:t xml:space="preserve">o ensure baseline orthogonality without introducing hardware-specific combinatorial complexities, we employ a straightforward sub-octave linearly spaced carrier set for all numerical TDM-vs-OFE comparative simulations. Specifically, this frequency set spans from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min</m:t>
            </m:r>
          </m:sub>
        </m:sSub>
        <m:r>
          <w:rPr>
            <w:rFonts w:ascii="Cambria Math" w:eastAsia="宋体" w:hAnsi="Cambria Math" w:cs="宋体"/>
            <w:spacing w:val="0"/>
            <w:sz w:val="21"/>
            <w:szCs w:val="21"/>
            <w:lang w:eastAsia="zh-CN"/>
          </w:rPr>
          <m:t>=380</m:t>
        </m:r>
      </m:oMath>
      <w:r w:rsidR="00BF2784" w:rsidRPr="00BF2784">
        <w:rPr>
          <w:rFonts w:eastAsia="宋体" w:cs="宋体"/>
          <w:spacing w:val="0"/>
          <w:sz w:val="21"/>
          <w:szCs w:val="21"/>
          <w:lang w:eastAsia="zh-CN"/>
        </w:rPr>
        <w:t xml:space="preserve"> </w:t>
      </w:r>
      <w:r w:rsidR="00BF2784" w:rsidRPr="00BF2784">
        <w:rPr>
          <w:rFonts w:eastAsia="宋体" w:cs="宋体"/>
          <w:spacing w:val="0"/>
          <w:sz w:val="21"/>
          <w:szCs w:val="21"/>
          <w:lang w:eastAsia="zh-CN"/>
        </w:rPr>
        <w:lastRenderedPageBreak/>
        <w:t xml:space="preserve">kHz to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m:rPr>
                <m:nor/>
              </m:rPr>
              <w:rPr>
                <w:rFonts w:ascii="Cambria Math" w:eastAsia="宋体" w:hAnsi="Cambria Math" w:cs="宋体"/>
                <w:spacing w:val="0"/>
                <w:sz w:val="21"/>
                <w:szCs w:val="21"/>
                <w:lang w:eastAsia="zh-CN"/>
              </w:rPr>
              <m:t>max</m:t>
            </m:r>
          </m:sub>
        </m:sSub>
        <m:r>
          <w:rPr>
            <w:rFonts w:ascii="Cambria Math" w:eastAsia="宋体" w:hAnsi="Cambria Math" w:cs="宋体"/>
            <w:spacing w:val="0"/>
            <w:sz w:val="21"/>
            <w:szCs w:val="21"/>
            <w:lang w:eastAsia="zh-CN"/>
          </w:rPr>
          <m:t>=490</m:t>
        </m:r>
      </m:oMath>
      <w:r w:rsidR="00BF2784" w:rsidRPr="00BF2784">
        <w:rPr>
          <w:rFonts w:eastAsia="宋体" w:cs="宋体"/>
          <w:spacing w:val="0"/>
          <w:sz w:val="21"/>
          <w:szCs w:val="21"/>
          <w:lang w:eastAsia="zh-CN"/>
        </w:rPr>
        <w:t xml:space="preserve"> kHz with a uniform frequency </w:t>
      </w:r>
      <w:r w:rsidR="00903A16">
        <w:rPr>
          <w:rFonts w:eastAsia="宋体" w:cs="宋体" w:hint="eastAsia"/>
          <w:spacing w:val="0"/>
          <w:sz w:val="21"/>
          <w:szCs w:val="21"/>
          <w:lang w:eastAsia="zh-CN"/>
        </w:rPr>
        <w:t>internal</w:t>
      </w:r>
      <w:r w:rsidR="00903A16" w:rsidRPr="00BF2784">
        <w:rPr>
          <w:rFonts w:eastAsia="宋体" w:cs="宋体"/>
          <w:spacing w:val="0"/>
          <w:sz w:val="21"/>
          <w:szCs w:val="21"/>
          <w:lang w:eastAsia="zh-CN"/>
        </w:rPr>
        <w:t xml:space="preserve"> </w:t>
      </w:r>
      <w:r w:rsidR="00BF2784" w:rsidRPr="00BF2784">
        <w:rPr>
          <w:rFonts w:eastAsia="宋体" w:cs="宋体"/>
          <w:spacing w:val="0"/>
          <w:sz w:val="21"/>
          <w:szCs w:val="21"/>
          <w:lang w:eastAsia="zh-CN"/>
        </w:rPr>
        <w:t xml:space="preserve">of </w:t>
      </w:r>
      <m:oMath>
        <m:r>
          <w:rPr>
            <w:rFonts w:ascii="Cambria Math" w:eastAsia="宋体" w:hAnsi="Cambria Math"/>
            <w:spacing w:val="0"/>
            <w:sz w:val="21"/>
            <w:szCs w:val="21"/>
            <w:lang w:eastAsia="zh-CN"/>
          </w:rPr>
          <m:t xml:space="preserve">10 </m:t>
        </m:r>
      </m:oMath>
      <w:r w:rsidR="00BF2784" w:rsidRPr="00BF2784">
        <w:rPr>
          <w:rFonts w:eastAsia="宋体" w:cs="宋体"/>
          <w:spacing w:val="0"/>
          <w:sz w:val="21"/>
          <w:szCs w:val="21"/>
          <w:lang w:eastAsia="zh-CN"/>
        </w:rPr>
        <w:t>kHz</w:t>
      </w:r>
      <w:r w:rsidR="004525D2">
        <w:rPr>
          <w:rFonts w:eastAsia="宋体" w:cs="宋体" w:hint="eastAsia"/>
          <w:spacing w:val="0"/>
          <w:sz w:val="21"/>
          <w:szCs w:val="21"/>
          <w:lang w:eastAsia="zh-CN"/>
        </w:rPr>
        <w:t xml:space="preserve"> </w:t>
      </w:r>
      <w:r w:rsidR="00BF2784" w:rsidRPr="00BF2784">
        <w:rPr>
          <w:rFonts w:eastAsia="宋体" w:cs="宋体"/>
          <w:spacing w:val="0"/>
          <w:sz w:val="21"/>
          <w:szCs w:val="21"/>
          <w:lang w:eastAsia="zh-CN"/>
        </w:rPr>
        <w:t>(</w:t>
      </w:r>
      <w:r w:rsidR="004525D2">
        <w:rPr>
          <w:rFonts w:eastAsia="宋体" w:cs="宋体" w:hint="eastAsia"/>
          <w:spacing w:val="0"/>
          <w:sz w:val="21"/>
          <w:szCs w:val="21"/>
          <w:lang w:eastAsia="zh-CN"/>
        </w:rPr>
        <w:t xml:space="preserve">we term this frequency selection as </w:t>
      </w:r>
      <w:r>
        <w:rPr>
          <w:rFonts w:eastAsia="宋体" w:cs="宋体" w:hint="eastAsia"/>
          <w:b/>
          <w:bCs/>
          <w:spacing w:val="0"/>
          <w:sz w:val="21"/>
          <w:szCs w:val="21"/>
          <w:lang w:eastAsia="zh-CN"/>
        </w:rPr>
        <w:t>Configuration</w:t>
      </w:r>
      <w:r w:rsidRPr="003C730D">
        <w:rPr>
          <w:rFonts w:eastAsia="宋体" w:cs="宋体"/>
          <w:b/>
          <w:bCs/>
          <w:spacing w:val="0"/>
          <w:sz w:val="21"/>
          <w:szCs w:val="21"/>
          <w:lang w:eastAsia="zh-CN"/>
        </w:rPr>
        <w:t xml:space="preserve"> </w:t>
      </w:r>
      <w:r w:rsidR="004525D2" w:rsidRPr="003C730D">
        <w:rPr>
          <w:rFonts w:eastAsia="宋体" w:cs="宋体"/>
          <w:b/>
          <w:bCs/>
          <w:spacing w:val="0"/>
          <w:sz w:val="21"/>
          <w:szCs w:val="21"/>
          <w:lang w:eastAsia="zh-CN"/>
        </w:rPr>
        <w:t>1</w:t>
      </w:r>
      <w:r w:rsidR="004525D2">
        <w:rPr>
          <w:rFonts w:eastAsia="宋体" w:cs="宋体" w:hint="eastAsia"/>
          <w:spacing w:val="0"/>
          <w:sz w:val="21"/>
          <w:szCs w:val="21"/>
          <w:lang w:eastAsia="zh-CN"/>
        </w:rPr>
        <w:t xml:space="preserve">, and </w:t>
      </w:r>
      <w:r w:rsidR="00BF2784" w:rsidRPr="00BF2784">
        <w:rPr>
          <w:rFonts w:eastAsia="宋体" w:cs="宋体"/>
          <w:spacing w:val="0"/>
          <w:sz w:val="21"/>
          <w:szCs w:val="21"/>
          <w:lang w:eastAsia="zh-CN"/>
        </w:rPr>
        <w:t>detailed algorithmic implementation is provide</w:t>
      </w:r>
      <w:r w:rsidR="00BF2784" w:rsidRPr="00F432BA">
        <w:rPr>
          <w:rFonts w:eastAsia="宋体" w:cs="宋体"/>
          <w:spacing w:val="0"/>
          <w:sz w:val="21"/>
          <w:szCs w:val="21"/>
          <w:lang w:eastAsia="zh-CN"/>
        </w:rPr>
        <w:t>d in Supplement Section 3).</w:t>
      </w:r>
      <w:r w:rsidR="0006694C" w:rsidRPr="00F432BA">
        <w:rPr>
          <w:rFonts w:eastAsia="宋体" w:cs="宋体" w:hint="eastAsia"/>
          <w:spacing w:val="0"/>
          <w:sz w:val="21"/>
          <w:szCs w:val="21"/>
          <w:lang w:eastAsia="zh-CN"/>
        </w:rPr>
        <w:t xml:space="preserve"> </w:t>
      </w:r>
      <w:r w:rsidR="00E07034" w:rsidRPr="00F432BA">
        <w:rPr>
          <w:rFonts w:eastAsia="宋体" w:cs="宋体"/>
          <w:spacing w:val="0"/>
          <w:sz w:val="21"/>
          <w:szCs w:val="21"/>
          <w:lang w:eastAsia="zh-CN"/>
        </w:rPr>
        <w:t xml:space="preserve">By the condition of orthogonal integration </w:t>
      </w:r>
      <w:r w:rsidR="00E07034" w:rsidRPr="00F432BA">
        <w:rPr>
          <w:rFonts w:ascii="Cambria Math" w:eastAsia="宋体" w:hAnsi="Cambria Math" w:cs="宋体"/>
          <w:spacing w:val="0"/>
          <w:sz w:val="21"/>
          <w:szCs w:val="21"/>
          <w:lang w:eastAsia="zh-CN"/>
        </w:rPr>
        <w:t>(</w:t>
      </w:r>
      <m:oMath>
        <m:r>
          <w:rPr>
            <w:rFonts w:ascii="Cambria Math" w:eastAsia="宋体" w:hAnsi="Cambria Math"/>
            <w:spacing w:val="0"/>
            <w:sz w:val="21"/>
            <w:szCs w:val="21"/>
            <w:lang w:eastAsia="zh-CN"/>
          </w:rPr>
          <m:t>T = 1</m:t>
        </m:r>
        <m:r>
          <m:rPr>
            <m:lit/>
          </m:rPr>
          <w:rPr>
            <w:rFonts w:ascii="Cambria Math" w:eastAsia="宋体" w:hAnsi="Cambria Math"/>
            <w:spacing w:val="0"/>
            <w:sz w:val="21"/>
            <w:szCs w:val="21"/>
            <w:lang w:eastAsia="zh-CN"/>
          </w:rPr>
          <m:t>/</m:t>
        </m:r>
        <m:r>
          <m:rPr>
            <m:sty m:val="p"/>
          </m:rPr>
          <w:rPr>
            <w:rFonts w:ascii="Cambria Math" w:eastAsia="宋体" w:hAnsi="Cambria Math" w:hint="eastAsia"/>
            <w:spacing w:val="0"/>
            <w:sz w:val="21"/>
            <w:szCs w:val="21"/>
            <w:lang w:eastAsia="zh-CN"/>
          </w:rPr>
          <m:t>Δ</m:t>
        </m:r>
        <m:r>
          <w:rPr>
            <w:rFonts w:ascii="Cambria Math" w:eastAsia="宋体" w:hAnsi="Cambria Math"/>
            <w:spacing w:val="0"/>
            <w:sz w:val="21"/>
            <w:szCs w:val="21"/>
            <w:lang w:eastAsia="zh-CN"/>
          </w:rPr>
          <m:t>f</m:t>
        </m:r>
      </m:oMath>
      <w:r w:rsidR="00E07034" w:rsidRPr="00F432BA">
        <w:rPr>
          <w:rFonts w:eastAsia="宋体" w:cs="宋体"/>
          <w:spacing w:val="0"/>
          <w:sz w:val="21"/>
          <w:szCs w:val="21"/>
          <w:lang w:eastAsia="zh-CN"/>
        </w:rPr>
        <w:t xml:space="preserve">), this 10 kHz spectral resolution dictates a 100 </w:t>
      </w:r>
      <m:oMath>
        <m:r>
          <m:rPr>
            <m:nor/>
          </m:rPr>
          <w:rPr>
            <w:rFonts w:ascii="Cambria Math" w:eastAsia="宋体" w:hAnsi="Cambria Math" w:cs="宋体"/>
            <w:spacing w:val="0"/>
            <w:sz w:val="21"/>
            <w:szCs w:val="21"/>
            <w:lang w:eastAsia="zh-CN"/>
          </w:rPr>
          <m:t>μ</m:t>
        </m:r>
      </m:oMath>
      <w:r w:rsidR="00E07034" w:rsidRPr="00F432BA">
        <w:rPr>
          <w:rFonts w:eastAsia="宋体" w:cs="宋体" w:hint="eastAsia"/>
          <w:spacing w:val="0"/>
          <w:sz w:val="21"/>
          <w:szCs w:val="21"/>
          <w:lang w:eastAsia="zh-CN"/>
        </w:rPr>
        <w:t>s</w:t>
      </w:r>
      <w:r w:rsidR="00E07034" w:rsidRPr="00F432BA">
        <w:rPr>
          <w:rFonts w:eastAsia="宋体" w:cs="宋体"/>
          <w:spacing w:val="0"/>
          <w:sz w:val="21"/>
          <w:szCs w:val="21"/>
          <w:lang w:eastAsia="zh-CN"/>
        </w:rPr>
        <w:t xml:space="preserve"> acquisition window.</w:t>
      </w:r>
      <w:r w:rsidR="00E16FEA" w:rsidRPr="00F432BA">
        <w:rPr>
          <w:rFonts w:eastAsia="宋体" w:cs="宋体" w:hint="eastAsia"/>
          <w:spacing w:val="0"/>
          <w:sz w:val="21"/>
          <w:szCs w:val="21"/>
          <w:lang w:eastAsia="zh-CN"/>
        </w:rPr>
        <w:t xml:space="preserve"> T</w:t>
      </w:r>
      <w:r w:rsidR="0033323C" w:rsidRPr="00F432BA">
        <w:rPr>
          <w:rFonts w:eastAsia="宋体" w:cs="宋体"/>
          <w:spacing w:val="0"/>
          <w:sz w:val="21"/>
          <w:szCs w:val="21"/>
          <w:lang w:eastAsia="zh-CN"/>
        </w:rPr>
        <w:t>o ensure a</w:t>
      </w:r>
      <w:r w:rsidR="0089232E" w:rsidRPr="00F432BA">
        <w:rPr>
          <w:rFonts w:eastAsia="宋体" w:cs="宋体" w:hint="eastAsia"/>
          <w:spacing w:val="0"/>
          <w:sz w:val="21"/>
          <w:szCs w:val="21"/>
          <w:lang w:eastAsia="zh-CN"/>
        </w:rPr>
        <w:t>n</w:t>
      </w:r>
      <w:r w:rsidR="0033323C" w:rsidRPr="00F432BA">
        <w:rPr>
          <w:rFonts w:eastAsia="宋体" w:cs="宋体"/>
          <w:spacing w:val="0"/>
          <w:sz w:val="21"/>
          <w:szCs w:val="21"/>
          <w:lang w:eastAsia="zh-CN"/>
        </w:rPr>
        <w:t xml:space="preserve"> equivalent temporal and ener</w:t>
      </w:r>
      <w:r w:rsidR="0033323C" w:rsidRPr="0033323C">
        <w:rPr>
          <w:rFonts w:eastAsia="宋体" w:cs="宋体"/>
          <w:spacing w:val="0"/>
          <w:sz w:val="21"/>
          <w:szCs w:val="21"/>
          <w:lang w:eastAsia="zh-CN"/>
        </w:rPr>
        <w:t xml:space="preserve">gy budget for comparison, the TDM benchmark uniformly partitions the identical 100 </w:t>
      </w:r>
      <m:oMath>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 xml:space="preserve">s acquisition window into </w:t>
      </w:r>
      <m:oMath>
        <m:r>
          <w:rPr>
            <w:rFonts w:ascii="Cambria Math" w:eastAsia="宋体" w:hAnsi="Cambria Math" w:cs="宋体"/>
            <w:spacing w:val="0"/>
            <w:sz w:val="21"/>
            <w:szCs w:val="21"/>
            <w:lang w:eastAsia="zh-CN"/>
          </w:rPr>
          <m:t>K=12</m:t>
        </m:r>
      </m:oMath>
      <w:r w:rsidR="0033323C" w:rsidRPr="0033323C">
        <w:rPr>
          <w:rFonts w:eastAsia="宋体" w:cs="宋体"/>
          <w:spacing w:val="0"/>
          <w:sz w:val="21"/>
          <w:szCs w:val="21"/>
          <w:lang w:eastAsia="zh-CN"/>
        </w:rPr>
        <w:t xml:space="preserve"> sequential time slots (</w:t>
      </w:r>
      <m:oMath>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8.33 </m:t>
        </m:r>
        <m:r>
          <m:rPr>
            <m:nor/>
          </m:rPr>
          <w:rPr>
            <w:rFonts w:ascii="Cambria Math" w:eastAsia="宋体" w:hAnsi="Cambria Math" w:cs="宋体"/>
            <w:spacing w:val="0"/>
            <w:sz w:val="21"/>
            <w:szCs w:val="21"/>
            <w:lang w:eastAsia="zh-CN"/>
          </w:rPr>
          <m:t>μ</m:t>
        </m:r>
      </m:oMath>
      <w:r w:rsidR="0033323C" w:rsidRPr="0033323C">
        <w:rPr>
          <w:rFonts w:eastAsia="宋体" w:cs="宋体"/>
          <w:spacing w:val="0"/>
          <w:sz w:val="21"/>
          <w:szCs w:val="21"/>
          <w:lang w:eastAsia="zh-CN"/>
        </w:rPr>
        <w:t>s per channel), with each channel operating at a constant direct current (DC) baseline.</w:t>
      </w:r>
      <w:r w:rsidR="00352748" w:rsidRPr="00352748">
        <w:t xml:space="preserve"> </w:t>
      </w:r>
      <w:r w:rsidR="00352748" w:rsidRPr="00352748">
        <w:rPr>
          <w:rFonts w:eastAsia="宋体" w:cs="宋体"/>
          <w:spacing w:val="0"/>
          <w:sz w:val="21"/>
          <w:szCs w:val="21"/>
          <w:lang w:eastAsia="zh-CN"/>
        </w:rPr>
        <w:t>To mitigate computational redundancy while preserving statistical robustness, the errors reported in Fig</w:t>
      </w:r>
      <w:ins w:id="26" w:author="yj zeng" w:date="2026-04-03T08:45:00Z" w16du:dateUtc="2026-04-03T00:45:00Z">
        <w:r w:rsidR="00E508B1">
          <w:rPr>
            <w:rFonts w:eastAsia="宋体" w:cs="宋体" w:hint="eastAsia"/>
            <w:spacing w:val="0"/>
            <w:sz w:val="21"/>
            <w:szCs w:val="21"/>
            <w:lang w:eastAsia="zh-CN"/>
          </w:rPr>
          <w:t>ure</w:t>
        </w:r>
      </w:ins>
      <w:del w:id="27" w:author="yj zeng" w:date="2026-04-03T08:45:00Z" w16du:dateUtc="2026-04-03T00:45:00Z">
        <w:r w:rsidR="00352748" w:rsidRPr="00352748" w:rsidDel="00E508B1">
          <w:rPr>
            <w:rFonts w:eastAsia="宋体" w:cs="宋体"/>
            <w:spacing w:val="0"/>
            <w:sz w:val="21"/>
            <w:szCs w:val="21"/>
            <w:lang w:eastAsia="zh-CN"/>
          </w:rPr>
          <w:delText>.</w:delText>
        </w:r>
      </w:del>
      <w:r w:rsidR="00352748" w:rsidRPr="00352748">
        <w:rPr>
          <w:rFonts w:eastAsia="宋体" w:cs="宋体"/>
          <w:spacing w:val="0"/>
          <w:sz w:val="21"/>
          <w:szCs w:val="21"/>
          <w:lang w:eastAsia="zh-CN"/>
        </w:rPr>
        <w:t xml:space="preserve"> 2 are evaluated over a 10% globally random subset of pixels from all 29 images in the CAVE dataset.</w:t>
      </w:r>
    </w:p>
    <w:p w14:paraId="547547E5" w14:textId="4A78ECFA" w:rsidR="00B11445" w:rsidRDefault="00CA20D3" w:rsidP="00B43CD1">
      <w:pPr>
        <w:jc w:val="center"/>
        <w:rPr>
          <w:rFonts w:eastAsia="宋体" w:cs="宋体"/>
          <w:spacing w:val="0"/>
          <w:sz w:val="21"/>
          <w:szCs w:val="21"/>
          <w:lang w:eastAsia="zh-CN"/>
        </w:rPr>
      </w:pPr>
      <w:r>
        <w:rPr>
          <w:rFonts w:eastAsia="宋体" w:cs="宋体"/>
          <w:noProof/>
          <w:spacing w:val="0"/>
          <w:sz w:val="21"/>
          <w:szCs w:val="21"/>
          <w:lang w:eastAsia="zh-CN"/>
        </w:rPr>
        <w:drawing>
          <wp:inline distT="0" distB="0" distL="0" distR="0" wp14:anchorId="66E6F6C6" wp14:editId="3BBBBB48">
            <wp:extent cx="5040000" cy="4256634"/>
            <wp:effectExtent l="0" t="0" r="8255" b="0"/>
            <wp:docPr id="925480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480405" name="图片 925480405"/>
                    <pic:cNvPicPr/>
                  </pic:nvPicPr>
                  <pic:blipFill>
                    <a:blip r:embed="rId13"/>
                    <a:stretch>
                      <a:fillRect/>
                    </a:stretch>
                  </pic:blipFill>
                  <pic:spPr>
                    <a:xfrm>
                      <a:off x="0" y="0"/>
                      <a:ext cx="5040000" cy="4256634"/>
                    </a:xfrm>
                    <a:prstGeom prst="rect">
                      <a:avLst/>
                    </a:prstGeom>
                  </pic:spPr>
                </pic:pic>
              </a:graphicData>
            </a:graphic>
          </wp:inline>
        </w:drawing>
      </w:r>
    </w:p>
    <w:p w14:paraId="5AE0339B" w14:textId="506C42E7" w:rsidR="00787ECE" w:rsidRPr="00047DFA" w:rsidRDefault="00047DFA" w:rsidP="00544283">
      <w:pPr>
        <w:jc w:val="both"/>
        <w:rPr>
          <w:rFonts w:eastAsia="宋体" w:cs="宋体"/>
          <w:spacing w:val="0"/>
          <w:sz w:val="21"/>
          <w:szCs w:val="21"/>
          <w:lang w:eastAsia="zh-CN"/>
        </w:rPr>
      </w:pPr>
      <w:r w:rsidRPr="00BA6712">
        <w:rPr>
          <w:b/>
          <w:bCs/>
          <w:sz w:val="21"/>
          <w:szCs w:val="21"/>
        </w:rPr>
        <w:t xml:space="preserve">Figure </w:t>
      </w:r>
      <w:r w:rsidRPr="00BA6712">
        <w:rPr>
          <w:b/>
          <w:bCs/>
          <w:sz w:val="21"/>
          <w:szCs w:val="21"/>
        </w:rPr>
        <w:fldChar w:fldCharType="begin"/>
      </w:r>
      <w:r w:rsidRPr="00BA6712">
        <w:rPr>
          <w:b/>
          <w:bCs/>
          <w:sz w:val="21"/>
          <w:szCs w:val="21"/>
        </w:rPr>
        <w:instrText xml:space="preserve"> SEQ Figure \* ARABIC </w:instrText>
      </w:r>
      <w:r w:rsidRPr="00BA6712">
        <w:rPr>
          <w:b/>
          <w:bCs/>
          <w:sz w:val="21"/>
          <w:szCs w:val="21"/>
        </w:rPr>
        <w:fldChar w:fldCharType="separate"/>
      </w:r>
      <w:r w:rsidR="00C62565">
        <w:rPr>
          <w:b/>
          <w:bCs/>
          <w:noProof/>
          <w:sz w:val="21"/>
          <w:szCs w:val="21"/>
        </w:rPr>
        <w:t>2</w:t>
      </w:r>
      <w:r w:rsidRPr="00BA6712">
        <w:rPr>
          <w:b/>
          <w:bCs/>
          <w:sz w:val="21"/>
          <w:szCs w:val="21"/>
        </w:rPr>
        <w:fldChar w:fldCharType="end"/>
      </w:r>
      <w:r w:rsidRPr="00047DFA">
        <w:rPr>
          <w:rFonts w:eastAsia="宋体" w:cs="宋体"/>
          <w:b/>
          <w:bCs/>
          <w:spacing w:val="0"/>
          <w:sz w:val="21"/>
          <w:szCs w:val="21"/>
          <w:lang w:eastAsia="zh-CN"/>
        </w:rPr>
        <w:t>. Numerical benchmarking of the OFE and TDM frameworks.</w:t>
      </w:r>
      <w:r w:rsidRPr="00047DFA">
        <w:rPr>
          <w:rFonts w:eastAsia="宋体" w:cs="宋体"/>
          <w:spacing w:val="0"/>
          <w:sz w:val="21"/>
          <w:szCs w:val="21"/>
          <w:lang w:eastAsia="zh-CN"/>
        </w:rPr>
        <w:t xml:space="preserve"> </w:t>
      </w:r>
      <w:r w:rsidRPr="00A43B5D">
        <w:rPr>
          <w:rFonts w:eastAsia="宋体" w:cs="宋体"/>
          <w:spacing w:val="0"/>
          <w:sz w:val="21"/>
          <w:szCs w:val="21"/>
          <w:lang w:eastAsia="zh-CN"/>
        </w:rPr>
        <w:t>(a)</w:t>
      </w:r>
      <w:r w:rsidRPr="00006CDA">
        <w:rPr>
          <w:rFonts w:eastAsia="宋体" w:cs="宋体"/>
          <w:spacing w:val="0"/>
          <w:sz w:val="21"/>
          <w:szCs w:val="21"/>
          <w:lang w:eastAsia="zh-CN"/>
        </w:rPr>
        <w:t xml:space="preserve"> Time-domain waveforms </w:t>
      </w:r>
      <w:r w:rsidR="00374212" w:rsidRPr="00006CDA">
        <w:rPr>
          <w:rFonts w:eastAsia="宋体" w:cs="宋体" w:hint="eastAsia"/>
          <w:spacing w:val="0"/>
          <w:sz w:val="21"/>
          <w:szCs w:val="21"/>
          <w:lang w:eastAsia="zh-CN"/>
        </w:rPr>
        <w:t>with</w:t>
      </w:r>
      <w:r w:rsidR="00374212" w:rsidRPr="00006CDA">
        <w:rPr>
          <w:rFonts w:eastAsia="宋体" w:cs="宋体"/>
          <w:spacing w:val="0"/>
          <w:sz w:val="21"/>
          <w:szCs w:val="21"/>
          <w:lang w:eastAsia="zh-CN"/>
        </w:rPr>
        <w:t xml:space="preserve"> </w:t>
      </w:r>
      <w:r w:rsidRPr="00006CDA">
        <w:rPr>
          <w:rFonts w:eastAsia="宋体" w:cs="宋体"/>
          <w:spacing w:val="0"/>
          <w:sz w:val="21"/>
          <w:szCs w:val="21"/>
          <w:lang w:eastAsia="zh-CN"/>
        </w:rPr>
        <w:t xml:space="preserve">AWGN (SNR = 25 dB). </w:t>
      </w:r>
      <w:r w:rsidRPr="00A43B5D">
        <w:rPr>
          <w:rFonts w:eastAsia="宋体" w:cs="宋体"/>
          <w:spacing w:val="0"/>
          <w:sz w:val="21"/>
          <w:szCs w:val="21"/>
          <w:lang w:eastAsia="zh-CN"/>
        </w:rPr>
        <w:t>(b)</w:t>
      </w:r>
      <w:r w:rsidRPr="00006CDA">
        <w:rPr>
          <w:rFonts w:eastAsia="宋体" w:cs="宋体"/>
          <w:spacing w:val="0"/>
          <w:sz w:val="21"/>
          <w:szCs w:val="21"/>
          <w:lang w:eastAsia="zh-CN"/>
        </w:rPr>
        <w:t xml:space="preserve"> Spectral reconstruction </w:t>
      </w:r>
      <w:r w:rsidR="00374212" w:rsidRPr="00006CDA">
        <w:rPr>
          <w:rFonts w:eastAsia="宋体" w:cs="宋体" w:hint="eastAsia"/>
          <w:spacing w:val="0"/>
          <w:sz w:val="21"/>
          <w:szCs w:val="21"/>
          <w:lang w:eastAsia="zh-CN"/>
        </w:rPr>
        <w:t xml:space="preserve">performance: </w:t>
      </w:r>
      <w:r w:rsidRPr="00006CDA">
        <w:rPr>
          <w:rFonts w:eastAsia="宋体" w:cs="宋体"/>
          <w:spacing w:val="0"/>
          <w:sz w:val="21"/>
          <w:szCs w:val="21"/>
          <w:lang w:eastAsia="zh-CN"/>
        </w:rPr>
        <w:t xml:space="preserve">RMSE (top) and demodulation error (bottom) versus SNR. Data points represent statistical averages across the CAVE database. </w:t>
      </w:r>
      <w:r w:rsidRPr="00A43B5D">
        <w:rPr>
          <w:rFonts w:eastAsia="宋体" w:cs="宋体"/>
          <w:spacing w:val="0"/>
          <w:sz w:val="21"/>
          <w:szCs w:val="21"/>
          <w:lang w:eastAsia="zh-CN"/>
        </w:rPr>
        <w:t>(c)</w:t>
      </w:r>
      <w:r w:rsidRPr="00006CDA">
        <w:rPr>
          <w:rFonts w:eastAsia="宋体" w:cs="宋体"/>
          <w:spacing w:val="0"/>
          <w:sz w:val="21"/>
          <w:szCs w:val="21"/>
          <w:lang w:eastAsia="zh-CN"/>
        </w:rPr>
        <w:t xml:space="preserve"> Time-domain waveforms under multitone interference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006CDA">
        <w:rPr>
          <w:rFonts w:eastAsia="宋体" w:cs="宋体"/>
          <w:spacing w:val="0"/>
          <w:sz w:val="21"/>
          <w:szCs w:val="21"/>
          <w:lang w:eastAsia="zh-CN"/>
        </w:rPr>
        <w:t xml:space="preserve"> kHz, SNR = -10 dB). The 10 kHz offset corresponds to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006CDA">
        <w:rPr>
          <w:rFonts w:eastAsia="宋体" w:cs="宋体"/>
          <w:spacing w:val="0"/>
          <w:sz w:val="21"/>
          <w:szCs w:val="21"/>
          <w:lang w:eastAsia="zh-CN"/>
        </w:rPr>
        <w:t xml:space="preserve"> frequency resolution limit of the </w:t>
      </w:r>
      <w:r w:rsidR="00787ECE" w:rsidRPr="00006CDA">
        <w:rPr>
          <w:rFonts w:eastAsia="宋体" w:cs="宋体" w:hint="eastAsia"/>
          <w:spacing w:val="0"/>
          <w:sz w:val="21"/>
          <w:szCs w:val="21"/>
          <w:lang w:eastAsia="zh-CN"/>
        </w:rPr>
        <w:t>sampling</w:t>
      </w:r>
      <w:r w:rsidR="00787ECE" w:rsidRPr="00006CDA">
        <w:rPr>
          <w:rFonts w:eastAsia="宋体" w:cs="宋体"/>
          <w:spacing w:val="0"/>
          <w:sz w:val="21"/>
          <w:szCs w:val="21"/>
          <w:lang w:eastAsia="zh-CN"/>
        </w:rPr>
        <w:t xml:space="preserve"> </w:t>
      </w:r>
      <w:r w:rsidRPr="00006CDA">
        <w:rPr>
          <w:rFonts w:eastAsia="宋体" w:cs="宋体"/>
          <w:spacing w:val="0"/>
          <w:sz w:val="21"/>
          <w:szCs w:val="21"/>
          <w:lang w:eastAsia="zh-CN"/>
        </w:rPr>
        <w:t xml:space="preserve">window. </w:t>
      </w:r>
      <w:r w:rsidRPr="00A43B5D">
        <w:rPr>
          <w:rFonts w:eastAsia="宋体" w:cs="宋体"/>
          <w:spacing w:val="0"/>
          <w:sz w:val="21"/>
          <w:szCs w:val="21"/>
          <w:lang w:eastAsia="zh-CN"/>
        </w:rPr>
        <w:t>(d)</w:t>
      </w:r>
      <w:r w:rsidRPr="00006CDA">
        <w:rPr>
          <w:rFonts w:eastAsia="宋体" w:cs="宋体"/>
          <w:spacing w:val="0"/>
          <w:sz w:val="21"/>
          <w:szCs w:val="21"/>
          <w:lang w:eastAsia="zh-CN"/>
        </w:rPr>
        <w:t xml:space="preserve"> RMSE versus multitone interference SNR at varied frequency offsets. TDM yields a single baseline (grey dashed line) due to the absence of frequency-domain selectivity. OFE achieves interference rejection exclusively when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oMath>
      <w:r w:rsidRPr="00006CDA">
        <w:rPr>
          <w:rFonts w:eastAsia="宋体" w:cs="宋体" w:hint="eastAsia"/>
          <w:spacing w:val="0"/>
          <w:sz w:val="21"/>
          <w:szCs w:val="21"/>
          <w:lang w:eastAsia="zh-CN"/>
        </w:rPr>
        <w:t xml:space="preserve"> </w:t>
      </w:r>
      <w:r w:rsidRPr="00006CDA">
        <w:rPr>
          <w:rFonts w:eastAsia="宋体" w:cs="宋体"/>
          <w:spacing w:val="0"/>
          <w:sz w:val="21"/>
          <w:szCs w:val="21"/>
          <w:lang w:eastAsia="zh-CN"/>
        </w:rPr>
        <w:t>meets the 10 kHz integer-cycle threshold.</w:t>
      </w:r>
    </w:p>
    <w:p w14:paraId="7022BB77" w14:textId="0DDC9BA7" w:rsidR="00E508B1" w:rsidRPr="00E508B1" w:rsidRDefault="00903A16" w:rsidP="00E508B1">
      <w:pPr>
        <w:ind w:firstLine="420"/>
        <w:jc w:val="both"/>
        <w:rPr>
          <w:rFonts w:eastAsia="宋体" w:cs="宋体" w:hint="eastAsia"/>
          <w:spacing w:val="0"/>
          <w:sz w:val="21"/>
          <w:szCs w:val="21"/>
          <w:lang w:eastAsia="zh-CN"/>
        </w:rPr>
      </w:pPr>
      <w:r w:rsidRPr="0028386E">
        <w:rPr>
          <w:rFonts w:eastAsia="宋体" w:cs="宋体"/>
          <w:spacing w:val="0"/>
          <w:sz w:val="21"/>
          <w:szCs w:val="21"/>
          <w:lang w:eastAsia="zh-CN"/>
        </w:rPr>
        <w:t>Figure 2(a) illustrates the time-domain waveforms of both schemes under AWGN (SNR = 25 dB)</w:t>
      </w:r>
      <w:r w:rsidR="00475AC3">
        <w:rPr>
          <w:rFonts w:eastAsia="宋体" w:cs="宋体" w:hint="eastAsia"/>
          <w:spacing w:val="0"/>
          <w:sz w:val="21"/>
          <w:szCs w:val="21"/>
          <w:lang w:eastAsia="zh-CN"/>
        </w:rPr>
        <w:t xml:space="preserve"> </w:t>
      </w:r>
      <w:r w:rsidR="004E2164" w:rsidRPr="004E2164">
        <w:rPr>
          <w:rFonts w:eastAsia="宋体" w:cs="宋体"/>
          <w:spacing w:val="0"/>
          <w:sz w:val="21"/>
          <w:szCs w:val="21"/>
          <w:lang w:eastAsia="zh-CN"/>
        </w:rPr>
        <w:t xml:space="preserve">within a 20 </w:t>
      </w:r>
      <m:oMath>
        <m:r>
          <m:rPr>
            <m:nor/>
          </m:rPr>
          <w:rPr>
            <w:rFonts w:ascii="Cambria Math" w:eastAsia="宋体" w:hAnsi="Cambria Math" w:cs="宋体"/>
            <w:spacing w:val="0"/>
            <w:sz w:val="21"/>
            <w:szCs w:val="21"/>
            <w:lang w:eastAsia="zh-CN"/>
          </w:rPr>
          <m:t>μ</m:t>
        </m:r>
      </m:oMath>
      <w:r w:rsidR="004E2164" w:rsidRPr="0033323C">
        <w:rPr>
          <w:rFonts w:eastAsia="宋体" w:cs="宋体"/>
          <w:spacing w:val="0"/>
          <w:sz w:val="21"/>
          <w:szCs w:val="21"/>
          <w:lang w:eastAsia="zh-CN"/>
        </w:rPr>
        <w:t>s</w:t>
      </w:r>
      <w:r w:rsidR="004E2164" w:rsidRPr="004E2164">
        <w:rPr>
          <w:rFonts w:eastAsia="宋体" w:cs="宋体"/>
          <w:spacing w:val="0"/>
          <w:sz w:val="21"/>
          <w:szCs w:val="21"/>
          <w:lang w:eastAsia="zh-CN"/>
        </w:rPr>
        <w:t xml:space="preserve"> window</w:t>
      </w:r>
      <w:r w:rsidR="004E2164">
        <w:rPr>
          <w:rFonts w:eastAsia="宋体" w:cs="宋体" w:hint="eastAsia"/>
          <w:spacing w:val="0"/>
          <w:sz w:val="21"/>
          <w:szCs w:val="21"/>
          <w:lang w:eastAsia="zh-CN"/>
        </w:rPr>
        <w:t>.</w:t>
      </w:r>
      <w:r>
        <w:rPr>
          <w:rFonts w:eastAsia="宋体" w:cs="宋体" w:hint="eastAsia"/>
          <w:spacing w:val="0"/>
          <w:sz w:val="21"/>
          <w:szCs w:val="21"/>
          <w:lang w:eastAsia="zh-CN"/>
        </w:rPr>
        <w:t xml:space="preserve"> </w:t>
      </w:r>
      <w:r w:rsidR="009850FE" w:rsidRPr="009850FE">
        <w:rPr>
          <w:rFonts w:eastAsia="宋体" w:cs="宋体"/>
          <w:spacing w:val="0"/>
          <w:sz w:val="21"/>
          <w:szCs w:val="21"/>
          <w:lang w:eastAsia="zh-CN"/>
        </w:rPr>
        <w:t xml:space="preserve">Note that </w:t>
      </w:r>
      <w:r>
        <w:rPr>
          <w:rFonts w:eastAsia="宋体" w:cs="宋体" w:hint="eastAsia"/>
          <w:spacing w:val="0"/>
          <w:sz w:val="21"/>
          <w:szCs w:val="21"/>
          <w:lang w:eastAsia="zh-CN"/>
        </w:rPr>
        <w:t xml:space="preserve">a </w:t>
      </w:r>
      <w:r w:rsidR="009850FE" w:rsidRPr="009850FE">
        <w:rPr>
          <w:rFonts w:eastAsia="宋体" w:cs="宋体"/>
          <w:spacing w:val="0"/>
          <w:sz w:val="21"/>
          <w:szCs w:val="21"/>
          <w:lang w:eastAsia="zh-CN"/>
        </w:rPr>
        <w:t>DC bias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9850FE" w:rsidRPr="009850FE">
        <w:rPr>
          <w:rFonts w:eastAsia="宋体" w:cs="宋体"/>
          <w:spacing w:val="0"/>
          <w:sz w:val="21"/>
          <w:szCs w:val="21"/>
          <w:lang w:eastAsia="zh-CN"/>
        </w:rPr>
        <w:t xml:space="preserve">) </w:t>
      </w:r>
      <w:r>
        <w:rPr>
          <w:rFonts w:eastAsia="宋体" w:cs="宋体" w:hint="eastAsia"/>
          <w:spacing w:val="0"/>
          <w:sz w:val="21"/>
          <w:szCs w:val="21"/>
          <w:lang w:eastAsia="zh-CN"/>
        </w:rPr>
        <w:t>is added to the OFE waveform</w:t>
      </w:r>
      <w:r w:rsidR="009850FE" w:rsidRPr="009850FE">
        <w:rPr>
          <w:rFonts w:eastAsia="宋体" w:cs="宋体"/>
          <w:spacing w:val="0"/>
          <w:sz w:val="21"/>
          <w:szCs w:val="21"/>
          <w:lang w:eastAsia="zh-CN"/>
        </w:rPr>
        <w:t>, presenting the zero-mean information-bearing composite signal.</w:t>
      </w:r>
      <w:r w:rsidR="009850FE">
        <w:rPr>
          <w:rFonts w:eastAsia="宋体" w:cs="宋体" w:hint="eastAsia"/>
          <w:spacing w:val="0"/>
          <w:sz w:val="21"/>
          <w:szCs w:val="21"/>
          <w:lang w:eastAsia="zh-CN"/>
        </w:rPr>
        <w:t xml:space="preserve"> </w:t>
      </w:r>
      <w:r w:rsidR="0028386E" w:rsidRPr="0028386E">
        <w:rPr>
          <w:rFonts w:eastAsia="宋体" w:cs="宋体"/>
          <w:spacing w:val="0"/>
          <w:sz w:val="21"/>
          <w:szCs w:val="21"/>
          <w:lang w:eastAsia="zh-CN"/>
        </w:rPr>
        <w:t xml:space="preserve">The OFE signal exhibits a continuous, dense composite waveform characteristic of parallel frequency multiplexing, whereas TDM presents discrete, sequential step-like features. Figure 2(b) quantifies the reconstruction accuracy across a </w:t>
      </w:r>
      <w:r w:rsidR="0028386E" w:rsidRPr="0028386E">
        <w:rPr>
          <w:rFonts w:eastAsia="宋体" w:cs="宋体"/>
          <w:spacing w:val="0"/>
          <w:sz w:val="21"/>
          <w:szCs w:val="21"/>
          <w:lang w:eastAsia="zh-CN"/>
        </w:rPr>
        <w:lastRenderedPageBreak/>
        <w:t xml:space="preserve">broad SNR spectrum. </w:t>
      </w:r>
      <w:del w:id="28" w:author="yj zeng" w:date="2026-04-03T08:52:00Z" w16du:dateUtc="2026-04-03T00:52:00Z">
        <w:r w:rsidR="0028386E" w:rsidRPr="0028386E" w:rsidDel="00E508B1">
          <w:rPr>
            <w:rFonts w:eastAsia="宋体" w:cs="宋体"/>
            <w:spacing w:val="0"/>
            <w:sz w:val="21"/>
            <w:szCs w:val="21"/>
            <w:lang w:eastAsia="zh-CN"/>
          </w:rPr>
          <w:delText>To</w:delText>
        </w:r>
      </w:del>
      <w:del w:id="29" w:author="yj zeng" w:date="2026-04-03T08:47:00Z" w16du:dateUtc="2026-04-03T00:47:00Z">
        <w:r w:rsidR="0028386E" w:rsidRPr="0028386E" w:rsidDel="00E508B1">
          <w:rPr>
            <w:rFonts w:eastAsia="宋体" w:cs="宋体"/>
            <w:spacing w:val="0"/>
            <w:sz w:val="21"/>
            <w:szCs w:val="21"/>
            <w:lang w:eastAsia="zh-CN"/>
          </w:rPr>
          <w:delText xml:space="preserve"> link the hardware acquisition </w:delText>
        </w:r>
      </w:del>
      <w:del w:id="30" w:author="yj zeng" w:date="2026-04-03T08:52:00Z" w16du:dateUtc="2026-04-03T00:52:00Z">
        <w:r w:rsidR="0028386E" w:rsidRPr="0028386E" w:rsidDel="00E508B1">
          <w:rPr>
            <w:rFonts w:eastAsia="宋体" w:cs="宋体"/>
            <w:spacing w:val="0"/>
            <w:sz w:val="21"/>
            <w:szCs w:val="21"/>
            <w:lang w:eastAsia="zh-CN"/>
          </w:rPr>
          <w:delText xml:space="preserve">quality to the algorithmic reconstruction, we track both the spectral reconstruction </w:delText>
        </w:r>
        <w:r w:rsidR="00A50C4A" w:rsidDel="00E508B1">
          <w:rPr>
            <w:rFonts w:eastAsia="宋体" w:cs="宋体" w:hint="eastAsia"/>
            <w:spacing w:val="0"/>
            <w:sz w:val="21"/>
            <w:szCs w:val="21"/>
            <w:lang w:eastAsia="zh-CN"/>
          </w:rPr>
          <w:delText>root mean square error (</w:delText>
        </w:r>
        <w:r w:rsidR="0028386E" w:rsidRPr="0028386E" w:rsidDel="00E508B1">
          <w:rPr>
            <w:rFonts w:eastAsia="宋体" w:cs="宋体"/>
            <w:spacing w:val="0"/>
            <w:sz w:val="21"/>
            <w:szCs w:val="21"/>
            <w:lang w:eastAsia="zh-CN"/>
          </w:rPr>
          <w:delText>RMSE</w:delText>
        </w:r>
        <w:r w:rsidR="00A50C4A" w:rsidDel="00E508B1">
          <w:rPr>
            <w:rFonts w:eastAsia="宋体" w:cs="宋体" w:hint="eastAsia"/>
            <w:spacing w:val="0"/>
            <w:sz w:val="21"/>
            <w:szCs w:val="21"/>
            <w:lang w:eastAsia="zh-CN"/>
          </w:rPr>
          <w:delText>)</w:delText>
        </w:r>
        <w:r w:rsidR="00164ABB" w:rsidDel="00E508B1">
          <w:rPr>
            <w:rFonts w:eastAsia="宋体" w:cs="宋体" w:hint="eastAsia"/>
            <w:spacing w:val="0"/>
            <w:sz w:val="21"/>
            <w:szCs w:val="21"/>
            <w:lang w:eastAsia="zh-CN"/>
          </w:rPr>
          <w:delText xml:space="preserve"> </w:delText>
        </w:r>
        <w:r w:rsidR="0028386E" w:rsidRPr="0028386E" w:rsidDel="00E508B1">
          <w:rPr>
            <w:rFonts w:eastAsia="宋体" w:cs="宋体"/>
            <w:spacing w:val="0"/>
            <w:sz w:val="21"/>
            <w:szCs w:val="21"/>
            <w:lang w:eastAsia="zh-CN"/>
          </w:rPr>
          <w:delText xml:space="preserve">and the demodulation error defined as the relative Euclidean distance </w:delText>
        </w:r>
        <w:commentRangeStart w:id="31"/>
      </w:del>
      <m:oMath>
        <m:sSub>
          <m:sSubPr>
            <m:ctrlPr>
              <w:del w:id="32" w:author="yj zeng" w:date="2026-04-03T08:52:00Z" w16du:dateUtc="2026-04-03T00:52:00Z">
                <w:rPr>
                  <w:rFonts w:ascii="Cambria Math" w:eastAsia="宋体" w:hAnsi="Cambria Math" w:cs="宋体"/>
                  <w:i/>
                  <w:spacing w:val="0"/>
                  <w:sz w:val="21"/>
                  <w:szCs w:val="21"/>
                  <w:lang w:eastAsia="zh-CN"/>
                </w:rPr>
              </w:del>
            </m:ctrlPr>
          </m:sSubPr>
          <m:e>
            <m:d>
              <m:dPr>
                <m:begChr m:val="|"/>
                <m:endChr m:val="|"/>
                <m:ctrlPr>
                  <w:del w:id="33" w:author="yj zeng" w:date="2026-04-03T08:52:00Z" w16du:dateUtc="2026-04-03T00:52:00Z">
                    <w:rPr>
                      <w:rFonts w:ascii="Cambria Math" w:eastAsia="宋体" w:hAnsi="Cambria Math" w:cs="宋体"/>
                      <w:i/>
                      <w:spacing w:val="0"/>
                      <w:sz w:val="21"/>
                      <w:szCs w:val="21"/>
                      <w:lang w:eastAsia="zh-CN"/>
                    </w:rPr>
                  </w:del>
                </m:ctrlPr>
              </m:dPr>
              <m:e>
                <m:d>
                  <m:dPr>
                    <m:begChr m:val="|"/>
                    <m:endChr m:val="|"/>
                    <m:ctrlPr>
                      <w:del w:id="34" w:author="yj zeng" w:date="2026-04-03T08:52:00Z" w16du:dateUtc="2026-04-03T00:52:00Z">
                        <w:rPr>
                          <w:rFonts w:ascii="Cambria Math" w:eastAsia="宋体" w:hAnsi="Cambria Math" w:cs="宋体"/>
                          <w:i/>
                          <w:spacing w:val="0"/>
                          <w:sz w:val="21"/>
                          <w:szCs w:val="21"/>
                          <w:lang w:eastAsia="zh-CN"/>
                        </w:rPr>
                      </w:del>
                    </m:ctrlPr>
                  </m:dPr>
                  <m:e>
                    <m:r>
                      <w:del w:id="35" w:author="yj zeng" w:date="2026-04-03T08:52:00Z" w16du:dateUtc="2026-04-03T00:52:00Z">
                        <m:rPr>
                          <m:sty m:val="bi"/>
                        </m:rPr>
                        <w:rPr>
                          <w:rFonts w:ascii="Cambria Math" w:eastAsia="宋体" w:hAnsi="Cambria Math" w:cs="宋体"/>
                          <w:spacing w:val="0"/>
                          <w:sz w:val="21"/>
                          <w:szCs w:val="21"/>
                          <w:lang w:eastAsia="zh-CN"/>
                        </w:rPr>
                        <m:t>z-</m:t>
                      </w:del>
                    </m:r>
                    <m:acc>
                      <m:accPr>
                        <m:ctrlPr>
                          <w:del w:id="36" w:author="yj zeng" w:date="2026-04-03T08:52:00Z" w16du:dateUtc="2026-04-03T00:52:00Z">
                            <w:rPr>
                              <w:rFonts w:ascii="Cambria Math" w:eastAsia="宋体" w:hAnsi="Cambria Math" w:cs="宋体"/>
                              <w:b/>
                              <w:bCs/>
                              <w:spacing w:val="0"/>
                              <w:sz w:val="21"/>
                              <w:szCs w:val="21"/>
                              <w:lang w:eastAsia="zh-CN"/>
                            </w:rPr>
                          </w:del>
                        </m:ctrlPr>
                      </m:accPr>
                      <m:e>
                        <m:r>
                          <w:del w:id="37" w:author="yj zeng" w:date="2026-04-03T08:52:00Z" w16du:dateUtc="2026-04-03T00:52:00Z">
                            <m:rPr>
                              <m:sty m:val="bi"/>
                            </m:rPr>
                            <w:rPr>
                              <w:rFonts w:ascii="Cambria Math" w:eastAsia="宋体" w:hAnsi="Cambria Math" w:cs="宋体"/>
                              <w:spacing w:val="0"/>
                              <w:sz w:val="21"/>
                              <w:szCs w:val="21"/>
                              <w:lang w:eastAsia="zh-CN"/>
                            </w:rPr>
                            <m:t>z</m:t>
                          </w:del>
                        </m:r>
                      </m:e>
                    </m:acc>
                  </m:e>
                </m:d>
              </m:e>
            </m:d>
          </m:e>
          <m:sub>
            <m:r>
              <w:del w:id="38" w:author="yj zeng" w:date="2026-04-03T08:52:00Z" w16du:dateUtc="2026-04-03T00:52:00Z">
                <w:rPr>
                  <w:rFonts w:ascii="Cambria Math" w:eastAsia="宋体" w:hAnsi="Cambria Math" w:cs="宋体"/>
                  <w:spacing w:val="0"/>
                  <w:sz w:val="21"/>
                  <w:szCs w:val="21"/>
                  <w:lang w:eastAsia="zh-CN"/>
                </w:rPr>
                <m:t>2</m:t>
              </w:del>
            </m:r>
          </m:sub>
        </m:sSub>
        <m:r>
          <w:del w:id="39" w:author="yj zeng" w:date="2026-04-03T08:52:00Z" w16du:dateUtc="2026-04-03T00:52:00Z">
            <m:rPr>
              <m:lit/>
            </m:rPr>
            <w:rPr>
              <w:rFonts w:ascii="Cambria Math" w:eastAsia="宋体" w:hAnsi="Cambria Math" w:cs="宋体"/>
              <w:spacing w:val="0"/>
              <w:sz w:val="21"/>
              <w:szCs w:val="21"/>
              <w:lang w:eastAsia="zh-CN"/>
            </w:rPr>
            <m:t>/</m:t>
          </w:del>
        </m:r>
        <m:sSub>
          <m:sSubPr>
            <m:ctrlPr>
              <w:del w:id="40" w:author="yj zeng" w:date="2026-04-03T08:52:00Z" w16du:dateUtc="2026-04-03T00:52:00Z">
                <w:rPr>
                  <w:rFonts w:ascii="Cambria Math" w:eastAsia="宋体" w:hAnsi="Cambria Math" w:cs="宋体"/>
                  <w:i/>
                  <w:spacing w:val="0"/>
                  <w:sz w:val="21"/>
                  <w:szCs w:val="21"/>
                  <w:lang w:eastAsia="zh-CN"/>
                </w:rPr>
              </w:del>
            </m:ctrlPr>
          </m:sSubPr>
          <m:e>
            <m:d>
              <m:dPr>
                <m:begChr m:val="|"/>
                <m:endChr m:val="|"/>
                <m:ctrlPr>
                  <w:del w:id="41" w:author="yj zeng" w:date="2026-04-03T08:52:00Z" w16du:dateUtc="2026-04-03T00:52:00Z">
                    <w:rPr>
                      <w:rFonts w:ascii="Cambria Math" w:eastAsia="宋体" w:hAnsi="Cambria Math" w:cs="宋体"/>
                      <w:i/>
                      <w:spacing w:val="0"/>
                      <w:sz w:val="21"/>
                      <w:szCs w:val="21"/>
                      <w:lang w:eastAsia="zh-CN"/>
                    </w:rPr>
                  </w:del>
                </m:ctrlPr>
              </m:dPr>
              <m:e>
                <m:d>
                  <m:dPr>
                    <m:begChr m:val="|"/>
                    <m:endChr m:val="|"/>
                    <m:ctrlPr>
                      <w:del w:id="42" w:author="yj zeng" w:date="2026-04-03T08:52:00Z" w16du:dateUtc="2026-04-03T00:52:00Z">
                        <w:rPr>
                          <w:rFonts w:ascii="Cambria Math" w:eastAsia="宋体" w:hAnsi="Cambria Math" w:cs="宋体"/>
                          <w:i/>
                          <w:spacing w:val="0"/>
                          <w:sz w:val="21"/>
                          <w:szCs w:val="21"/>
                          <w:lang w:eastAsia="zh-CN"/>
                        </w:rPr>
                      </w:del>
                    </m:ctrlPr>
                  </m:dPr>
                  <m:e>
                    <m:r>
                      <w:del w:id="43" w:author="yj zeng" w:date="2026-04-03T08:52:00Z" w16du:dateUtc="2026-04-03T00:52:00Z">
                        <m:rPr>
                          <m:sty m:val="bi"/>
                        </m:rPr>
                        <w:rPr>
                          <w:rFonts w:ascii="Cambria Math" w:eastAsia="宋体" w:hAnsi="Cambria Math" w:cs="宋体"/>
                          <w:spacing w:val="0"/>
                          <w:sz w:val="21"/>
                          <w:szCs w:val="21"/>
                          <w:lang w:eastAsia="zh-CN"/>
                        </w:rPr>
                        <m:t>z</m:t>
                      </w:del>
                    </m:r>
                  </m:e>
                </m:d>
              </m:e>
            </m:d>
          </m:e>
          <m:sub>
            <m:r>
              <w:del w:id="44" w:author="yj zeng" w:date="2026-04-03T08:52:00Z" w16du:dateUtc="2026-04-03T00:52:00Z">
                <w:rPr>
                  <w:rFonts w:ascii="Cambria Math" w:eastAsia="宋体" w:hAnsi="Cambria Math" w:cs="宋体"/>
                  <w:spacing w:val="0"/>
                  <w:sz w:val="21"/>
                  <w:szCs w:val="21"/>
                  <w:lang w:eastAsia="zh-CN"/>
                </w:rPr>
                <m:t>2</m:t>
              </w:del>
            </m:r>
          </m:sub>
        </m:sSub>
      </m:oMath>
      <w:del w:id="45" w:author="yj zeng" w:date="2026-04-03T08:52:00Z" w16du:dateUtc="2026-04-03T00:52:00Z">
        <w:r w:rsidR="0028386E" w:rsidRPr="0028386E" w:rsidDel="00E508B1">
          <w:rPr>
            <w:rFonts w:eastAsia="宋体" w:cs="宋体"/>
            <w:spacing w:val="0"/>
            <w:sz w:val="21"/>
            <w:szCs w:val="21"/>
            <w:lang w:eastAsia="zh-CN"/>
          </w:rPr>
          <w:delText xml:space="preserve"> between the extracted and ground</w:delText>
        </w:r>
        <w:r w:rsidR="00CC7D4C" w:rsidDel="00E508B1">
          <w:rPr>
            <w:rFonts w:eastAsia="宋体" w:cs="宋体" w:hint="eastAsia"/>
            <w:spacing w:val="0"/>
            <w:sz w:val="21"/>
            <w:szCs w:val="21"/>
            <w:lang w:eastAsia="zh-CN"/>
          </w:rPr>
          <w:delText xml:space="preserve"> </w:delText>
        </w:r>
        <w:r w:rsidR="0028386E" w:rsidRPr="0028386E" w:rsidDel="00E508B1">
          <w:rPr>
            <w:rFonts w:eastAsia="宋体" w:cs="宋体"/>
            <w:spacing w:val="0"/>
            <w:sz w:val="21"/>
            <w:szCs w:val="21"/>
            <w:lang w:eastAsia="zh-CN"/>
          </w:rPr>
          <w:delText>truth spectral projections). Across all evaluated</w:delText>
        </w:r>
        <w:r w:rsidR="008D2415" w:rsidDel="00E508B1">
          <w:rPr>
            <w:rFonts w:eastAsia="宋体" w:cs="宋体" w:hint="eastAsia"/>
            <w:spacing w:val="0"/>
            <w:sz w:val="21"/>
            <w:szCs w:val="21"/>
            <w:lang w:eastAsia="zh-CN"/>
          </w:rPr>
          <w:delText xml:space="preserve"> </w:delText>
        </w:r>
        <w:r w:rsidR="0028386E" w:rsidRPr="0028386E" w:rsidDel="00E508B1">
          <w:rPr>
            <w:rFonts w:eastAsia="宋体" w:cs="宋体"/>
            <w:spacing w:val="0"/>
            <w:sz w:val="21"/>
            <w:szCs w:val="21"/>
            <w:lang w:eastAsia="zh-CN"/>
          </w:rPr>
          <w:delText xml:space="preserve">noise levels, OFE achieves lower errors than TDM. The observed separation between the curves aligns with the theoretical </w:delText>
        </w:r>
      </w:del>
      <m:oMath>
        <m:rad>
          <m:radPr>
            <m:degHide m:val="1"/>
            <m:ctrlPr>
              <w:del w:id="46" w:author="yj zeng" w:date="2026-04-03T08:52:00Z" w16du:dateUtc="2026-04-03T00:52:00Z">
                <w:rPr>
                  <w:rFonts w:ascii="Cambria Math" w:eastAsia="宋体" w:hAnsi="Cambria Math" w:cs="宋体"/>
                  <w:spacing w:val="0"/>
                  <w:sz w:val="21"/>
                  <w:szCs w:val="21"/>
                  <w:lang w:eastAsia="zh-CN"/>
                </w:rPr>
              </w:del>
            </m:ctrlPr>
          </m:radPr>
          <m:deg>
            <m:ctrlPr>
              <w:del w:id="47" w:author="yj zeng" w:date="2026-04-03T08:52:00Z" w16du:dateUtc="2026-04-03T00:52:00Z">
                <w:rPr>
                  <w:rFonts w:ascii="Cambria Math" w:eastAsia="宋体" w:hAnsi="Cambria Math" w:cs="宋体"/>
                  <w:i/>
                  <w:spacing w:val="0"/>
                  <w:sz w:val="21"/>
                  <w:szCs w:val="21"/>
                  <w:lang w:eastAsia="zh-CN"/>
                </w:rPr>
              </w:del>
            </m:ctrlPr>
          </m:deg>
          <m:e>
            <m:r>
              <w:del w:id="48" w:author="yj zeng" w:date="2026-04-03T08:52:00Z" w16du:dateUtc="2026-04-03T00:52:00Z">
                <w:rPr>
                  <w:rFonts w:ascii="Cambria Math" w:eastAsia="宋体" w:hAnsi="Cambria Math" w:cs="宋体"/>
                  <w:spacing w:val="0"/>
                  <w:sz w:val="21"/>
                  <w:szCs w:val="21"/>
                  <w:lang w:eastAsia="zh-CN"/>
                </w:rPr>
                <m:t>K</m:t>
              </w:del>
            </m:r>
          </m:e>
        </m:rad>
      </m:oMath>
      <w:del w:id="49" w:author="yj zeng" w:date="2026-04-03T08:52:00Z" w16du:dateUtc="2026-04-03T00:52:00Z">
        <w:r w:rsidR="0028386E" w:rsidRPr="0028386E" w:rsidDel="00E508B1">
          <w:rPr>
            <w:rFonts w:eastAsia="宋体" w:cs="宋体"/>
            <w:spacing w:val="0"/>
            <w:sz w:val="21"/>
            <w:szCs w:val="21"/>
            <w:lang w:eastAsia="zh-CN"/>
          </w:rPr>
          <w:delText xml:space="preserve"> (approximately 3.46-fold for </w:delText>
        </w:r>
      </w:del>
      <m:oMath>
        <m:r>
          <w:del w:id="50" w:author="yj zeng" w:date="2026-04-03T08:52:00Z" w16du:dateUtc="2026-04-03T00:52:00Z">
            <w:rPr>
              <w:rFonts w:ascii="Cambria Math" w:eastAsia="宋体" w:hAnsi="Cambria Math" w:cs="宋体"/>
              <w:spacing w:val="0"/>
              <w:sz w:val="21"/>
              <w:szCs w:val="21"/>
              <w:lang w:eastAsia="zh-CN"/>
            </w:rPr>
            <m:t>K=12</m:t>
          </w:del>
        </m:r>
      </m:oMath>
      <w:del w:id="51" w:author="yj zeng" w:date="2026-04-03T08:52:00Z" w16du:dateUtc="2026-04-03T00:52:00Z">
        <w:r w:rsidR="0028386E" w:rsidRPr="0028386E" w:rsidDel="00E508B1">
          <w:rPr>
            <w:rFonts w:eastAsia="宋体" w:cs="宋体"/>
            <w:spacing w:val="0"/>
            <w:sz w:val="21"/>
            <w:szCs w:val="21"/>
            <w:lang w:eastAsia="zh-CN"/>
          </w:rPr>
          <w:delText xml:space="preserve">) multiplexing advantage derived in </w:delText>
        </w:r>
        <w:r w:rsidR="00F92AFF" w:rsidDel="00E508B1">
          <w:rPr>
            <w:rFonts w:eastAsia="宋体" w:cs="宋体" w:hint="eastAsia"/>
            <w:spacing w:val="0"/>
            <w:sz w:val="21"/>
            <w:szCs w:val="21"/>
            <w:lang w:eastAsia="zh-CN"/>
          </w:rPr>
          <w:delText>previous</w:delText>
        </w:r>
        <w:r w:rsidR="0028386E" w:rsidRPr="0028386E" w:rsidDel="00E508B1">
          <w:rPr>
            <w:rFonts w:eastAsia="宋体" w:cs="宋体"/>
            <w:spacing w:val="0"/>
            <w:sz w:val="21"/>
            <w:szCs w:val="21"/>
            <w:lang w:eastAsia="zh-CN"/>
          </w:rPr>
          <w:delText xml:space="preserve"> section.</w:delText>
        </w:r>
        <w:commentRangeEnd w:id="31"/>
        <w:r w:rsidR="003C730D" w:rsidRPr="00E508B1" w:rsidDel="00E508B1">
          <w:rPr>
            <w:rStyle w:val="ab"/>
            <w:rFonts w:eastAsia="宋体" w:cs="宋体"/>
            <w:spacing w:val="0"/>
            <w:lang w:eastAsia="zh-CN"/>
          </w:rPr>
          <w:commentReference w:id="31"/>
        </w:r>
      </w:del>
      <w:ins w:id="52" w:author="yj zeng" w:date="2026-04-03T08:46:00Z">
        <w:r w:rsidR="00E508B1" w:rsidRPr="00E508B1">
          <w:rPr>
            <w:rFonts w:eastAsia="宋体" w:cs="宋体"/>
            <w:spacing w:val="0"/>
            <w:sz w:val="21"/>
            <w:szCs w:val="21"/>
            <w:lang w:eastAsia="zh-CN"/>
          </w:rPr>
          <w:t>To</w:t>
        </w:r>
      </w:ins>
      <w:ins w:id="53" w:author="yj zeng" w:date="2026-04-03T08:47:00Z" w16du:dateUtc="2026-04-03T00:47:00Z">
        <w:r w:rsidR="00E508B1">
          <w:rPr>
            <w:rFonts w:eastAsia="宋体" w:cs="宋体" w:hint="eastAsia"/>
            <w:spacing w:val="0"/>
            <w:sz w:val="21"/>
            <w:szCs w:val="21"/>
            <w:lang w:eastAsia="zh-CN"/>
          </w:rPr>
          <w:t xml:space="preserve"> </w:t>
        </w:r>
      </w:ins>
      <w:ins w:id="54" w:author="yj zeng" w:date="2026-04-03T08:46:00Z">
        <w:r w:rsidR="00E508B1" w:rsidRPr="00E508B1">
          <w:rPr>
            <w:rFonts w:eastAsia="宋体" w:cs="宋体"/>
            <w:spacing w:val="0"/>
            <w:sz w:val="21"/>
            <w:szCs w:val="21"/>
            <w:lang w:eastAsia="zh-CN"/>
          </w:rPr>
          <w:t xml:space="preserve">evaluate the </w:t>
        </w:r>
      </w:ins>
      <w:ins w:id="55" w:author="yj zeng" w:date="2026-04-03T08:47:00Z" w16du:dateUtc="2026-04-03T00:47:00Z">
        <w:r w:rsidR="00E508B1">
          <w:rPr>
            <w:rFonts w:eastAsia="宋体" w:cs="宋体" w:hint="eastAsia"/>
            <w:spacing w:val="0"/>
            <w:sz w:val="21"/>
            <w:szCs w:val="21"/>
            <w:lang w:eastAsia="zh-CN"/>
          </w:rPr>
          <w:t>spectral reconstructio</w:t>
        </w:r>
      </w:ins>
      <w:ins w:id="56" w:author="yj zeng" w:date="2026-04-03T08:51:00Z" w16du:dateUtc="2026-04-03T00:51:00Z">
        <w:r w:rsidR="00E508B1">
          <w:rPr>
            <w:rFonts w:eastAsia="宋体" w:cs="宋体" w:hint="eastAsia"/>
            <w:spacing w:val="0"/>
            <w:sz w:val="21"/>
            <w:szCs w:val="21"/>
            <w:lang w:eastAsia="zh-CN"/>
          </w:rPr>
          <w:t>n</w:t>
        </w:r>
      </w:ins>
      <w:ins w:id="57" w:author="yj zeng" w:date="2026-04-03T08:46:00Z">
        <w:r w:rsidR="00E508B1" w:rsidRPr="00E508B1">
          <w:rPr>
            <w:rFonts w:eastAsia="宋体" w:cs="宋体"/>
            <w:spacing w:val="0"/>
            <w:sz w:val="21"/>
            <w:szCs w:val="21"/>
            <w:lang w:eastAsia="zh-CN"/>
          </w:rPr>
          <w:t>, we quantify the system's performance at two</w:t>
        </w:r>
      </w:ins>
      <w:ins w:id="58" w:author="yj zeng" w:date="2026-04-03T08:47:00Z" w16du:dateUtc="2026-04-03T00:47:00Z">
        <w:r w:rsidR="00E508B1">
          <w:rPr>
            <w:rFonts w:eastAsia="宋体" w:cs="宋体" w:hint="eastAsia"/>
            <w:spacing w:val="0"/>
            <w:sz w:val="21"/>
            <w:szCs w:val="21"/>
            <w:lang w:eastAsia="zh-CN"/>
          </w:rPr>
          <w:t xml:space="preserve"> </w:t>
        </w:r>
      </w:ins>
      <w:ins w:id="59" w:author="yj zeng" w:date="2026-04-03T08:46:00Z">
        <w:r w:rsidR="00E508B1" w:rsidRPr="00E508B1">
          <w:rPr>
            <w:rFonts w:eastAsia="宋体" w:cs="宋体"/>
            <w:spacing w:val="0"/>
            <w:sz w:val="21"/>
            <w:szCs w:val="21"/>
            <w:lang w:eastAsia="zh-CN"/>
          </w:rPr>
          <w:t xml:space="preserve">stages: the intermediate demodulation error (defined as the relative Euclidean distance </w:t>
        </w:r>
      </w:ins>
      <m:oMath>
        <m:sSub>
          <m:sSubPr>
            <m:ctrlPr>
              <w:ins w:id="60" w:author="yj zeng" w:date="2026-04-03T08:48:00Z" w16du:dateUtc="2026-04-03T00:48:00Z">
                <w:rPr>
                  <w:rFonts w:ascii="Cambria Math" w:eastAsia="宋体" w:hAnsi="Cambria Math" w:cs="宋体"/>
                  <w:i/>
                  <w:spacing w:val="0"/>
                  <w:sz w:val="21"/>
                  <w:szCs w:val="21"/>
                  <w:lang w:eastAsia="zh-CN"/>
                </w:rPr>
              </w:ins>
            </m:ctrlPr>
          </m:sSubPr>
          <m:e>
            <m:d>
              <m:dPr>
                <m:begChr m:val="|"/>
                <m:endChr m:val="|"/>
                <m:ctrlPr>
                  <w:ins w:id="61" w:author="yj zeng" w:date="2026-04-03T08:48:00Z" w16du:dateUtc="2026-04-03T00:48:00Z">
                    <w:rPr>
                      <w:rFonts w:ascii="Cambria Math" w:eastAsia="宋体" w:hAnsi="Cambria Math" w:cs="宋体"/>
                      <w:i/>
                      <w:spacing w:val="0"/>
                      <w:sz w:val="21"/>
                      <w:szCs w:val="21"/>
                      <w:lang w:eastAsia="zh-CN"/>
                    </w:rPr>
                  </w:ins>
                </m:ctrlPr>
              </m:dPr>
              <m:e>
                <m:d>
                  <m:dPr>
                    <m:begChr m:val="|"/>
                    <m:endChr m:val="|"/>
                    <m:ctrlPr>
                      <w:ins w:id="62" w:author="yj zeng" w:date="2026-04-03T08:48:00Z" w16du:dateUtc="2026-04-03T00:48:00Z">
                        <w:rPr>
                          <w:rFonts w:ascii="Cambria Math" w:eastAsia="宋体" w:hAnsi="Cambria Math" w:cs="宋体"/>
                          <w:i/>
                          <w:spacing w:val="0"/>
                          <w:sz w:val="21"/>
                          <w:szCs w:val="21"/>
                          <w:lang w:eastAsia="zh-CN"/>
                        </w:rPr>
                      </w:ins>
                    </m:ctrlPr>
                  </m:dPr>
                  <m:e>
                    <m:r>
                      <w:ins w:id="63" w:author="yj zeng" w:date="2026-04-03T08:48:00Z" w16du:dateUtc="2026-04-03T00:48:00Z">
                        <m:rPr>
                          <m:sty m:val="bi"/>
                        </m:rPr>
                        <w:rPr>
                          <w:rFonts w:ascii="Cambria Math" w:eastAsia="宋体" w:hAnsi="Cambria Math" w:cs="宋体"/>
                          <w:spacing w:val="0"/>
                          <w:sz w:val="21"/>
                          <w:szCs w:val="21"/>
                          <w:lang w:eastAsia="zh-CN"/>
                        </w:rPr>
                        <m:t>z-</m:t>
                      </w:ins>
                    </m:r>
                    <m:acc>
                      <m:accPr>
                        <m:ctrlPr>
                          <w:ins w:id="64" w:author="yj zeng" w:date="2026-04-03T08:48:00Z" w16du:dateUtc="2026-04-03T00:48:00Z">
                            <w:rPr>
                              <w:rFonts w:ascii="Cambria Math" w:eastAsia="宋体" w:hAnsi="Cambria Math" w:cs="宋体"/>
                              <w:b/>
                              <w:bCs/>
                              <w:spacing w:val="0"/>
                              <w:sz w:val="21"/>
                              <w:szCs w:val="21"/>
                              <w:lang w:eastAsia="zh-CN"/>
                            </w:rPr>
                          </w:ins>
                        </m:ctrlPr>
                      </m:accPr>
                      <m:e>
                        <m:r>
                          <w:ins w:id="65" w:author="yj zeng" w:date="2026-04-03T08:48:00Z" w16du:dateUtc="2026-04-03T00:48:00Z">
                            <m:rPr>
                              <m:sty m:val="bi"/>
                            </m:rPr>
                            <w:rPr>
                              <w:rFonts w:ascii="Cambria Math" w:eastAsia="宋体" w:hAnsi="Cambria Math" w:cs="宋体"/>
                              <w:spacing w:val="0"/>
                              <w:sz w:val="21"/>
                              <w:szCs w:val="21"/>
                              <w:lang w:eastAsia="zh-CN"/>
                            </w:rPr>
                            <m:t>z</m:t>
                          </w:ins>
                        </m:r>
                      </m:e>
                    </m:acc>
                  </m:e>
                </m:d>
              </m:e>
            </m:d>
          </m:e>
          <m:sub>
            <m:r>
              <w:ins w:id="66" w:author="yj zeng" w:date="2026-04-03T08:48:00Z" w16du:dateUtc="2026-04-03T00:48:00Z">
                <w:rPr>
                  <w:rFonts w:ascii="Cambria Math" w:eastAsia="宋体" w:hAnsi="Cambria Math" w:cs="宋体"/>
                  <w:spacing w:val="0"/>
                  <w:sz w:val="21"/>
                  <w:szCs w:val="21"/>
                  <w:lang w:eastAsia="zh-CN"/>
                </w:rPr>
                <m:t>2</m:t>
              </w:ins>
            </m:r>
          </m:sub>
        </m:sSub>
        <m:r>
          <w:ins w:id="67" w:author="yj zeng" w:date="2026-04-03T08:48:00Z" w16du:dateUtc="2026-04-03T00:48:00Z">
            <m:rPr>
              <m:lit/>
            </m:rPr>
            <w:rPr>
              <w:rFonts w:ascii="Cambria Math" w:eastAsia="宋体" w:hAnsi="Cambria Math" w:cs="宋体"/>
              <w:spacing w:val="0"/>
              <w:sz w:val="21"/>
              <w:szCs w:val="21"/>
              <w:lang w:eastAsia="zh-CN"/>
            </w:rPr>
            <m:t>/</m:t>
          </w:ins>
        </m:r>
        <m:sSub>
          <m:sSubPr>
            <m:ctrlPr>
              <w:ins w:id="68" w:author="yj zeng" w:date="2026-04-03T08:48:00Z" w16du:dateUtc="2026-04-03T00:48:00Z">
                <w:rPr>
                  <w:rFonts w:ascii="Cambria Math" w:eastAsia="宋体" w:hAnsi="Cambria Math" w:cs="宋体"/>
                  <w:i/>
                  <w:spacing w:val="0"/>
                  <w:sz w:val="21"/>
                  <w:szCs w:val="21"/>
                  <w:lang w:eastAsia="zh-CN"/>
                </w:rPr>
              </w:ins>
            </m:ctrlPr>
          </m:sSubPr>
          <m:e>
            <m:d>
              <m:dPr>
                <m:begChr m:val="|"/>
                <m:endChr m:val="|"/>
                <m:ctrlPr>
                  <w:ins w:id="69" w:author="yj zeng" w:date="2026-04-03T08:48:00Z" w16du:dateUtc="2026-04-03T00:48:00Z">
                    <w:rPr>
                      <w:rFonts w:ascii="Cambria Math" w:eastAsia="宋体" w:hAnsi="Cambria Math" w:cs="宋体"/>
                      <w:i/>
                      <w:spacing w:val="0"/>
                      <w:sz w:val="21"/>
                      <w:szCs w:val="21"/>
                      <w:lang w:eastAsia="zh-CN"/>
                    </w:rPr>
                  </w:ins>
                </m:ctrlPr>
              </m:dPr>
              <m:e>
                <m:d>
                  <m:dPr>
                    <m:begChr m:val="|"/>
                    <m:endChr m:val="|"/>
                    <m:ctrlPr>
                      <w:ins w:id="70" w:author="yj zeng" w:date="2026-04-03T08:48:00Z" w16du:dateUtc="2026-04-03T00:48:00Z">
                        <w:rPr>
                          <w:rFonts w:ascii="Cambria Math" w:eastAsia="宋体" w:hAnsi="Cambria Math" w:cs="宋体"/>
                          <w:i/>
                          <w:spacing w:val="0"/>
                          <w:sz w:val="21"/>
                          <w:szCs w:val="21"/>
                          <w:lang w:eastAsia="zh-CN"/>
                        </w:rPr>
                      </w:ins>
                    </m:ctrlPr>
                  </m:dPr>
                  <m:e>
                    <m:r>
                      <w:ins w:id="71" w:author="yj zeng" w:date="2026-04-03T08:48:00Z" w16du:dateUtc="2026-04-03T00:48:00Z">
                        <m:rPr>
                          <m:sty m:val="bi"/>
                        </m:rPr>
                        <w:rPr>
                          <w:rFonts w:ascii="Cambria Math" w:eastAsia="宋体" w:hAnsi="Cambria Math" w:cs="宋体"/>
                          <w:spacing w:val="0"/>
                          <w:sz w:val="21"/>
                          <w:szCs w:val="21"/>
                          <w:lang w:eastAsia="zh-CN"/>
                        </w:rPr>
                        <m:t>z</m:t>
                      </w:ins>
                    </m:r>
                  </m:e>
                </m:d>
              </m:e>
            </m:d>
          </m:e>
          <m:sub>
            <m:r>
              <w:ins w:id="72" w:author="yj zeng" w:date="2026-04-03T08:48:00Z" w16du:dateUtc="2026-04-03T00:48:00Z">
                <w:rPr>
                  <w:rFonts w:ascii="Cambria Math" w:eastAsia="宋体" w:hAnsi="Cambria Math" w:cs="宋体"/>
                  <w:spacing w:val="0"/>
                  <w:sz w:val="21"/>
                  <w:szCs w:val="21"/>
                  <w:lang w:eastAsia="zh-CN"/>
                </w:rPr>
                <m:t>2</m:t>
              </w:ins>
            </m:r>
          </m:sub>
        </m:sSub>
      </m:oMath>
      <w:ins w:id="73" w:author="yj zeng" w:date="2026-04-03T08:46:00Z">
        <w:r w:rsidR="00E508B1" w:rsidRPr="00E508B1">
          <w:rPr>
            <w:rFonts w:eastAsia="宋体" w:cs="宋体"/>
            <w:spacing w:val="0"/>
            <w:sz w:val="21"/>
            <w:szCs w:val="21"/>
            <w:lang w:eastAsia="zh-CN"/>
          </w:rPr>
          <w:t xml:space="preserve"> between the extracted and ground truth spectral projections) and the final spectral reconstruction RMSE (Fig. 2b). At the demodulation stage, OFE demonstrates superior projection fidelity across all evaluated noise levels</w:t>
        </w:r>
      </w:ins>
      <w:ins w:id="74" w:author="yj zeng" w:date="2026-04-03T08:51:00Z" w16du:dateUtc="2026-04-03T00:51:00Z">
        <w:r w:rsidR="00E508B1">
          <w:rPr>
            <w:rFonts w:eastAsia="宋体" w:cs="宋体" w:hint="eastAsia"/>
            <w:spacing w:val="0"/>
            <w:sz w:val="21"/>
            <w:szCs w:val="21"/>
            <w:lang w:eastAsia="zh-CN"/>
          </w:rPr>
          <w:t>.</w:t>
        </w:r>
      </w:ins>
      <w:ins w:id="75" w:author="yj zeng" w:date="2026-04-03T08:46:00Z">
        <w:r w:rsidR="00E508B1" w:rsidRPr="00E508B1">
          <w:rPr>
            <w:rFonts w:eastAsia="宋体" w:cs="宋体"/>
            <w:spacing w:val="0"/>
            <w:sz w:val="21"/>
            <w:szCs w:val="21"/>
            <w:lang w:eastAsia="zh-CN"/>
          </w:rPr>
          <w:t xml:space="preserve"> This</w:t>
        </w:r>
      </w:ins>
      <w:ins w:id="76" w:author="yj zeng" w:date="2026-04-03T08:51:00Z" w16du:dateUtc="2026-04-03T00:51:00Z">
        <w:r w:rsidR="00E508B1">
          <w:rPr>
            <w:rFonts w:eastAsia="宋体" w:cs="宋体" w:hint="eastAsia"/>
            <w:spacing w:val="0"/>
            <w:sz w:val="21"/>
            <w:szCs w:val="21"/>
            <w:lang w:eastAsia="zh-CN"/>
          </w:rPr>
          <w:t xml:space="preserve"> </w:t>
        </w:r>
      </w:ins>
      <w:ins w:id="77" w:author="yj zeng" w:date="2026-04-03T08:46:00Z">
        <w:r w:rsidR="00E508B1" w:rsidRPr="00E508B1">
          <w:rPr>
            <w:rFonts w:eastAsia="宋体" w:cs="宋体"/>
            <w:spacing w:val="0"/>
            <w:sz w:val="21"/>
            <w:szCs w:val="21"/>
            <w:lang w:eastAsia="zh-CN"/>
          </w:rPr>
          <w:t xml:space="preserve">stability propagates to the final spectral reconstruction. The observed separation between the OFE and TDM RMSE curvesaligns with the theoretical </w:t>
        </w:r>
      </w:ins>
      <m:oMath>
        <m:rad>
          <m:radPr>
            <m:degHide m:val="1"/>
            <m:ctrlPr>
              <w:ins w:id="78" w:author="yj zeng" w:date="2026-04-03T08:49:00Z" w16du:dateUtc="2026-04-03T00:49:00Z">
                <w:rPr>
                  <w:rFonts w:ascii="Cambria Math" w:eastAsia="宋体" w:hAnsi="Cambria Math" w:cs="宋体"/>
                  <w:spacing w:val="0"/>
                  <w:sz w:val="21"/>
                  <w:szCs w:val="21"/>
                  <w:lang w:eastAsia="zh-CN"/>
                </w:rPr>
              </w:ins>
            </m:ctrlPr>
          </m:radPr>
          <m:deg>
            <m:ctrlPr>
              <w:ins w:id="79" w:author="yj zeng" w:date="2026-04-03T08:49:00Z" w16du:dateUtc="2026-04-03T00:49:00Z">
                <w:rPr>
                  <w:rFonts w:ascii="Cambria Math" w:eastAsia="宋体" w:hAnsi="Cambria Math" w:cs="宋体"/>
                  <w:i/>
                  <w:spacing w:val="0"/>
                  <w:sz w:val="21"/>
                  <w:szCs w:val="21"/>
                  <w:lang w:eastAsia="zh-CN"/>
                </w:rPr>
              </w:ins>
            </m:ctrlPr>
          </m:deg>
          <m:e>
            <m:r>
              <w:ins w:id="80" w:author="yj zeng" w:date="2026-04-03T08:49:00Z" w16du:dateUtc="2026-04-03T00:49:00Z">
                <w:rPr>
                  <w:rFonts w:ascii="Cambria Math" w:eastAsia="宋体" w:hAnsi="Cambria Math" w:cs="宋体"/>
                  <w:spacing w:val="0"/>
                  <w:sz w:val="21"/>
                  <w:szCs w:val="21"/>
                  <w:lang w:eastAsia="zh-CN"/>
                </w:rPr>
                <m:t>K</m:t>
              </w:ins>
            </m:r>
          </m:e>
        </m:rad>
      </m:oMath>
      <w:ins w:id="81" w:author="yj zeng" w:date="2026-04-03T08:46:00Z">
        <w:r w:rsidR="00E508B1" w:rsidRPr="00E508B1">
          <w:rPr>
            <w:rFonts w:eastAsia="宋体" w:cs="宋体"/>
            <w:spacing w:val="0"/>
            <w:sz w:val="21"/>
            <w:szCs w:val="21"/>
            <w:lang w:eastAsia="zh-CN"/>
          </w:rPr>
          <w:t xml:space="preserve"> (approximately 3.46-fold for </w:t>
        </w:r>
      </w:ins>
      <m:oMath>
        <m:r>
          <w:ins w:id="82" w:author="yj zeng" w:date="2026-04-03T08:49:00Z" w16du:dateUtc="2026-04-03T00:49:00Z">
            <w:rPr>
              <w:rFonts w:ascii="Cambria Math" w:eastAsia="宋体" w:hAnsi="Cambria Math" w:cs="宋体"/>
              <w:spacing w:val="0"/>
              <w:sz w:val="21"/>
              <w:szCs w:val="21"/>
              <w:lang w:eastAsia="zh-CN"/>
            </w:rPr>
            <m:t>K=12</m:t>
          </w:ins>
        </m:r>
      </m:oMath>
      <w:ins w:id="83" w:author="yj zeng" w:date="2026-04-03T08:46:00Z">
        <w:r w:rsidR="00E508B1" w:rsidRPr="00E508B1">
          <w:rPr>
            <w:rFonts w:eastAsia="宋体" w:cs="宋体"/>
            <w:spacing w:val="0"/>
            <w:sz w:val="21"/>
            <w:szCs w:val="21"/>
            <w:lang w:eastAsia="zh-CN"/>
          </w:rPr>
          <w:t>) multiplexing energy gain derived in the previous section.</w:t>
        </w:r>
      </w:ins>
    </w:p>
    <w:p w14:paraId="6EA03346" w14:textId="5C4ADB46" w:rsidR="00DB61B9" w:rsidRDefault="00DB61B9" w:rsidP="00DB61B9">
      <w:pPr>
        <w:ind w:firstLine="420"/>
        <w:jc w:val="both"/>
        <w:rPr>
          <w:rFonts w:eastAsia="宋体" w:cs="宋体"/>
          <w:spacing w:val="0"/>
          <w:sz w:val="21"/>
          <w:szCs w:val="21"/>
          <w:lang w:eastAsia="zh-CN"/>
        </w:rPr>
      </w:pPr>
      <w:r w:rsidRPr="00DB61B9">
        <w:rPr>
          <w:rFonts w:eastAsia="宋体" w:cs="宋体"/>
          <w:spacing w:val="0"/>
          <w:sz w:val="21"/>
          <w:szCs w:val="21"/>
          <w:lang w:eastAsia="zh-CN"/>
        </w:rPr>
        <w:t xml:space="preserve">Beyond broadband AWGN, practical systems frequently encounter structured interference. </w:t>
      </w:r>
      <w:r w:rsidR="0074390D" w:rsidRPr="0074390D">
        <w:rPr>
          <w:rFonts w:eastAsia="宋体" w:cs="宋体"/>
          <w:spacing w:val="0"/>
          <w:sz w:val="21"/>
          <w:szCs w:val="21"/>
          <w:lang w:eastAsia="zh-CN"/>
        </w:rPr>
        <w:t>To isolate the system</w:t>
      </w:r>
      <w:r w:rsidR="00294BCD">
        <w:rPr>
          <w:rFonts w:eastAsia="宋体" w:cs="宋体"/>
          <w:spacing w:val="0"/>
          <w:sz w:val="21"/>
          <w:szCs w:val="21"/>
          <w:lang w:eastAsia="zh-CN"/>
        </w:rPr>
        <w:t>’</w:t>
      </w:r>
      <w:r w:rsidR="0074390D" w:rsidRPr="0074390D">
        <w:rPr>
          <w:rFonts w:eastAsia="宋体" w:cs="宋体"/>
          <w:spacing w:val="0"/>
          <w:sz w:val="21"/>
          <w:szCs w:val="21"/>
          <w:lang w:eastAsia="zh-CN"/>
        </w:rPr>
        <w:t>s dynamic response to such artifacts, we maintain the identical TDM and OFE configurations used in the AWGN benchmark, but substitute the broadband noise model with multitone interference operating at an SNR of -10 dB.</w:t>
      </w:r>
      <w:r w:rsidRPr="00DB61B9">
        <w:rPr>
          <w:rFonts w:eastAsia="宋体" w:cs="宋体"/>
          <w:spacing w:val="0"/>
          <w:sz w:val="21"/>
          <w:szCs w:val="21"/>
          <w:lang w:eastAsia="zh-CN"/>
        </w:rPr>
        <w:t xml:space="preserve"> We parameterize the frequency offset between each interfering tone and its adjacent OFE carrier as the guard band, </w:t>
      </w:r>
      <m:oMath>
        <m:r>
          <m:rPr>
            <m:nor/>
          </m:rPr>
          <w:rPr>
            <w:rFonts w:eastAsia="宋体" w:hint="eastAsia"/>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noise</m:t>
            </m:r>
          </m:sub>
        </m:sSub>
        <m:r>
          <m:rPr>
            <m:nor/>
          </m:rPr>
          <w:rPr>
            <w:rFonts w:ascii="Cambria Math" w:eastAsia="宋体" w:hAnsi="Cambria Math"/>
            <w:spacing w:val="0"/>
            <w:sz w:val="21"/>
            <w:szCs w:val="21"/>
            <w:lang w:eastAsia="zh-CN"/>
          </w:rPr>
          <m:t>-</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carrier</m:t>
            </m:r>
          </m:sub>
        </m:sSub>
      </m:oMath>
      <w:r w:rsidRPr="00DB61B9">
        <w:rPr>
          <w:rFonts w:eastAsia="宋体" w:cs="宋体"/>
          <w:spacing w:val="0"/>
          <w:sz w:val="21"/>
          <w:szCs w:val="21"/>
          <w:lang w:eastAsia="zh-CN"/>
        </w:rPr>
        <w:t>.</w:t>
      </w:r>
    </w:p>
    <w:p w14:paraId="5BD827CA" w14:textId="1EF257F3" w:rsidR="00887994" w:rsidRDefault="004F17BD" w:rsidP="00887994">
      <w:pPr>
        <w:ind w:firstLine="420"/>
        <w:jc w:val="both"/>
        <w:rPr>
          <w:ins w:id="84" w:author="yj zeng" w:date="2026-04-02T09:00:00Z" w16du:dateUtc="2026-04-02T01:00:00Z"/>
          <w:rFonts w:eastAsia="宋体" w:cs="宋体"/>
          <w:spacing w:val="0"/>
          <w:sz w:val="21"/>
          <w:szCs w:val="21"/>
          <w:lang w:eastAsia="zh-CN"/>
        </w:rPr>
      </w:pPr>
      <w:r w:rsidRPr="004F17BD">
        <w:rPr>
          <w:rFonts w:eastAsia="宋体" w:cs="宋体"/>
          <w:spacing w:val="0"/>
          <w:sz w:val="21"/>
          <w:szCs w:val="21"/>
          <w:lang w:eastAsia="zh-CN"/>
        </w:rPr>
        <w:t xml:space="preserve">Figures 2(c) and 2(d) </w:t>
      </w:r>
      <w:del w:id="85" w:author="yj zeng" w:date="2026-04-03T08:52:00Z" w16du:dateUtc="2026-04-03T00:52:00Z">
        <w:r w:rsidRPr="004F17BD" w:rsidDel="009F655B">
          <w:rPr>
            <w:rFonts w:eastAsia="宋体" w:cs="宋体"/>
            <w:spacing w:val="0"/>
            <w:sz w:val="21"/>
            <w:szCs w:val="21"/>
            <w:lang w:eastAsia="zh-CN"/>
          </w:rPr>
          <w:delText xml:space="preserve">elucidate </w:delText>
        </w:r>
      </w:del>
      <w:ins w:id="86" w:author="yj zeng" w:date="2026-04-03T08:52:00Z" w16du:dateUtc="2026-04-03T00:52:00Z">
        <w:r w:rsidR="009F655B">
          <w:rPr>
            <w:rFonts w:eastAsia="宋体" w:cs="宋体" w:hint="eastAsia"/>
            <w:spacing w:val="0"/>
            <w:sz w:val="21"/>
            <w:szCs w:val="21"/>
            <w:lang w:eastAsia="zh-CN"/>
          </w:rPr>
          <w:t>demonstrate</w:t>
        </w:r>
        <w:r w:rsidR="009F655B" w:rsidRPr="004F17BD">
          <w:rPr>
            <w:rFonts w:eastAsia="宋体" w:cs="宋体"/>
            <w:spacing w:val="0"/>
            <w:sz w:val="21"/>
            <w:szCs w:val="21"/>
            <w:lang w:eastAsia="zh-CN"/>
          </w:rPr>
          <w:t xml:space="preserve"> </w:t>
        </w:r>
      </w:ins>
      <w:r w:rsidRPr="004F17BD">
        <w:rPr>
          <w:rFonts w:eastAsia="宋体" w:cs="宋体"/>
          <w:spacing w:val="0"/>
          <w:sz w:val="21"/>
          <w:szCs w:val="21"/>
          <w:lang w:eastAsia="zh-CN"/>
        </w:rPr>
        <w:t xml:space="preserve">the interference rejection mechanism. In the time-domain visualization (Fig. 2c), multitone interference (SNR = -10 dB) at an offset of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=10</m:t>
        </m:r>
      </m:oMath>
      <w:r w:rsidRPr="004F17BD">
        <w:rPr>
          <w:rFonts w:eastAsia="宋体" w:cs="宋体"/>
          <w:spacing w:val="0"/>
          <w:sz w:val="21"/>
          <w:szCs w:val="21"/>
          <w:lang w:eastAsia="zh-CN"/>
        </w:rPr>
        <w:t xml:space="preserve"> kHz induces high-frequency ripples. Because this offset matches the frequency resolution limit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Pr="004F17BD">
        <w:rPr>
          <w:rFonts w:eastAsia="宋体" w:cs="宋体"/>
          <w:spacing w:val="0"/>
          <w:sz w:val="21"/>
          <w:szCs w:val="21"/>
          <w:lang w:eastAsia="zh-CN"/>
        </w:rPr>
        <w:t>) of the acquisition window, the noise harmonic completes integer cycles within the integration period. This satisfies the orthogonality condition, enabling its elimination during frequency-domain demodulation.</w:t>
      </w:r>
      <w:r w:rsidR="00887994">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 xml:space="preserve">Figure 2(d) quantifies this threshold behavior. </w:t>
      </w:r>
      <w:r w:rsidR="0010555A" w:rsidRPr="0010555A">
        <w:rPr>
          <w:rFonts w:eastAsia="宋体" w:cs="宋体"/>
          <w:spacing w:val="0"/>
          <w:sz w:val="21"/>
          <w:szCs w:val="21"/>
          <w:lang w:eastAsia="zh-CN"/>
        </w:rPr>
        <w:t>TDM lacks frequency-domain selectivity, resulting in a uniform degradation of its time-domain integration across all evaluated offsets and a collapse into a single baseline.</w:t>
      </w:r>
      <w:r w:rsidR="00887994" w:rsidRPr="00887994">
        <w:rPr>
          <w:rFonts w:eastAsia="宋体" w:cs="宋体"/>
          <w:spacing w:val="0"/>
          <w:sz w:val="21"/>
          <w:szCs w:val="21"/>
          <w:lang w:eastAsia="zh-CN"/>
        </w:rPr>
        <w:t xml:space="preserve"> For OFE, noise immunity is governed by the </w:t>
      </w:r>
      <m:oMath>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T</m:t>
        </m:r>
      </m:oMath>
      <w:r w:rsidR="00887994" w:rsidRPr="00887994">
        <w:rPr>
          <w:rFonts w:eastAsia="宋体" w:cs="宋体"/>
          <w:spacing w:val="0"/>
          <w:sz w:val="21"/>
          <w:szCs w:val="21"/>
          <w:lang w:eastAsia="zh-CN"/>
        </w:rPr>
        <w:t xml:space="preserve"> </w:t>
      </w:r>
      <w:r w:rsidR="00A85BE4">
        <w:rPr>
          <w:rFonts w:eastAsia="宋体" w:cs="宋体" w:hint="eastAsia"/>
          <w:spacing w:val="0"/>
          <w:sz w:val="21"/>
          <w:szCs w:val="21"/>
          <w:lang w:eastAsia="zh-CN"/>
        </w:rPr>
        <w:t>(</w:t>
      </w:r>
      <w:r w:rsidR="001A4F57">
        <w:rPr>
          <w:rFonts w:eastAsia="宋体" w:cs="宋体" w:hint="eastAsia"/>
          <w:spacing w:val="0"/>
          <w:sz w:val="21"/>
          <w:szCs w:val="21"/>
          <w:lang w:eastAsia="zh-CN"/>
        </w:rPr>
        <w:t>1/100</w:t>
      </w:r>
      <m:oMath>
        <m:r>
          <w:rPr>
            <w:rFonts w:ascii="Cambria Math" w:eastAsia="宋体" w:hAnsi="Cambria Math" w:cs="宋体"/>
            <w:spacing w:val="0"/>
            <w:sz w:val="21"/>
            <w:szCs w:val="21"/>
            <w:lang w:eastAsia="zh-CN"/>
          </w:rPr>
          <m:t xml:space="preserve"> </m:t>
        </m:r>
        <m:r>
          <m:rPr>
            <m:nor/>
          </m:rPr>
          <w:rPr>
            <w:rFonts w:ascii="Cambria Math" w:eastAsia="宋体" w:hAnsi="Cambria Math" w:cs="宋体"/>
            <w:spacing w:val="0"/>
            <w:sz w:val="21"/>
            <w:szCs w:val="21"/>
            <w:lang w:eastAsia="zh-CN"/>
          </w:rPr>
          <m:t>μ</m:t>
        </m:r>
      </m:oMath>
      <w:r w:rsidR="00A85BE4">
        <w:rPr>
          <w:rFonts w:eastAsia="宋体" w:cs="宋体" w:hint="eastAsia"/>
          <w:spacing w:val="0"/>
          <w:sz w:val="21"/>
          <w:szCs w:val="21"/>
          <w:lang w:eastAsia="zh-CN"/>
        </w:rPr>
        <w:t>s)</w:t>
      </w:r>
      <w:r w:rsidR="00081C77">
        <w:rPr>
          <w:rFonts w:eastAsia="宋体" w:cs="宋体" w:hint="eastAsia"/>
          <w:spacing w:val="0"/>
          <w:sz w:val="21"/>
          <w:szCs w:val="21"/>
          <w:lang w:eastAsia="zh-CN"/>
        </w:rPr>
        <w:t xml:space="preserve"> </w:t>
      </w:r>
      <w:r w:rsidR="00887994" w:rsidRPr="00887994">
        <w:rPr>
          <w:rFonts w:eastAsia="宋体" w:cs="宋体"/>
          <w:spacing w:val="0"/>
          <w:sz w:val="21"/>
          <w:szCs w:val="21"/>
          <w:lang w:eastAsia="zh-CN"/>
        </w:rPr>
        <w:t>threshold. Offsets below this limit (</w:t>
      </w:r>
      <m:oMath>
        <m:r>
          <m:rPr>
            <m:nor/>
          </m:rPr>
          <w:rPr>
            <w:rFonts w:ascii="Cambria Math" w:eastAsia="宋体" w:hAnsi="Cambria Math"/>
            <w:spacing w:val="0"/>
            <w:sz w:val="21"/>
            <w:szCs w:val="21"/>
            <w:lang w:eastAsia="zh-CN"/>
          </w:rPr>
          <m:t>Δ</m:t>
        </m:r>
        <m:sSub>
          <m:sSubPr>
            <m:ctrlPr>
              <w:rPr>
                <w:rFonts w:ascii="Cambria Math" w:eastAsia="宋体" w:hAnsi="Cambria Math"/>
                <w:i/>
                <w:spacing w:val="0"/>
                <w:sz w:val="21"/>
                <w:szCs w:val="21"/>
                <w:lang w:eastAsia="zh-CN"/>
              </w:rPr>
            </m:ctrlPr>
          </m:sSubPr>
          <m:e>
            <m:r>
              <w:rPr>
                <w:rFonts w:ascii="Cambria Math" w:eastAsia="宋体" w:hAnsi="Cambria Math"/>
                <w:spacing w:val="0"/>
                <w:sz w:val="21"/>
                <w:szCs w:val="21"/>
                <w:lang w:eastAsia="zh-CN"/>
              </w:rPr>
              <m:t>f</m:t>
            </m:r>
          </m:e>
          <m:sub>
            <m:r>
              <m:rPr>
                <m:nor/>
              </m:rPr>
              <w:rPr>
                <w:rFonts w:ascii="Cambria Math" w:eastAsia="宋体" w:hAnsi="Cambria Math"/>
                <w:spacing w:val="0"/>
                <w:sz w:val="21"/>
                <w:szCs w:val="21"/>
                <w:lang w:eastAsia="zh-CN"/>
              </w:rPr>
              <m:t>guard</m:t>
            </m:r>
          </m:sub>
        </m:sSub>
        <m:r>
          <w:rPr>
            <w:rFonts w:ascii="Cambria Math" w:eastAsia="宋体" w:hAnsi="Cambria Math" w:cs="宋体"/>
            <w:spacing w:val="0"/>
            <w:sz w:val="21"/>
            <w:szCs w:val="21"/>
            <w:lang w:eastAsia="zh-CN"/>
          </w:rPr>
          <m:t>=1</m:t>
        </m:r>
      </m:oMath>
      <w:r w:rsidR="00887994" w:rsidRPr="00887994">
        <w:rPr>
          <w:rFonts w:eastAsia="宋体" w:cs="宋体"/>
          <w:spacing w:val="0"/>
          <w:sz w:val="21"/>
          <w:szCs w:val="21"/>
          <w:lang w:eastAsia="zh-CN"/>
        </w:rPr>
        <w:t xml:space="preserve"> and </w:t>
      </w:r>
      <m:oMath>
        <m:r>
          <w:rPr>
            <w:rFonts w:ascii="Cambria Math" w:eastAsia="宋体" w:hAnsi="Cambria Math" w:cs="宋体"/>
            <w:spacing w:val="0"/>
            <w:sz w:val="21"/>
            <w:szCs w:val="21"/>
            <w:lang w:eastAsia="zh-CN"/>
          </w:rPr>
          <m:t>5</m:t>
        </m:r>
      </m:oMath>
      <w:r w:rsidR="00887994" w:rsidRPr="00887994">
        <w:rPr>
          <w:rFonts w:eastAsia="宋体" w:cs="宋体"/>
          <w:spacing w:val="0"/>
          <w:sz w:val="21"/>
          <w:szCs w:val="21"/>
          <w:lang w:eastAsia="zh-CN"/>
        </w:rPr>
        <w:t xml:space="preserve"> kHz) </w:t>
      </w:r>
      <w:r w:rsidR="00007610" w:rsidRPr="00007610">
        <w:rPr>
          <w:rFonts w:eastAsia="宋体" w:cs="宋体"/>
          <w:spacing w:val="0"/>
          <w:sz w:val="21"/>
          <w:szCs w:val="21"/>
          <w:lang w:eastAsia="zh-CN"/>
        </w:rPr>
        <w:t xml:space="preserve">fail to satisfy the </w:t>
      </w:r>
      <w:r w:rsidR="00007610" w:rsidRPr="001B4563">
        <w:rPr>
          <w:rFonts w:eastAsia="宋体" w:cs="宋体"/>
          <w:spacing w:val="0"/>
          <w:sz w:val="21"/>
          <w:szCs w:val="21"/>
          <w:lang w:eastAsia="zh-CN"/>
        </w:rPr>
        <w:t>coherent integration constraint</w:t>
      </w:r>
      <w:r w:rsidR="00007610" w:rsidRPr="00007610">
        <w:rPr>
          <w:rFonts w:eastAsia="宋体" w:cs="宋体"/>
          <w:spacing w:val="0"/>
          <w:sz w:val="21"/>
          <w:szCs w:val="21"/>
          <w:lang w:eastAsia="zh-CN"/>
        </w:rPr>
        <w:t xml:space="preserve">, resulting in </w:t>
      </w:r>
      <w:r w:rsidR="00007610" w:rsidRPr="001B4563">
        <w:rPr>
          <w:rFonts w:eastAsia="宋体" w:cs="宋体"/>
          <w:spacing w:val="0"/>
          <w:sz w:val="21"/>
          <w:szCs w:val="21"/>
          <w:lang w:eastAsia="zh-CN"/>
        </w:rPr>
        <w:t>non-zero residual integrals</w:t>
      </w:r>
      <w:r w:rsidR="00007610" w:rsidRPr="00007610">
        <w:rPr>
          <w:rFonts w:eastAsia="宋体" w:cs="宋体"/>
          <w:spacing w:val="0"/>
          <w:sz w:val="21"/>
          <w:szCs w:val="21"/>
          <w:lang w:eastAsia="zh-CN"/>
        </w:rPr>
        <w:t xml:space="preserve"> that manifest as spectral leakage and elevated RMSE.</w:t>
      </w:r>
      <w:r w:rsidR="00887994" w:rsidRPr="00887994">
        <w:rPr>
          <w:rFonts w:eastAsia="宋体" w:cs="宋体"/>
          <w:spacing w:val="0"/>
          <w:sz w:val="21"/>
          <w:szCs w:val="21"/>
          <w:lang w:eastAsia="zh-CN"/>
        </w:rPr>
        <w:t xml:space="preserve"> Once the offset reaches the </w:t>
      </w:r>
      <m:oMath>
        <m:r>
          <w:rPr>
            <w:rFonts w:ascii="Cambria Math" w:eastAsia="宋体" w:hAnsi="Cambria Math" w:cs="宋体"/>
            <w:spacing w:val="0"/>
            <w:sz w:val="21"/>
            <w:szCs w:val="21"/>
            <w:lang w:eastAsia="zh-CN"/>
          </w:rPr>
          <m:t>10</m:t>
        </m:r>
      </m:oMath>
      <w:r w:rsidR="00887994" w:rsidRPr="00887994">
        <w:rPr>
          <w:rFonts w:eastAsia="宋体" w:cs="宋体"/>
          <w:spacing w:val="0"/>
          <w:sz w:val="21"/>
          <w:szCs w:val="21"/>
          <w:lang w:eastAsia="zh-CN"/>
        </w:rPr>
        <w:t xml:space="preserve"> kHz threshold, orthogonality is </w:t>
      </w:r>
      <w:r w:rsidR="00412A6F">
        <w:rPr>
          <w:rFonts w:eastAsia="宋体" w:cs="宋体" w:hint="eastAsia"/>
          <w:spacing w:val="0"/>
          <w:sz w:val="21"/>
          <w:szCs w:val="21"/>
          <w:lang w:eastAsia="zh-CN"/>
        </w:rPr>
        <w:t>satisfied</w:t>
      </w:r>
      <w:r w:rsidR="00887994" w:rsidRPr="00887994">
        <w:rPr>
          <w:rFonts w:eastAsia="宋体" w:cs="宋体"/>
          <w:spacing w:val="0"/>
          <w:sz w:val="21"/>
          <w:szCs w:val="21"/>
          <w:lang w:eastAsia="zh-CN"/>
        </w:rPr>
        <w:t>, yielding a low reconstruction error independent of the interference intensity.</w:t>
      </w:r>
    </w:p>
    <w:p w14:paraId="78830FB6" w14:textId="0AD77BA4" w:rsidR="003B421A" w:rsidRDefault="003B421A" w:rsidP="00887994">
      <w:pPr>
        <w:ind w:firstLine="420"/>
        <w:jc w:val="both"/>
        <w:rPr>
          <w:rFonts w:eastAsia="宋体" w:cs="宋体"/>
          <w:spacing w:val="0"/>
          <w:sz w:val="21"/>
          <w:szCs w:val="21"/>
          <w:lang w:eastAsia="zh-CN"/>
        </w:rPr>
      </w:pPr>
      <w:ins w:id="87" w:author="yj zeng" w:date="2026-04-02T09:01:00Z">
        <w:r w:rsidRPr="003B421A">
          <w:rPr>
            <w:rFonts w:eastAsia="宋体" w:cs="宋体"/>
            <w:spacing w:val="0"/>
            <w:sz w:val="21"/>
            <w:szCs w:val="21"/>
            <w:lang w:eastAsia="zh-CN"/>
          </w:rPr>
          <w:t>Furthermore, to</w:t>
        </w:r>
      </w:ins>
      <w:ins w:id="88" w:author="yj zeng" w:date="2026-04-02T09:01:00Z" w16du:dateUtc="2026-04-02T01:01:00Z">
        <w:r>
          <w:rPr>
            <w:rFonts w:eastAsia="宋体" w:cs="宋体" w:hint="eastAsia"/>
            <w:spacing w:val="0"/>
            <w:sz w:val="21"/>
            <w:szCs w:val="21"/>
            <w:lang w:eastAsia="zh-CN"/>
          </w:rPr>
          <w:t xml:space="preserve"> </w:t>
        </w:r>
      </w:ins>
      <w:ins w:id="89" w:author="yj zeng" w:date="2026-04-02T09:01:00Z">
        <w:r w:rsidRPr="003B421A">
          <w:rPr>
            <w:rFonts w:eastAsia="宋体" w:cs="宋体"/>
            <w:spacing w:val="0"/>
            <w:sz w:val="21"/>
            <w:szCs w:val="21"/>
            <w:lang w:eastAsia="zh-CN"/>
          </w:rPr>
          <w:t xml:space="preserve">validate the framework's robustness against timing jitters and hardware synchronization constraints, we evaluate its sensitivity to phase noise (detailed in Supplement Section 5). </w:t>
        </w:r>
      </w:ins>
      <w:ins w:id="90" w:author="yj zeng" w:date="2026-04-02T09:01:00Z" w16du:dateUtc="2026-04-02T01:01:00Z">
        <w:r>
          <w:rPr>
            <w:rFonts w:eastAsia="宋体" w:cs="宋体" w:hint="eastAsia"/>
            <w:spacing w:val="0"/>
            <w:sz w:val="21"/>
            <w:szCs w:val="21"/>
            <w:lang w:eastAsia="zh-CN"/>
          </w:rPr>
          <w:t>S</w:t>
        </w:r>
      </w:ins>
      <w:ins w:id="91" w:author="yj zeng" w:date="2026-04-02T09:01:00Z">
        <w:r w:rsidRPr="003B421A">
          <w:rPr>
            <w:rFonts w:eastAsia="宋体" w:cs="宋体"/>
            <w:spacing w:val="0"/>
            <w:sz w:val="21"/>
            <w:szCs w:val="21"/>
            <w:lang w:eastAsia="zh-CN"/>
          </w:rPr>
          <w:t>imulations demonstrate that the reconstruction fidelity remains</w:t>
        </w:r>
      </w:ins>
      <w:ins w:id="92" w:author="yj zeng" w:date="2026-04-02T09:02:00Z" w16du:dateUtc="2026-04-02T01:02:00Z">
        <w:r>
          <w:rPr>
            <w:rFonts w:eastAsia="宋体" w:cs="宋体" w:hint="eastAsia"/>
            <w:spacing w:val="0"/>
            <w:sz w:val="21"/>
            <w:szCs w:val="21"/>
            <w:lang w:eastAsia="zh-CN"/>
          </w:rPr>
          <w:t xml:space="preserve"> </w:t>
        </w:r>
      </w:ins>
      <w:ins w:id="93" w:author="yj zeng" w:date="2026-04-02T09:01:00Z">
        <w:r w:rsidRPr="003B421A">
          <w:rPr>
            <w:rFonts w:eastAsia="宋体" w:cs="宋体"/>
            <w:spacing w:val="0"/>
            <w:sz w:val="21"/>
            <w:szCs w:val="21"/>
            <w:lang w:eastAsia="zh-CN"/>
          </w:rPr>
          <w:t>stabl</w:t>
        </w:r>
      </w:ins>
      <w:ins w:id="94" w:author="yj zeng" w:date="2026-04-02T09:02:00Z" w16du:dateUtc="2026-04-02T01:02:00Z">
        <w:r>
          <w:rPr>
            <w:rFonts w:eastAsia="宋体" w:cs="宋体" w:hint="eastAsia"/>
            <w:spacing w:val="0"/>
            <w:sz w:val="21"/>
            <w:szCs w:val="21"/>
            <w:lang w:eastAsia="zh-CN"/>
          </w:rPr>
          <w:t xml:space="preserve">e </w:t>
        </w:r>
      </w:ins>
      <w:ins w:id="95" w:author="yj zeng" w:date="2026-04-02T09:01:00Z">
        <w:r w:rsidRPr="003B421A">
          <w:rPr>
            <w:rFonts w:eastAsia="宋体" w:cs="宋体"/>
            <w:spacing w:val="0"/>
            <w:sz w:val="21"/>
            <w:szCs w:val="21"/>
            <w:lang w:eastAsia="zh-CN"/>
          </w:rPr>
          <w:t xml:space="preserve">for phase </w:t>
        </w:r>
      </w:ins>
      <w:ins w:id="96" w:author="yj zeng" w:date="2026-04-02T09:02:00Z" w16du:dateUtc="2026-04-02T01:02:00Z">
        <w:r w:rsidRPr="003B421A">
          <w:rPr>
            <w:rFonts w:eastAsia="宋体" w:cs="宋体"/>
            <w:spacing w:val="0"/>
            <w:sz w:val="21"/>
            <w:szCs w:val="21"/>
            <w:lang w:eastAsia="zh-CN"/>
          </w:rPr>
          <w:t>perturbation</w:t>
        </w:r>
      </w:ins>
      <w:ins w:id="97" w:author="yj zeng" w:date="2026-04-02T09:01:00Z">
        <w:r w:rsidRPr="003B421A">
          <w:rPr>
            <w:rFonts w:eastAsia="宋体" w:cs="宋体"/>
            <w:spacing w:val="0"/>
            <w:sz w:val="21"/>
            <w:szCs w:val="21"/>
            <w:lang w:eastAsia="zh-CN"/>
          </w:rPr>
          <w:t xml:space="preserve"> within th</w:t>
        </w:r>
      </w:ins>
      <w:ins w:id="98" w:author="yj zeng" w:date="2026-04-03T08:53:00Z" w16du:dateUtc="2026-04-03T00:53:00Z">
        <w:r w:rsidR="00E6099B">
          <w:rPr>
            <w:rFonts w:eastAsia="宋体" w:cs="宋体" w:hint="eastAsia"/>
            <w:spacing w:val="0"/>
            <w:sz w:val="21"/>
            <w:szCs w:val="21"/>
            <w:lang w:eastAsia="zh-CN"/>
          </w:rPr>
          <w:t>e</w:t>
        </w:r>
      </w:ins>
      <w:ins w:id="99" w:author="yj zeng" w:date="2026-04-02T09:01:00Z">
        <w:r w:rsidRPr="003B421A">
          <w:rPr>
            <w:rFonts w:eastAsia="宋体" w:cs="宋体"/>
            <w:spacing w:val="0"/>
            <w:sz w:val="21"/>
            <w:szCs w:val="21"/>
            <w:lang w:eastAsia="zh-CN"/>
          </w:rPr>
          <w:t xml:space="preserve"> 0.1 rad regime.</w:t>
        </w:r>
      </w:ins>
    </w:p>
    <w:p w14:paraId="5B5F014D" w14:textId="4F908D2E" w:rsidR="00241C6D" w:rsidRPr="00F432BA" w:rsidRDefault="00734223" w:rsidP="00951095">
      <w:pPr>
        <w:ind w:firstLine="420"/>
        <w:jc w:val="both"/>
        <w:rPr>
          <w:rFonts w:eastAsia="宋体" w:cs="宋体"/>
          <w:spacing w:val="0"/>
          <w:sz w:val="21"/>
          <w:szCs w:val="21"/>
          <w:lang w:eastAsia="zh-CN"/>
        </w:rPr>
      </w:pPr>
      <w:r w:rsidRPr="00734223">
        <w:rPr>
          <w:rFonts w:eastAsia="宋体" w:cs="宋体"/>
          <w:spacing w:val="0"/>
          <w:sz w:val="21"/>
          <w:szCs w:val="21"/>
          <w:lang w:eastAsia="zh-CN"/>
        </w:rPr>
        <w:t>Following the simulation-based verification of the</w:t>
      </w:r>
      <w:r w:rsidR="005F7A86">
        <w:rPr>
          <w:rFonts w:eastAsia="宋体" w:cs="宋体" w:hint="eastAsia"/>
          <w:spacing w:val="0"/>
          <w:sz w:val="21"/>
          <w:szCs w:val="21"/>
          <w:lang w:eastAsia="zh-CN"/>
        </w:rPr>
        <w:t xml:space="preserve"> </w:t>
      </w:r>
      <w:r w:rsidRPr="00734223">
        <w:rPr>
          <w:rFonts w:eastAsia="宋体" w:cs="宋体"/>
          <w:spacing w:val="0"/>
          <w:sz w:val="21"/>
          <w:szCs w:val="21"/>
          <w:lang w:eastAsia="zh-CN"/>
        </w:rPr>
        <w:t>noise immunity, we develop a prototype to validate the OFE framework experimentally.</w:t>
      </w:r>
      <w:r>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To</w:t>
      </w:r>
      <w:r w:rsidR="00914081">
        <w:rPr>
          <w:rFonts w:eastAsia="宋体" w:cs="宋体" w:hint="eastAsia"/>
          <w:spacing w:val="0"/>
          <w:sz w:val="21"/>
          <w:szCs w:val="21"/>
          <w:lang w:eastAsia="zh-CN"/>
        </w:rPr>
        <w:t xml:space="preserve"> </w:t>
      </w:r>
      <w:r w:rsidR="00951095" w:rsidRPr="001B4563">
        <w:rPr>
          <w:rFonts w:eastAsia="宋体" w:cs="宋体"/>
          <w:spacing w:val="0"/>
          <w:sz w:val="21"/>
          <w:szCs w:val="21"/>
          <w:lang w:eastAsia="zh-CN"/>
        </w:rPr>
        <w:t xml:space="preserve">hardware-instantiate the </w:t>
      </w:r>
      <m:oMath>
        <m:r>
          <w:rPr>
            <w:rFonts w:ascii="Cambria Math" w:eastAsia="宋体" w:hAnsi="Cambria Math" w:cs="宋体"/>
            <w:spacing w:val="0"/>
            <w:sz w:val="21"/>
            <w:szCs w:val="21"/>
            <w:lang w:eastAsia="zh-CN"/>
          </w:rPr>
          <m:t>K=12</m:t>
        </m:r>
      </m:oMath>
      <w:r w:rsidR="00951095" w:rsidRPr="001B4563">
        <w:rPr>
          <w:rFonts w:eastAsia="宋体" w:cs="宋体"/>
          <w:spacing w:val="0"/>
          <w:sz w:val="21"/>
          <w:szCs w:val="21"/>
          <w:lang w:eastAsia="zh-CN"/>
        </w:rPr>
        <w:t xml:space="preserve"> spectral channels modeled in the numerical benchmark, we deploy the aforementioned programmable LED array as the physical spectral encoder.</w:t>
      </w:r>
      <w:r w:rsidR="00951095" w:rsidRPr="00951095">
        <w:rPr>
          <w:rFonts w:eastAsia="宋体" w:cs="宋体"/>
          <w:spacing w:val="0"/>
          <w:sz w:val="21"/>
          <w:szCs w:val="21"/>
          <w:lang w:eastAsia="zh-CN"/>
        </w:rPr>
        <w:t xml:space="preserve"> Spanning the visible band (400–700 nm), this illumination source provides the discrete radiometric profiles (detailed in Supplemen</w:t>
      </w:r>
      <w:r w:rsidR="00951095" w:rsidRPr="00F432BA">
        <w:rPr>
          <w:rFonts w:eastAsia="宋体" w:cs="宋体"/>
          <w:spacing w:val="0"/>
          <w:sz w:val="21"/>
          <w:szCs w:val="21"/>
          <w:lang w:eastAsia="zh-CN"/>
        </w:rPr>
        <w:t>t Section 6, Fig. S2).</w:t>
      </w:r>
      <w:r w:rsidR="00FC611B" w:rsidRPr="00F432BA">
        <w:rPr>
          <w:rFonts w:eastAsia="宋体" w:cs="宋体"/>
          <w:spacing w:val="0"/>
          <w:sz w:val="21"/>
          <w:szCs w:val="21"/>
          <w:lang w:eastAsia="zh-CN"/>
        </w:rPr>
        <w:t xml:space="preserve"> </w:t>
      </w:r>
      <w:ins w:id="100" w:author="yj zeng" w:date="2026-04-02T09:06:00Z" w16du:dateUtc="2026-04-02T01:06:00Z">
        <w:r w:rsidR="003B421A">
          <w:rPr>
            <w:rFonts w:eastAsia="宋体" w:cs="宋体" w:hint="eastAsia"/>
            <w:spacing w:val="0"/>
            <w:sz w:val="21"/>
            <w:szCs w:val="21"/>
            <w:lang w:eastAsia="zh-CN"/>
          </w:rPr>
          <w:t>A</w:t>
        </w:r>
      </w:ins>
      <w:ins w:id="101" w:author="yj zeng" w:date="2026-04-02T09:06:00Z">
        <w:r w:rsidR="003B421A" w:rsidRPr="003B421A">
          <w:rPr>
            <w:rFonts w:eastAsia="宋体" w:cs="宋体"/>
            <w:spacing w:val="0"/>
            <w:sz w:val="21"/>
            <w:szCs w:val="21"/>
            <w:lang w:eastAsia="zh-CN"/>
          </w:rPr>
          <w:t>fter the</w:t>
        </w:r>
      </w:ins>
      <w:ins w:id="102" w:author="yj zeng" w:date="2026-04-02T09:06:00Z" w16du:dateUtc="2026-04-02T01:06:00Z">
        <w:r w:rsidR="003B421A">
          <w:rPr>
            <w:rFonts w:eastAsia="宋体" w:cs="宋体" w:hint="eastAsia"/>
            <w:spacing w:val="0"/>
            <w:sz w:val="21"/>
            <w:szCs w:val="21"/>
            <w:lang w:eastAsia="zh-CN"/>
          </w:rPr>
          <w:t xml:space="preserve"> </w:t>
        </w:r>
      </w:ins>
      <w:ins w:id="103" w:author="yj zeng" w:date="2026-04-02T09:07:00Z" w16du:dateUtc="2026-04-02T01:07:00Z">
        <w:r w:rsidR="003B421A">
          <w:rPr>
            <w:rFonts w:eastAsia="宋体" w:cs="宋体" w:hint="eastAsia"/>
            <w:spacing w:val="0"/>
            <w:sz w:val="21"/>
            <w:szCs w:val="21"/>
            <w:lang w:eastAsia="zh-CN"/>
          </w:rPr>
          <w:t xml:space="preserve">encoded </w:t>
        </w:r>
      </w:ins>
      <w:ins w:id="104" w:author="yj zeng" w:date="2026-04-02T09:06:00Z">
        <w:r w:rsidR="003B421A" w:rsidRPr="003B421A">
          <w:rPr>
            <w:rFonts w:eastAsia="宋体" w:cs="宋体"/>
            <w:spacing w:val="0"/>
            <w:sz w:val="21"/>
            <w:szCs w:val="21"/>
            <w:lang w:eastAsia="zh-CN"/>
          </w:rPr>
          <w:t xml:space="preserve">illumination </w:t>
        </w:r>
      </w:ins>
      <w:ins w:id="105" w:author="yj zeng" w:date="2026-04-02T09:07:00Z" w16du:dateUtc="2026-04-02T01:07:00Z">
        <w:r w:rsidR="003B421A">
          <w:rPr>
            <w:rFonts w:eastAsia="宋体" w:cs="宋体" w:hint="eastAsia"/>
            <w:spacing w:val="0"/>
            <w:sz w:val="21"/>
            <w:szCs w:val="21"/>
            <w:lang w:eastAsia="zh-CN"/>
          </w:rPr>
          <w:t>acquires</w:t>
        </w:r>
      </w:ins>
      <w:ins w:id="106" w:author="yj zeng" w:date="2026-04-02T09:06:00Z">
        <w:r w:rsidR="003B421A" w:rsidRPr="003B421A">
          <w:rPr>
            <w:rFonts w:eastAsia="宋体" w:cs="宋体"/>
            <w:spacing w:val="0"/>
            <w:sz w:val="21"/>
            <w:szCs w:val="21"/>
            <w:lang w:eastAsia="zh-CN"/>
          </w:rPr>
          <w:t xml:space="preserve"> the target's spectra</w:t>
        </w:r>
      </w:ins>
      <w:ins w:id="107" w:author="yj zeng" w:date="2026-04-02T09:07:00Z" w16du:dateUtc="2026-04-02T01:07:00Z">
        <w:r w:rsidR="00BC49FB">
          <w:rPr>
            <w:rFonts w:eastAsia="宋体" w:cs="宋体" w:hint="eastAsia"/>
            <w:spacing w:val="0"/>
            <w:sz w:val="21"/>
            <w:szCs w:val="21"/>
            <w:lang w:eastAsia="zh-CN"/>
          </w:rPr>
          <w:t>l</w:t>
        </w:r>
      </w:ins>
      <w:ins w:id="108" w:author="yj zeng" w:date="2026-04-02T09:06:00Z" w16du:dateUtc="2026-04-02T01:06:00Z">
        <w:r w:rsidR="003B421A">
          <w:rPr>
            <w:rFonts w:eastAsia="宋体" w:cs="宋体" w:hint="eastAsia"/>
            <w:spacing w:val="0"/>
            <w:sz w:val="21"/>
            <w:szCs w:val="21"/>
            <w:lang w:eastAsia="zh-CN"/>
          </w:rPr>
          <w:t xml:space="preserve"> </w:t>
        </w:r>
        <w:r w:rsidR="003B421A">
          <w:rPr>
            <w:rFonts w:eastAsia="宋体" w:cs="宋体"/>
            <w:spacing w:val="0"/>
            <w:sz w:val="21"/>
            <w:szCs w:val="21"/>
            <w:lang w:eastAsia="zh-CN"/>
          </w:rPr>
          <w:t>signatur</w:t>
        </w:r>
        <w:r w:rsidR="003B421A">
          <w:rPr>
            <w:rFonts w:eastAsia="宋体" w:cs="宋体" w:hint="eastAsia"/>
            <w:spacing w:val="0"/>
            <w:sz w:val="21"/>
            <w:szCs w:val="21"/>
            <w:lang w:eastAsia="zh-CN"/>
          </w:rPr>
          <w:t>e</w:t>
        </w:r>
      </w:ins>
      <w:ins w:id="109" w:author="yj zeng" w:date="2026-04-02T09:06:00Z">
        <w:r w:rsidR="003B421A" w:rsidRPr="003B421A">
          <w:rPr>
            <w:rFonts w:eastAsia="宋体" w:cs="宋体"/>
            <w:spacing w:val="0"/>
            <w:sz w:val="21"/>
            <w:szCs w:val="21"/>
            <w:lang w:eastAsia="zh-CN"/>
          </w:rPr>
          <w:t>, a photodiode coupled to a high-speed oscilloscope captures the resulting time-domain composite waveform.</w:t>
        </w:r>
      </w:ins>
      <w:ins w:id="110" w:author="yj zeng" w:date="2026-04-02T09:06:00Z" w16du:dateUtc="2026-04-02T01:06:00Z">
        <w:r w:rsidR="003B421A">
          <w:rPr>
            <w:rFonts w:eastAsia="宋体" w:cs="宋体" w:hint="eastAsia"/>
            <w:spacing w:val="0"/>
            <w:sz w:val="21"/>
            <w:szCs w:val="21"/>
            <w:lang w:eastAsia="zh-CN"/>
          </w:rPr>
          <w:t xml:space="preserve"> </w:t>
        </w:r>
      </w:ins>
      <w:commentRangeStart w:id="111"/>
      <w:del w:id="112" w:author="yj zeng" w:date="2026-04-02T09:06:00Z" w16du:dateUtc="2026-04-02T01:06:00Z">
        <w:r w:rsidR="00FC611B" w:rsidRPr="00F432BA" w:rsidDel="003B421A">
          <w:rPr>
            <w:rFonts w:eastAsia="宋体" w:cs="宋体"/>
            <w:spacing w:val="0"/>
            <w:sz w:val="21"/>
            <w:szCs w:val="21"/>
            <w:lang w:eastAsia="zh-CN"/>
          </w:rPr>
          <w:delText>Following spectral interaction with the target, a photodiode coupled to a high-speed oscilloscope</w:delText>
        </w:r>
        <w:r w:rsidR="00FC611B" w:rsidRPr="00FC611B" w:rsidDel="003B421A">
          <w:rPr>
            <w:rFonts w:eastAsia="宋体" w:cs="宋体"/>
            <w:spacing w:val="0"/>
            <w:sz w:val="21"/>
            <w:szCs w:val="21"/>
            <w:lang w:eastAsia="zh-CN"/>
          </w:rPr>
          <w:delText xml:space="preserve"> captures the time-domain composite waveform.</w:delText>
        </w:r>
        <w:commentRangeEnd w:id="111"/>
        <w:r w:rsidR="003B421A" w:rsidRPr="00FC611B" w:rsidDel="003B421A">
          <w:rPr>
            <w:rStyle w:val="ab"/>
            <w:rFonts w:eastAsia="宋体" w:cs="宋体"/>
            <w:spacing w:val="0"/>
            <w:lang w:eastAsia="zh-CN"/>
          </w:rPr>
          <w:commentReference w:id="111"/>
        </w:r>
        <w:r w:rsidR="00FC611B" w:rsidRPr="00FC611B" w:rsidDel="003B421A">
          <w:rPr>
            <w:rFonts w:eastAsia="宋体" w:cs="宋体"/>
            <w:spacing w:val="0"/>
            <w:sz w:val="21"/>
            <w:szCs w:val="21"/>
            <w:lang w:eastAsia="zh-CN"/>
          </w:rPr>
          <w:delText xml:space="preserve"> </w:delText>
        </w:r>
      </w:del>
      <w:r w:rsidR="00FC611B" w:rsidRPr="00FC611B">
        <w:rPr>
          <w:rFonts w:eastAsia="宋体" w:cs="宋体"/>
          <w:spacing w:val="0"/>
          <w:sz w:val="21"/>
          <w:szCs w:val="21"/>
          <w:lang w:eastAsia="zh-CN"/>
        </w:rPr>
        <w:t xml:space="preserve">Digital demodulation is executed via the </w:t>
      </w:r>
      <w:r w:rsidR="0036715E">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ast </w:t>
      </w:r>
      <w:r w:rsidR="00E4230D">
        <w:rPr>
          <w:rFonts w:eastAsia="宋体" w:cs="宋体" w:hint="eastAsia"/>
          <w:spacing w:val="0"/>
          <w:sz w:val="21"/>
          <w:szCs w:val="21"/>
          <w:lang w:eastAsia="zh-CN"/>
        </w:rPr>
        <w:t>F</w:t>
      </w:r>
      <w:r w:rsidR="00FC611B" w:rsidRPr="00FC611B">
        <w:rPr>
          <w:rFonts w:eastAsia="宋体" w:cs="宋体"/>
          <w:spacing w:val="0"/>
          <w:sz w:val="21"/>
          <w:szCs w:val="21"/>
          <w:lang w:eastAsia="zh-CN"/>
        </w:rPr>
        <w:t xml:space="preserve">ourier </w:t>
      </w:r>
      <w:r w:rsidR="00E4230D">
        <w:rPr>
          <w:rFonts w:eastAsia="宋体" w:cs="宋体" w:hint="eastAsia"/>
          <w:spacing w:val="0"/>
          <w:sz w:val="21"/>
          <w:szCs w:val="21"/>
          <w:lang w:eastAsia="zh-CN"/>
        </w:rPr>
        <w:t>t</w:t>
      </w:r>
      <w:r w:rsidR="00FC611B" w:rsidRPr="00FC611B">
        <w:rPr>
          <w:rFonts w:eastAsia="宋体" w:cs="宋体"/>
          <w:spacing w:val="0"/>
          <w:sz w:val="21"/>
          <w:szCs w:val="21"/>
          <w:lang w:eastAsia="zh-CN"/>
        </w:rPr>
        <w:t>ransform (FFT), mapping the temporal signal into the frequency domain to extract the orthogonal spectral projections.</w:t>
      </w:r>
      <w:r w:rsidR="00BB08E3" w:rsidRPr="00135684">
        <w:rPr>
          <w:rFonts w:eastAsia="宋体" w:cs="宋体" w:hint="eastAsia"/>
          <w:spacing w:val="0"/>
          <w:sz w:val="21"/>
          <w:szCs w:val="21"/>
          <w:lang w:eastAsia="zh-CN"/>
        </w:rPr>
        <w:t xml:space="preserve"> </w:t>
      </w:r>
      <w:r w:rsidR="00460160" w:rsidRPr="00460160">
        <w:rPr>
          <w:rFonts w:eastAsia="宋体" w:cs="宋体"/>
          <w:spacing w:val="0"/>
          <w:sz w:val="21"/>
          <w:szCs w:val="21"/>
          <w:lang w:eastAsia="zh-CN"/>
        </w:rPr>
        <w:t xml:space="preserve">Figure 3(a) schematizes the architectural configurations for both reflective and transmissive modalities. </w:t>
      </w:r>
      <w:del w:id="113" w:author="yj zeng" w:date="2026-04-03T08:55:00Z" w16du:dateUtc="2026-04-03T00:55:00Z">
        <w:r w:rsidR="00460160" w:rsidRPr="00460160" w:rsidDel="00D44372">
          <w:rPr>
            <w:rFonts w:eastAsia="宋体" w:cs="宋体"/>
            <w:spacing w:val="0"/>
            <w:sz w:val="21"/>
            <w:szCs w:val="21"/>
            <w:lang w:eastAsia="zh-CN"/>
          </w:rPr>
          <w:delText>Comprehensive h</w:delText>
        </w:r>
      </w:del>
      <w:ins w:id="114" w:author="yj zeng" w:date="2026-04-03T08:55:00Z" w16du:dateUtc="2026-04-03T00:55:00Z">
        <w:r w:rsidR="00D44372">
          <w:rPr>
            <w:rFonts w:eastAsia="宋体" w:cs="宋体" w:hint="eastAsia"/>
            <w:spacing w:val="0"/>
            <w:sz w:val="21"/>
            <w:szCs w:val="21"/>
            <w:lang w:eastAsia="zh-CN"/>
          </w:rPr>
          <w:t>H</w:t>
        </w:r>
      </w:ins>
      <w:r w:rsidR="00460160" w:rsidRPr="00460160">
        <w:rPr>
          <w:rFonts w:eastAsia="宋体" w:cs="宋体"/>
          <w:spacing w:val="0"/>
          <w:sz w:val="21"/>
          <w:szCs w:val="21"/>
          <w:lang w:eastAsia="zh-CN"/>
        </w:rPr>
        <w:t>ardware specifications, including the physical bandwidth constraints, alongside the benchtop photograph</w:t>
      </w:r>
      <w:ins w:id="115" w:author="yj zeng" w:date="2026-04-01T21:45:00Z" w16du:dateUtc="2026-04-01T13:45:00Z">
        <w:r w:rsidR="00F432BA">
          <w:rPr>
            <w:rFonts w:eastAsia="宋体" w:cs="宋体" w:hint="eastAsia"/>
            <w:spacing w:val="0"/>
            <w:sz w:val="21"/>
            <w:szCs w:val="21"/>
            <w:lang w:eastAsia="zh-CN"/>
          </w:rPr>
          <w:t>s</w:t>
        </w:r>
      </w:ins>
      <w:r w:rsidR="00460160" w:rsidRPr="00460160">
        <w:rPr>
          <w:rFonts w:eastAsia="宋体" w:cs="宋体"/>
          <w:spacing w:val="0"/>
          <w:sz w:val="21"/>
          <w:szCs w:val="21"/>
          <w:lang w:eastAsia="zh-CN"/>
        </w:rPr>
        <w:t xml:space="preserve"> are detailed in Supplement </w:t>
      </w:r>
      <w:r w:rsidR="00460160" w:rsidRPr="00F432BA">
        <w:rPr>
          <w:rFonts w:eastAsia="宋体" w:cs="宋体"/>
          <w:spacing w:val="0"/>
          <w:sz w:val="21"/>
          <w:szCs w:val="21"/>
          <w:lang w:eastAsia="zh-CN"/>
        </w:rPr>
        <w:t>Section 7, Fig. S3.</w:t>
      </w:r>
    </w:p>
    <w:p w14:paraId="5C85B6F7" w14:textId="53A34CF3" w:rsidR="00331C6B" w:rsidRDefault="007C49AE" w:rsidP="00331C6B">
      <w:pPr>
        <w:ind w:firstLine="420"/>
        <w:jc w:val="both"/>
        <w:rPr>
          <w:rFonts w:eastAsia="宋体" w:cs="宋体"/>
          <w:spacing w:val="0"/>
          <w:sz w:val="21"/>
          <w:szCs w:val="21"/>
          <w:lang w:eastAsia="zh-CN"/>
        </w:rPr>
      </w:pPr>
      <w:r w:rsidRPr="00F432BA">
        <w:rPr>
          <w:rFonts w:eastAsia="宋体" w:cs="宋体"/>
          <w:spacing w:val="0"/>
          <w:sz w:val="21"/>
          <w:szCs w:val="21"/>
          <w:lang w:eastAsia="zh-CN"/>
        </w:rPr>
        <w:t>To assess the basel</w:t>
      </w:r>
      <w:r w:rsidRPr="00601426">
        <w:rPr>
          <w:rFonts w:eastAsia="宋体" w:cs="宋体"/>
          <w:spacing w:val="0"/>
          <w:sz w:val="21"/>
          <w:szCs w:val="21"/>
          <w:lang w:eastAsia="zh-CN"/>
        </w:rPr>
        <w:t>ine reconstruction capabilities without external electrical interference, we configure the hardware for a high-speed acquisition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m:t>
        </m:r>
      </m:oMath>
      <w:r w:rsidRPr="00601426">
        <w:rPr>
          <w:rFonts w:eastAsia="宋体" w:cs="宋体"/>
          <w:spacing w:val="0"/>
          <w:sz w:val="21"/>
          <w:szCs w:val="21"/>
          <w:lang w:eastAsia="zh-CN"/>
        </w:rPr>
        <w:t xml:space="preserve"> μs). </w:t>
      </w:r>
      <w:r w:rsidR="00331C6B" w:rsidRPr="00601426">
        <w:rPr>
          <w:rFonts w:eastAsia="宋体" w:cs="宋体"/>
          <w:spacing w:val="0"/>
          <w:sz w:val="21"/>
          <w:szCs w:val="21"/>
          <w:lang w:eastAsia="zh-CN"/>
        </w:rPr>
        <w:t xml:space="preserve">As established by the empirical </w:t>
      </w:r>
      <w:r w:rsidR="00331C6B" w:rsidRPr="00601426">
        <w:rPr>
          <w:rFonts w:eastAsia="宋体" w:cs="宋体"/>
          <w:spacing w:val="0"/>
          <w:sz w:val="21"/>
          <w:szCs w:val="21"/>
          <w:lang w:eastAsia="zh-CN"/>
        </w:rPr>
        <w:lastRenderedPageBreak/>
        <w:t>bench</w:t>
      </w:r>
      <w:r w:rsidR="00331C6B" w:rsidRPr="00D30E0C">
        <w:rPr>
          <w:rFonts w:eastAsia="宋体" w:cs="宋体"/>
          <w:spacing w:val="0"/>
          <w:sz w:val="21"/>
          <w:szCs w:val="21"/>
          <w:lang w:eastAsia="zh-CN"/>
        </w:rPr>
        <w:t xml:space="preserve">mark (Fig. </w:t>
      </w:r>
      <w:r w:rsidR="00DC3760" w:rsidRPr="00D30E0C">
        <w:rPr>
          <w:rFonts w:eastAsia="宋体" w:cs="宋体"/>
          <w:spacing w:val="0"/>
          <w:sz w:val="21"/>
          <w:szCs w:val="21"/>
          <w:lang w:eastAsia="zh-CN"/>
        </w:rPr>
        <w:t xml:space="preserve">S4 </w:t>
      </w:r>
      <w:r w:rsidR="00331C6B" w:rsidRPr="00D30E0C">
        <w:rPr>
          <w:rFonts w:eastAsia="宋体" w:cs="宋体"/>
          <w:spacing w:val="0"/>
          <w:sz w:val="21"/>
          <w:szCs w:val="21"/>
          <w:lang w:eastAsia="zh-CN"/>
        </w:rPr>
        <w:t>in Supplement</w:t>
      </w:r>
      <w:r w:rsidR="00DC3760" w:rsidRPr="00D30E0C">
        <w:rPr>
          <w:rFonts w:eastAsia="宋体" w:cs="宋体"/>
          <w:spacing w:val="0"/>
          <w:sz w:val="21"/>
          <w:szCs w:val="21"/>
          <w:lang w:eastAsia="zh-CN"/>
        </w:rPr>
        <w:t xml:space="preserve"> Section 9</w:t>
      </w:r>
      <w:r w:rsidR="00331C6B" w:rsidRPr="00D30E0C">
        <w:rPr>
          <w:rFonts w:eastAsia="宋体" w:cs="宋体"/>
          <w:spacing w:val="0"/>
          <w:sz w:val="21"/>
          <w:szCs w:val="21"/>
          <w:lang w:eastAsia="zh-CN"/>
        </w:rPr>
        <w:t>)</w:t>
      </w:r>
      <w:r w:rsidR="00331C6B" w:rsidRPr="00601426">
        <w:rPr>
          <w:rFonts w:eastAsia="宋体" w:cs="宋体"/>
          <w:spacing w:val="0"/>
          <w:sz w:val="21"/>
          <w:szCs w:val="21"/>
          <w:lang w:eastAsia="zh-CN"/>
        </w:rPr>
        <w:t xml:space="preserve">, this dictates a theoretical frequency resolution of </w:t>
      </w:r>
      <m:oMath>
        <m:r>
          <m:rPr>
            <m:sty m:val="p"/>
          </m:rPr>
          <w:rPr>
            <w:rFonts w:ascii="Cambria Math" w:eastAsia="宋体" w:hAnsi="Cambria Math" w:cs="宋体"/>
            <w:spacing w:val="0"/>
            <w:sz w:val="21"/>
            <w:szCs w:val="21"/>
            <w:lang w:eastAsia="zh-CN"/>
          </w:rPr>
          <m:t>Δ</m:t>
        </m:r>
        <m:r>
          <w:rPr>
            <w:rFonts w:ascii="Cambria Math" w:eastAsia="宋体" w:hAnsi="Cambria Math" w:cs="宋体"/>
            <w:spacing w:val="0"/>
            <w:sz w:val="21"/>
            <w:szCs w:val="21"/>
            <w:lang w:eastAsia="zh-CN"/>
          </w:rPr>
          <m:t>f = 4</m:t>
        </m:r>
      </m:oMath>
      <w:r w:rsidR="00331C6B" w:rsidRPr="00601426">
        <w:rPr>
          <w:rFonts w:eastAsia="宋体" w:cs="宋体"/>
          <w:spacing w:val="0"/>
          <w:sz w:val="21"/>
          <w:szCs w:val="21"/>
          <w:lang w:eastAsia="zh-CN"/>
        </w:rPr>
        <w:t xml:space="preserve"> kHz. To multiplex all </w:t>
      </w:r>
      <m:oMath>
        <m:r>
          <w:rPr>
            <w:rFonts w:ascii="Cambria Math" w:eastAsia="宋体" w:hAnsi="Cambria Math" w:cs="宋体"/>
            <w:spacing w:val="0"/>
            <w:sz w:val="21"/>
            <w:szCs w:val="21"/>
            <w:lang w:eastAsia="zh-CN"/>
          </w:rPr>
          <m:t>K=12</m:t>
        </m:r>
      </m:oMath>
      <w:r w:rsidR="00331C6B" w:rsidRPr="00331C6B">
        <w:rPr>
          <w:rFonts w:eastAsia="宋体" w:cs="宋体"/>
          <w:spacing w:val="0"/>
          <w:sz w:val="21"/>
          <w:szCs w:val="21"/>
          <w:lang w:eastAsia="zh-CN"/>
        </w:rPr>
        <w:t xml:space="preserve"> carriers within the available hardware bandwidth under this constraint, we deploy </w:t>
      </w:r>
      <w:r w:rsidR="00CD5855">
        <w:rPr>
          <w:rFonts w:eastAsia="宋体" w:cs="宋体" w:hint="eastAsia"/>
          <w:spacing w:val="0"/>
          <w:sz w:val="21"/>
          <w:szCs w:val="21"/>
          <w:lang w:eastAsia="zh-CN"/>
        </w:rPr>
        <w:t>a</w:t>
      </w:r>
      <w:r w:rsidR="00331C6B" w:rsidRPr="00331C6B">
        <w:rPr>
          <w:rFonts w:eastAsia="宋体" w:cs="宋体"/>
          <w:spacing w:val="0"/>
          <w:sz w:val="21"/>
          <w:szCs w:val="21"/>
          <w:lang w:eastAsia="zh-CN"/>
        </w:rPr>
        <w:t xml:space="preserve"> greedy search algorithm </w:t>
      </w:r>
      <w:r w:rsidR="00CD5855">
        <w:rPr>
          <w:rFonts w:eastAsia="宋体" w:cs="宋体" w:hint="eastAsia"/>
          <w:spacing w:val="0"/>
          <w:sz w:val="21"/>
          <w:szCs w:val="21"/>
          <w:lang w:eastAsia="zh-CN"/>
        </w:rPr>
        <w:t xml:space="preserve">to </w:t>
      </w:r>
      <w:r w:rsidR="00CD5855">
        <w:rPr>
          <w:rFonts w:eastAsia="宋体" w:cs="宋体"/>
          <w:spacing w:val="0"/>
          <w:sz w:val="21"/>
          <w:szCs w:val="21"/>
          <w:lang w:eastAsia="zh-CN"/>
        </w:rPr>
        <w:t>optimize</w:t>
      </w:r>
      <w:r w:rsidR="00CD5855">
        <w:rPr>
          <w:rFonts w:eastAsia="宋体" w:cs="宋体" w:hint="eastAsia"/>
          <w:spacing w:val="0"/>
          <w:sz w:val="21"/>
          <w:szCs w:val="21"/>
          <w:lang w:eastAsia="zh-CN"/>
        </w:rPr>
        <w:t xml:space="preserve"> the frequency carrier selection </w:t>
      </w:r>
      <w:r w:rsidR="00331C6B" w:rsidRPr="00331C6B">
        <w:rPr>
          <w:rFonts w:eastAsia="宋体" w:cs="宋体"/>
          <w:spacing w:val="0"/>
          <w:sz w:val="21"/>
          <w:szCs w:val="21"/>
          <w:lang w:eastAsia="zh-CN"/>
        </w:rPr>
        <w:t>(</w:t>
      </w:r>
      <w:r w:rsidR="0053338A">
        <w:rPr>
          <w:rFonts w:eastAsia="宋体" w:cs="宋体" w:hint="eastAsia"/>
          <w:b/>
          <w:bCs/>
          <w:spacing w:val="0"/>
          <w:sz w:val="21"/>
          <w:szCs w:val="21"/>
          <w:lang w:eastAsia="zh-CN"/>
        </w:rPr>
        <w:t>Configuration</w:t>
      </w:r>
      <w:r w:rsidR="0053338A" w:rsidRPr="00180EC2">
        <w:rPr>
          <w:rFonts w:eastAsia="宋体" w:cs="宋体" w:hint="eastAsia"/>
          <w:b/>
          <w:bCs/>
          <w:spacing w:val="0"/>
          <w:sz w:val="21"/>
          <w:szCs w:val="21"/>
          <w:lang w:eastAsia="zh-CN"/>
        </w:rPr>
        <w:t xml:space="preserve"> </w:t>
      </w:r>
      <w:r w:rsidR="00331C6B" w:rsidRPr="003C730D">
        <w:rPr>
          <w:rFonts w:eastAsia="宋体" w:cs="宋体"/>
          <w:b/>
          <w:bCs/>
          <w:spacing w:val="0"/>
          <w:sz w:val="21"/>
          <w:szCs w:val="21"/>
          <w:lang w:eastAsia="zh-CN"/>
        </w:rPr>
        <w:t>2</w:t>
      </w:r>
      <w:r w:rsidR="00331C6B" w:rsidRPr="00331C6B">
        <w:rPr>
          <w:rFonts w:eastAsia="宋体" w:cs="宋体"/>
          <w:spacing w:val="0"/>
          <w:sz w:val="21"/>
          <w:szCs w:val="21"/>
          <w:lang w:eastAsia="zh-CN"/>
        </w:rPr>
        <w:t>)</w:t>
      </w:r>
      <w:r w:rsidR="008A4DD6">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 xml:space="preserve">Unlike the dense, linearly spaced configuration </w:t>
      </w:r>
      <w:r w:rsidR="00D72937" w:rsidRPr="00331C6B">
        <w:rPr>
          <w:rFonts w:eastAsia="宋体" w:cs="宋体"/>
          <w:spacing w:val="0"/>
          <w:sz w:val="21"/>
          <w:szCs w:val="21"/>
          <w:lang w:eastAsia="zh-CN"/>
        </w:rPr>
        <w:t>(</w:t>
      </w:r>
      <w:r w:rsidR="0053338A">
        <w:rPr>
          <w:rFonts w:eastAsia="宋体" w:cs="宋体" w:hint="eastAsia"/>
          <w:b/>
          <w:bCs/>
          <w:spacing w:val="0"/>
          <w:sz w:val="21"/>
          <w:szCs w:val="21"/>
          <w:lang w:eastAsia="zh-CN"/>
        </w:rPr>
        <w:t>Configuration</w:t>
      </w:r>
      <w:r w:rsidR="0053338A" w:rsidRPr="00180EC2">
        <w:rPr>
          <w:rFonts w:eastAsia="宋体" w:cs="宋体" w:hint="eastAsia"/>
          <w:b/>
          <w:bCs/>
          <w:spacing w:val="0"/>
          <w:sz w:val="21"/>
          <w:szCs w:val="21"/>
          <w:lang w:eastAsia="zh-CN"/>
        </w:rPr>
        <w:t xml:space="preserve"> </w:t>
      </w:r>
      <w:r w:rsidR="00D72937" w:rsidRPr="003C730D">
        <w:rPr>
          <w:rFonts w:eastAsia="宋体" w:cs="宋体"/>
          <w:b/>
          <w:bCs/>
          <w:spacing w:val="0"/>
          <w:sz w:val="21"/>
          <w:szCs w:val="21"/>
          <w:lang w:eastAsia="zh-CN"/>
        </w:rPr>
        <w:t>1</w:t>
      </w:r>
      <w:r w:rsidR="00D72937" w:rsidRPr="00331C6B">
        <w:rPr>
          <w:rFonts w:eastAsia="宋体" w:cs="宋体"/>
          <w:spacing w:val="0"/>
          <w:sz w:val="21"/>
          <w:szCs w:val="21"/>
          <w:lang w:eastAsia="zh-CN"/>
        </w:rPr>
        <w:t>)</w:t>
      </w:r>
      <w:r w:rsidR="00D72937">
        <w:rPr>
          <w:rFonts w:eastAsia="宋体" w:cs="宋体" w:hint="eastAsia"/>
          <w:spacing w:val="0"/>
          <w:sz w:val="21"/>
          <w:szCs w:val="21"/>
          <w:lang w:eastAsia="zh-CN"/>
        </w:rPr>
        <w:t xml:space="preserve"> </w:t>
      </w:r>
      <w:r w:rsidR="008A4DD6" w:rsidRPr="008A4DD6">
        <w:rPr>
          <w:rFonts w:eastAsia="宋体" w:cs="宋体"/>
          <w:spacing w:val="0"/>
          <w:sz w:val="21"/>
          <w:szCs w:val="21"/>
          <w:lang w:eastAsia="zh-CN"/>
        </w:rPr>
        <w:t xml:space="preserve">used in </w:t>
      </w:r>
      <w:r w:rsidR="00A9463A">
        <w:rPr>
          <w:rFonts w:eastAsia="宋体" w:cs="宋体" w:hint="eastAsia"/>
          <w:spacing w:val="0"/>
          <w:sz w:val="21"/>
          <w:szCs w:val="21"/>
          <w:lang w:eastAsia="zh-CN"/>
        </w:rPr>
        <w:t>previous simulation</w:t>
      </w:r>
      <w:r w:rsidR="008A4DD6" w:rsidRPr="008A4DD6">
        <w:rPr>
          <w:rFonts w:eastAsia="宋体" w:cs="宋体"/>
          <w:spacing w:val="0"/>
          <w:sz w:val="21"/>
          <w:szCs w:val="21"/>
          <w:lang w:eastAsia="zh-CN"/>
        </w:rPr>
        <w:t>, this strategy yields a non-uniformly distributed carrier set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sidR="008A4DD6" w:rsidRPr="008A4DD6">
        <w:rPr>
          <w:rFonts w:eastAsia="宋体" w:cs="宋体"/>
          <w:spacing w:val="0"/>
          <w:sz w:val="21"/>
          <w:szCs w:val="21"/>
          <w:lang w:eastAsia="zh-CN"/>
        </w:rPr>
        <w:t xml:space="preserve"> kHz) that navigates the complex intermodulation </w:t>
      </w:r>
      <w:r w:rsidR="00374AAE">
        <w:rPr>
          <w:rFonts w:eastAsia="宋体" w:cs="宋体" w:hint="eastAsia"/>
          <w:spacing w:val="0"/>
          <w:sz w:val="21"/>
          <w:szCs w:val="21"/>
          <w:lang w:eastAsia="zh-CN"/>
        </w:rPr>
        <w:t>region</w:t>
      </w:r>
      <w:r w:rsidR="008A4DD6" w:rsidRPr="008A4DD6">
        <w:rPr>
          <w:rFonts w:eastAsia="宋体" w:cs="宋体"/>
          <w:spacing w:val="0"/>
          <w:sz w:val="21"/>
          <w:szCs w:val="21"/>
          <w:lang w:eastAsia="zh-CN"/>
        </w:rPr>
        <w:t xml:space="preserve">, maximizing </w:t>
      </w:r>
      <w:r w:rsidR="008A4DD6" w:rsidRPr="00D30E0C">
        <w:rPr>
          <w:rFonts w:eastAsia="宋体" w:cs="宋体"/>
          <w:spacing w:val="0"/>
          <w:sz w:val="21"/>
          <w:szCs w:val="21"/>
          <w:lang w:eastAsia="zh-CN"/>
        </w:rPr>
        <w:t>spectrum utilization in a clean electromagnetic environment (the exact numerical array is detailed in Supplement Section 3)</w:t>
      </w:r>
      <w:r w:rsidR="008A4DD6" w:rsidRPr="00F7017A">
        <w:rPr>
          <w:rFonts w:eastAsia="宋体" w:cs="宋体"/>
          <w:spacing w:val="0"/>
          <w:sz w:val="21"/>
          <w:szCs w:val="21"/>
          <w:lang w:eastAsia="zh-CN"/>
        </w:rPr>
        <w:t>.</w:t>
      </w:r>
    </w:p>
    <w:p w14:paraId="73BEBBE5" w14:textId="77777777" w:rsidR="00082A66" w:rsidRDefault="00082A66" w:rsidP="00082A66">
      <w:pPr>
        <w:jc w:val="center"/>
        <w:rPr>
          <w:rFonts w:eastAsia="宋体" w:cs="宋体"/>
          <w:spacing w:val="0"/>
          <w:sz w:val="21"/>
          <w:szCs w:val="21"/>
          <w:lang w:eastAsia="zh-CN"/>
        </w:rPr>
      </w:pPr>
      <w:r>
        <w:rPr>
          <w:rFonts w:eastAsia="宋体" w:cs="宋体" w:hint="eastAsia"/>
          <w:b/>
          <w:bCs/>
          <w:noProof/>
          <w:spacing w:val="0"/>
          <w:sz w:val="21"/>
          <w:szCs w:val="21"/>
          <w:lang w:eastAsia="zh-CN"/>
        </w:rPr>
        <w:drawing>
          <wp:inline distT="0" distB="0" distL="0" distR="0" wp14:anchorId="33E379E4" wp14:editId="38C7E297">
            <wp:extent cx="5040000" cy="5419244"/>
            <wp:effectExtent l="0" t="0" r="8255" b="0"/>
            <wp:docPr id="185418000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78426" name="图片 671678426"/>
                    <pic:cNvPicPr/>
                  </pic:nvPicPr>
                  <pic:blipFill>
                    <a:blip r:embed="rId14"/>
                    <a:stretch>
                      <a:fillRect/>
                    </a:stretch>
                  </pic:blipFill>
                  <pic:spPr>
                    <a:xfrm>
                      <a:off x="0" y="0"/>
                      <a:ext cx="5040000" cy="5419244"/>
                    </a:xfrm>
                    <a:prstGeom prst="rect">
                      <a:avLst/>
                    </a:prstGeom>
                  </pic:spPr>
                </pic:pic>
              </a:graphicData>
            </a:graphic>
          </wp:inline>
        </w:drawing>
      </w:r>
    </w:p>
    <w:p w14:paraId="0D85BA02" w14:textId="2BE9B192" w:rsidR="00082A66" w:rsidRPr="00082A66" w:rsidRDefault="00082A66" w:rsidP="00A43B5D">
      <w:pPr>
        <w:jc w:val="both"/>
        <w:rPr>
          <w:rFonts w:eastAsia="宋体" w:cs="宋体"/>
          <w:spacing w:val="0"/>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00C62565">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xml:space="preserve">. </w:t>
      </w:r>
      <w:r w:rsidRPr="00C448DF">
        <w:rPr>
          <w:rFonts w:eastAsiaTheme="minorEastAsia"/>
          <w:b/>
          <w:bCs/>
          <w:sz w:val="21"/>
          <w:szCs w:val="21"/>
          <w:lang w:eastAsia="zh-CN"/>
        </w:rPr>
        <w:t xml:space="preserve">Experimental validation of the OFE prototype. </w:t>
      </w:r>
      <w:r w:rsidRPr="00544283">
        <w:rPr>
          <w:rFonts w:eastAsiaTheme="minorEastAsia"/>
          <w:sz w:val="21"/>
          <w:szCs w:val="21"/>
          <w:lang w:eastAsia="zh-CN"/>
        </w:rPr>
        <w:t xml:space="preserve">(a) </w:t>
      </w:r>
      <w:r w:rsidRPr="00277A2A">
        <w:rPr>
          <w:rFonts w:eastAsiaTheme="minorEastAsia"/>
          <w:sz w:val="21"/>
          <w:szCs w:val="21"/>
          <w:lang w:eastAsia="zh-CN"/>
        </w:rPr>
        <w:t xml:space="preserve">Schematics of the optical paths for </w:t>
      </w:r>
      <w:r w:rsidRPr="00B43CD1">
        <w:rPr>
          <w:rFonts w:eastAsiaTheme="minorEastAsia"/>
          <w:sz w:val="21"/>
          <w:szCs w:val="21"/>
          <w:lang w:eastAsia="zh-CN"/>
        </w:rPr>
        <w:t>(i)</w:t>
      </w:r>
      <w:r w:rsidRPr="00277A2A">
        <w:rPr>
          <w:rFonts w:eastAsiaTheme="minorEastAsia"/>
          <w:sz w:val="21"/>
          <w:szCs w:val="21"/>
          <w:lang w:eastAsia="zh-CN"/>
        </w:rPr>
        <w:t xml:space="preserve"> reflective and </w:t>
      </w:r>
      <w:r w:rsidRPr="00B43CD1">
        <w:rPr>
          <w:rFonts w:eastAsiaTheme="minorEastAsia"/>
          <w:sz w:val="21"/>
          <w:szCs w:val="21"/>
          <w:lang w:eastAsia="zh-CN"/>
        </w:rPr>
        <w:t>(ii)</w:t>
      </w:r>
      <w:r w:rsidRPr="00277A2A">
        <w:rPr>
          <w:rFonts w:eastAsiaTheme="minorEastAsia"/>
          <w:sz w:val="21"/>
          <w:szCs w:val="21"/>
          <w:lang w:eastAsia="zh-CN"/>
        </w:rPr>
        <w:t xml:space="preserve"> transmissive modalities. </w:t>
      </w:r>
      <w:r w:rsidRPr="00544283">
        <w:rPr>
          <w:rFonts w:eastAsiaTheme="minorEastAsia"/>
          <w:sz w:val="21"/>
          <w:szCs w:val="21"/>
          <w:lang w:eastAsia="zh-CN"/>
        </w:rPr>
        <w:t xml:space="preserve">(b) Reconstructed surface reflectance of the 24-patch </w:t>
      </w:r>
      <w:r>
        <w:rPr>
          <w:rFonts w:eastAsiaTheme="minorEastAsia" w:hint="eastAsia"/>
          <w:sz w:val="21"/>
          <w:szCs w:val="21"/>
          <w:lang w:eastAsia="zh-CN"/>
        </w:rPr>
        <w:t xml:space="preserve">reflective </w:t>
      </w:r>
      <w:r>
        <w:rPr>
          <w:rFonts w:eastAsiaTheme="minorEastAsia"/>
          <w:sz w:val="21"/>
          <w:szCs w:val="21"/>
          <w:lang w:eastAsia="zh-CN"/>
        </w:rPr>
        <w:t>colorchecker</w:t>
      </w:r>
      <w:r>
        <w:rPr>
          <w:rFonts w:eastAsiaTheme="minorEastAsia" w:hint="eastAsia"/>
          <w:sz w:val="21"/>
          <w:szCs w:val="21"/>
          <w:lang w:eastAsia="zh-CN"/>
        </w:rPr>
        <w:t xml:space="preserve"> </w:t>
      </w:r>
      <w:r w:rsidRPr="001B4563">
        <w:rPr>
          <w:rFonts w:eastAsiaTheme="minorEastAsia"/>
          <w:sz w:val="21"/>
          <w:szCs w:val="21"/>
          <w:lang w:eastAsia="zh-CN"/>
        </w:rPr>
        <w:t>(odd-numbered patches from #1 to #23, indexed sequentially left-to-right, top-to-bottom)</w:t>
      </w:r>
      <w:r w:rsidRPr="00010620">
        <w:rPr>
          <w:rFonts w:eastAsiaTheme="minorEastAsia"/>
          <w:sz w:val="21"/>
          <w:szCs w:val="21"/>
          <w:lang w:eastAsia="zh-CN"/>
        </w:rPr>
        <w:t>.</w:t>
      </w:r>
      <w:r w:rsidRPr="00544283">
        <w:rPr>
          <w:rFonts w:eastAsiaTheme="minorEastAsia"/>
          <w:sz w:val="21"/>
          <w:szCs w:val="21"/>
          <w:lang w:eastAsia="zh-CN"/>
        </w:rPr>
        <w:t xml:space="preserve"> Open circles denote the OFE prediction (Pred.) against the ground truth (GT, dashed lines), yielding an average RMSE of 0.0422. Insets display the corresponding sRGB color renderings. (c) Reconstruction profiles of isolated 10 nm FWHM narrowband spectral peaks</w:t>
      </w:r>
      <w:r>
        <w:rPr>
          <w:rFonts w:eastAsiaTheme="minorEastAsia" w:hint="eastAsia"/>
          <w:sz w:val="21"/>
          <w:szCs w:val="21"/>
          <w:lang w:eastAsia="zh-CN"/>
        </w:rPr>
        <w:t>.</w:t>
      </w:r>
      <w:r w:rsidRPr="00FA371A" w:rsidDel="00C448DF">
        <w:rPr>
          <w:rFonts w:eastAsiaTheme="minorEastAsia"/>
          <w:b/>
          <w:bCs/>
          <w:sz w:val="21"/>
          <w:szCs w:val="21"/>
          <w:lang w:eastAsia="zh-CN"/>
        </w:rPr>
        <w:t xml:space="preserve"> </w:t>
      </w:r>
      <w:r w:rsidR="003229AA" w:rsidRPr="003C730D">
        <w:rPr>
          <w:rFonts w:eastAsiaTheme="minorEastAsia"/>
          <w:sz w:val="21"/>
          <w:szCs w:val="21"/>
          <w:lang w:eastAsia="zh-CN"/>
        </w:rPr>
        <w:t xml:space="preserve">In the experiment, the sampling time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oMath>
      <w:r w:rsidR="00BF028E">
        <w:rPr>
          <w:rFonts w:eastAsiaTheme="minorEastAsia" w:hint="eastAsia"/>
          <w:spacing w:val="0"/>
          <w:sz w:val="21"/>
          <w:szCs w:val="21"/>
          <w:lang w:eastAsia="zh-CN"/>
        </w:rPr>
        <w:t xml:space="preserve"> is </w:t>
      </w:r>
      <m:oMath>
        <m:r>
          <w:rPr>
            <w:rFonts w:ascii="Cambria Math" w:eastAsia="宋体" w:hAnsi="Cambria Math" w:cs="宋体"/>
            <w:spacing w:val="0"/>
            <w:sz w:val="21"/>
            <w:szCs w:val="21"/>
            <w:lang w:eastAsia="zh-CN"/>
          </w:rPr>
          <m:t xml:space="preserve">250 </m:t>
        </m:r>
        <m:r>
          <m:rPr>
            <m:sty m:val="p"/>
          </m:rPr>
          <w:rPr>
            <w:rFonts w:ascii="Cambria Math" w:eastAsia="宋体" w:hAnsi="Cambria Math" w:cs="宋体"/>
            <w:spacing w:val="0"/>
            <w:sz w:val="21"/>
            <w:szCs w:val="21"/>
            <w:lang w:eastAsia="zh-CN"/>
          </w:rPr>
          <m:t>μs</m:t>
        </m:r>
      </m:oMath>
      <w:r w:rsidR="003229AA" w:rsidRPr="003C730D">
        <w:rPr>
          <w:rFonts w:eastAsiaTheme="minorEastAsia"/>
          <w:sz w:val="21"/>
          <w:szCs w:val="21"/>
          <w:lang w:eastAsia="zh-CN"/>
        </w:rPr>
        <w:t>, the frequency carrier</w:t>
      </w:r>
      <w:r w:rsidR="001A6A37">
        <w:rPr>
          <w:rFonts w:eastAsiaTheme="minorEastAsia" w:hint="eastAsia"/>
          <w:sz w:val="21"/>
          <w:szCs w:val="21"/>
          <w:lang w:eastAsia="zh-CN"/>
        </w:rPr>
        <w:t>s</w:t>
      </w:r>
      <w:r w:rsidR="003229AA" w:rsidRPr="003C730D">
        <w:rPr>
          <w:rFonts w:eastAsiaTheme="minorEastAsia"/>
          <w:sz w:val="21"/>
          <w:szCs w:val="21"/>
          <w:lang w:eastAsia="zh-CN"/>
        </w:rPr>
        <w:t xml:space="preserve"> </w:t>
      </w:r>
      <w:r w:rsidR="001A6A37">
        <w:rPr>
          <w:rFonts w:eastAsiaTheme="minorEastAsia" w:hint="eastAsia"/>
          <w:sz w:val="21"/>
          <w:szCs w:val="21"/>
          <w:lang w:eastAsia="zh-CN"/>
        </w:rPr>
        <w:t>are</w:t>
      </w:r>
      <w:r w:rsidR="003229AA" w:rsidRPr="003C730D">
        <w:rPr>
          <w:rFonts w:eastAsiaTheme="minorEastAsia"/>
          <w:sz w:val="21"/>
          <w:szCs w:val="21"/>
          <w:lang w:eastAsia="zh-CN"/>
        </w:rPr>
        <w:t xml:space="preserve"> selected within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H</m:t>
            </m:r>
          </m:e>
          <m:sub>
            <m:r>
              <m:rPr>
                <m:nor/>
              </m:rPr>
              <w:rPr>
                <w:rFonts w:ascii="Cambria Math" w:eastAsia="宋体" w:hAnsi="Cambria Math" w:cs="宋体"/>
                <w:spacing w:val="0"/>
                <w:sz w:val="21"/>
                <w:szCs w:val="21"/>
                <w:lang w:eastAsia="zh-CN"/>
              </w:rPr>
              <m:t>opt</m:t>
            </m:r>
          </m:sub>
        </m:sSub>
        <m:r>
          <m:rPr>
            <m:sty m:val="p"/>
          </m:rPr>
          <w:rPr>
            <w:rFonts w:ascii="Cambria Math" w:eastAsia="宋体" w:hAnsi="Cambria Math" w:cs="宋体" w:hint="eastAsia"/>
            <w:spacing w:val="0"/>
            <w:sz w:val="21"/>
            <w:szCs w:val="21"/>
            <w:lang w:eastAsia="zh-CN"/>
          </w:rPr>
          <m:t>∈</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30,410</m:t>
            </m:r>
          </m:e>
        </m:d>
      </m:oMath>
      <w:r w:rsidR="003229AA" w:rsidRPr="003229AA">
        <w:rPr>
          <w:rFonts w:eastAsia="宋体" w:cs="宋体"/>
          <w:spacing w:val="0"/>
          <w:sz w:val="21"/>
          <w:szCs w:val="21"/>
          <w:lang w:eastAsia="zh-CN"/>
        </w:rPr>
        <w:t xml:space="preserve"> kHz</w:t>
      </w:r>
      <w:r w:rsidR="003229AA" w:rsidRPr="003C730D">
        <w:rPr>
          <w:rFonts w:eastAsiaTheme="minorEastAsia"/>
          <w:sz w:val="21"/>
          <w:szCs w:val="21"/>
          <w:lang w:eastAsia="zh-CN"/>
        </w:rPr>
        <w:t xml:space="preserve"> </w:t>
      </w:r>
      <w:r w:rsidR="0053338A">
        <w:rPr>
          <w:rFonts w:eastAsiaTheme="minorEastAsia" w:hint="eastAsia"/>
          <w:sz w:val="21"/>
          <w:szCs w:val="21"/>
          <w:lang w:eastAsia="zh-CN"/>
        </w:rPr>
        <w:t>under</w:t>
      </w:r>
      <w:r w:rsidR="003229AA" w:rsidRPr="003C730D">
        <w:rPr>
          <w:rFonts w:eastAsiaTheme="minorEastAsia"/>
          <w:sz w:val="21"/>
          <w:szCs w:val="21"/>
          <w:lang w:eastAsia="zh-CN"/>
        </w:rPr>
        <w:t xml:space="preserve"> </w:t>
      </w:r>
      <w:r w:rsidR="0053338A">
        <w:rPr>
          <w:rFonts w:eastAsia="宋体" w:cs="宋体" w:hint="eastAsia"/>
          <w:b/>
          <w:bCs/>
          <w:spacing w:val="0"/>
          <w:sz w:val="21"/>
          <w:szCs w:val="21"/>
          <w:lang w:eastAsia="zh-CN"/>
        </w:rPr>
        <w:t>Configuration</w:t>
      </w:r>
      <w:r w:rsidR="0053338A" w:rsidRPr="0053338A">
        <w:rPr>
          <w:rFonts w:eastAsia="宋体" w:cs="宋体" w:hint="eastAsia"/>
          <w:b/>
          <w:bCs/>
          <w:spacing w:val="0"/>
          <w:sz w:val="21"/>
          <w:szCs w:val="21"/>
          <w:lang w:eastAsia="zh-CN"/>
        </w:rPr>
        <w:t xml:space="preserve"> </w:t>
      </w:r>
      <w:r w:rsidR="003229AA" w:rsidRPr="0053338A">
        <w:rPr>
          <w:rFonts w:eastAsiaTheme="minorEastAsia"/>
          <w:b/>
          <w:bCs/>
          <w:sz w:val="21"/>
          <w:szCs w:val="21"/>
          <w:lang w:eastAsia="zh-CN"/>
        </w:rPr>
        <w:t>2</w:t>
      </w:r>
      <w:r w:rsidR="003229AA" w:rsidRPr="003C730D">
        <w:rPr>
          <w:rFonts w:eastAsiaTheme="minorEastAsia"/>
          <w:sz w:val="21"/>
          <w:szCs w:val="21"/>
          <w:lang w:eastAsia="zh-CN"/>
        </w:rPr>
        <w:t>.</w:t>
      </w:r>
    </w:p>
    <w:p w14:paraId="145F1D7F" w14:textId="40A388F2" w:rsidR="00CD7FBE" w:rsidRPr="00331C6B" w:rsidRDefault="00CD7FBE" w:rsidP="00331C6B">
      <w:pPr>
        <w:ind w:firstLine="420"/>
        <w:jc w:val="both"/>
        <w:rPr>
          <w:rFonts w:eastAsia="宋体" w:cs="宋体"/>
          <w:spacing w:val="0"/>
          <w:sz w:val="21"/>
          <w:szCs w:val="21"/>
          <w:lang w:eastAsia="zh-CN"/>
        </w:rPr>
      </w:pPr>
      <w:r w:rsidRPr="00CD7FBE">
        <w:rPr>
          <w:rFonts w:eastAsia="宋体" w:cs="宋体"/>
          <w:spacing w:val="0"/>
          <w:sz w:val="21"/>
          <w:szCs w:val="21"/>
          <w:lang w:eastAsia="zh-CN"/>
        </w:rPr>
        <w:t xml:space="preserve">Figure 3(b) demonstrates the recovery of continuous broadband envelopes from a 24-patch </w:t>
      </w:r>
      <w:r w:rsidR="00AE784D">
        <w:rPr>
          <w:rFonts w:eastAsia="宋体" w:cs="宋体" w:hint="eastAsia"/>
          <w:spacing w:val="0"/>
          <w:sz w:val="21"/>
          <w:szCs w:val="21"/>
          <w:lang w:eastAsia="zh-CN"/>
        </w:rPr>
        <w:t xml:space="preserve">reflective </w:t>
      </w:r>
      <w:r w:rsidR="00396811">
        <w:rPr>
          <w:rFonts w:eastAsia="宋体" w:cs="宋体"/>
          <w:spacing w:val="0"/>
          <w:sz w:val="21"/>
          <w:szCs w:val="21"/>
          <w:lang w:eastAsia="zh-CN"/>
        </w:rPr>
        <w:t>colorchecker</w:t>
      </w:r>
      <w:r w:rsidR="0006527B">
        <w:rPr>
          <w:rFonts w:eastAsia="宋体" w:cs="宋体" w:hint="eastAsia"/>
          <w:spacing w:val="0"/>
          <w:sz w:val="21"/>
          <w:szCs w:val="21"/>
          <w:lang w:eastAsia="zh-CN"/>
        </w:rPr>
        <w:t xml:space="preserve"> </w:t>
      </w:r>
      <w:r w:rsidR="0006527B" w:rsidRPr="00CD7FBE">
        <w:rPr>
          <w:rFonts w:eastAsia="宋体" w:cs="宋体"/>
          <w:spacing w:val="0"/>
          <w:sz w:val="21"/>
          <w:szCs w:val="21"/>
          <w:lang w:eastAsia="zh-CN"/>
        </w:rPr>
        <w:t xml:space="preserve">under </w:t>
      </w:r>
      <w:r w:rsidR="0006527B">
        <w:rPr>
          <w:rFonts w:eastAsia="宋体" w:cs="宋体" w:hint="eastAsia"/>
          <w:spacing w:val="0"/>
          <w:sz w:val="21"/>
          <w:szCs w:val="21"/>
          <w:lang w:eastAsia="zh-CN"/>
        </w:rPr>
        <w:t>reflective mode (Fig. 3a (i))</w:t>
      </w:r>
      <w:r w:rsidRPr="00CD7FBE">
        <w:rPr>
          <w:rFonts w:eastAsia="宋体" w:cs="宋体"/>
          <w:spacing w:val="0"/>
          <w:sz w:val="21"/>
          <w:szCs w:val="21"/>
          <w:lang w:eastAsia="zh-CN"/>
        </w:rPr>
        <w:t xml:space="preserve">. The system yields a mean RMSE of </w:t>
      </w:r>
      <w:r w:rsidRPr="00CD7FBE">
        <w:rPr>
          <w:rFonts w:eastAsia="宋体" w:cs="宋体"/>
          <w:spacing w:val="0"/>
          <w:sz w:val="21"/>
          <w:szCs w:val="21"/>
          <w:lang w:eastAsia="zh-CN"/>
        </w:rPr>
        <w:lastRenderedPageBreak/>
        <w:t>0.0422, which translates into consistent sRGB colorimetric reproduction</w:t>
      </w:r>
      <w:r w:rsidR="0053779F">
        <w:rPr>
          <w:rFonts w:eastAsia="宋体" w:cs="宋体" w:hint="eastAsia"/>
          <w:spacing w:val="0"/>
          <w:sz w:val="21"/>
          <w:szCs w:val="21"/>
          <w:lang w:eastAsia="zh-CN"/>
        </w:rPr>
        <w:t xml:space="preserve"> (inset)</w:t>
      </w:r>
      <w:r w:rsidRPr="00CD7FBE">
        <w:rPr>
          <w:rFonts w:eastAsia="宋体" w:cs="宋体"/>
          <w:spacing w:val="0"/>
          <w:sz w:val="21"/>
          <w:szCs w:val="21"/>
          <w:lang w:eastAsia="zh-CN"/>
        </w:rPr>
        <w:t xml:space="preserve">. Figure 3(c) validates the recovery of isolated 10 nm </w:t>
      </w:r>
      <w:r w:rsidR="00C043C1" w:rsidRPr="00C043C1">
        <w:rPr>
          <w:rFonts w:eastAsia="宋体" w:cs="宋体"/>
          <w:spacing w:val="0"/>
          <w:sz w:val="21"/>
          <w:szCs w:val="21"/>
          <w:lang w:eastAsia="zh-CN"/>
        </w:rPr>
        <w:t xml:space="preserve">full width at half maximum </w:t>
      </w:r>
      <w:r w:rsidR="00C043C1">
        <w:rPr>
          <w:rFonts w:eastAsia="宋体" w:cs="宋体" w:hint="eastAsia"/>
          <w:spacing w:val="0"/>
          <w:sz w:val="21"/>
          <w:szCs w:val="21"/>
          <w:lang w:eastAsia="zh-CN"/>
        </w:rPr>
        <w:t>(</w:t>
      </w:r>
      <w:r w:rsidRPr="00CD7FBE">
        <w:rPr>
          <w:rFonts w:eastAsia="宋体" w:cs="宋体"/>
          <w:spacing w:val="0"/>
          <w:sz w:val="21"/>
          <w:szCs w:val="21"/>
          <w:lang w:eastAsia="zh-CN"/>
        </w:rPr>
        <w:t>FWHM</w:t>
      </w:r>
      <w:r w:rsidR="00C043C1">
        <w:rPr>
          <w:rFonts w:eastAsia="宋体" w:cs="宋体" w:hint="eastAsia"/>
          <w:spacing w:val="0"/>
          <w:sz w:val="21"/>
          <w:szCs w:val="21"/>
          <w:lang w:eastAsia="zh-CN"/>
        </w:rPr>
        <w:t>)</w:t>
      </w:r>
      <w:r w:rsidRPr="00CD7FBE">
        <w:rPr>
          <w:rFonts w:eastAsia="宋体" w:cs="宋体"/>
          <w:spacing w:val="0"/>
          <w:sz w:val="21"/>
          <w:szCs w:val="21"/>
          <w:lang w:eastAsia="zh-CN"/>
        </w:rPr>
        <w:t xml:space="preserve"> narrowband filters</w:t>
      </w:r>
      <w:r w:rsidR="0006527B">
        <w:rPr>
          <w:rFonts w:eastAsia="宋体" w:cs="宋体" w:hint="eastAsia"/>
          <w:spacing w:val="0"/>
          <w:sz w:val="21"/>
          <w:szCs w:val="21"/>
          <w:lang w:eastAsia="zh-CN"/>
        </w:rPr>
        <w:t xml:space="preserve"> in transmissive mode (Fig. 3a (ii))</w:t>
      </w:r>
      <w:r w:rsidRPr="00CD7FBE">
        <w:rPr>
          <w:rFonts w:eastAsia="宋体" w:cs="宋体"/>
          <w:spacing w:val="0"/>
          <w:sz w:val="21"/>
          <w:szCs w:val="21"/>
          <w:lang w:eastAsia="zh-CN"/>
        </w:rPr>
        <w:t>. The extracted spectral vectors resolve these sharp peaks, preserving the physically discontinuous features</w:t>
      </w:r>
      <w:r w:rsidR="00D43A71">
        <w:rPr>
          <w:rFonts w:eastAsia="宋体" w:cs="宋体" w:hint="eastAsia"/>
          <w:spacing w:val="0"/>
          <w:sz w:val="21"/>
          <w:szCs w:val="21"/>
          <w:lang w:eastAsia="zh-CN"/>
        </w:rPr>
        <w:t>.</w:t>
      </w:r>
      <w:r w:rsidR="0053779F">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While the large discrepancy at some peaks may be due to the limited number</w:t>
      </w:r>
      <w:r w:rsidR="001D0E93">
        <w:rPr>
          <w:rFonts w:eastAsia="宋体" w:cs="宋体" w:hint="eastAsia"/>
          <w:spacing w:val="0"/>
          <w:sz w:val="21"/>
          <w:szCs w:val="21"/>
          <w:lang w:eastAsia="zh-CN"/>
        </w:rPr>
        <w:t xml:space="preserve"> of spectra basis functions</w:t>
      </w:r>
      <w:r w:rsidR="00CF708E">
        <w:rPr>
          <w:rFonts w:eastAsia="宋体" w:cs="宋体" w:hint="eastAsia"/>
          <w:spacing w:val="0"/>
          <w:sz w:val="21"/>
          <w:szCs w:val="21"/>
          <w:lang w:eastAsia="zh-CN"/>
        </w:rPr>
        <w:t xml:space="preserve"> </w:t>
      </w:r>
      <w:r w:rsidR="00C769A1" w:rsidRPr="00C769A1">
        <w:rPr>
          <w:rFonts w:eastAsia="宋体" w:cs="宋体"/>
          <w:spacing w:val="0"/>
          <w:sz w:val="21"/>
          <w:szCs w:val="21"/>
          <w:lang w:eastAsia="zh-CN"/>
        </w:rPr>
        <w:t>(</w:t>
      </w:r>
      <m:oMath>
        <m:r>
          <w:rPr>
            <w:rFonts w:ascii="Cambria Math" w:eastAsia="宋体" w:hAnsi="Cambria Math" w:cs="宋体"/>
            <w:spacing w:val="0"/>
            <w:sz w:val="21"/>
            <w:szCs w:val="21"/>
            <w:lang w:eastAsia="zh-CN"/>
          </w:rPr>
          <m:t>K=12</m:t>
        </m:r>
      </m:oMath>
      <w:r w:rsidR="00C769A1" w:rsidRPr="00C769A1">
        <w:rPr>
          <w:rFonts w:eastAsia="宋体" w:cs="宋体"/>
          <w:spacing w:val="0"/>
          <w:sz w:val="21"/>
          <w:szCs w:val="21"/>
          <w:lang w:eastAsia="zh-CN"/>
        </w:rPr>
        <w:t>) whose overlapping spectral responses render the inverse problem locally ill-conditioned, biasing reconstructed energy toward spectrally denser regions.</w:t>
      </w:r>
      <w:r w:rsidR="00C769A1" w:rsidRPr="00C769A1" w:rsidDel="00C769A1">
        <w:rPr>
          <w:rFonts w:eastAsia="宋体" w:cs="宋体" w:hint="eastAsia"/>
          <w:spacing w:val="0"/>
          <w:sz w:val="21"/>
          <w:szCs w:val="21"/>
          <w:lang w:eastAsia="zh-CN"/>
        </w:rPr>
        <w:t xml:space="preserve"> </w:t>
      </w:r>
    </w:p>
    <w:p w14:paraId="5E6B9E9B" w14:textId="4388B804" w:rsidR="00150923" w:rsidRDefault="00C448DF" w:rsidP="00150923">
      <w:pPr>
        <w:ind w:firstLineChars="50" w:firstLine="105"/>
        <w:jc w:val="both"/>
        <w:rPr>
          <w:rFonts w:eastAsia="宋体" w:cs="宋体"/>
          <w:spacing w:val="0"/>
          <w:sz w:val="21"/>
          <w:szCs w:val="21"/>
          <w:lang w:eastAsia="zh-CN"/>
        </w:rPr>
      </w:pPr>
      <w:r>
        <w:rPr>
          <w:rFonts w:eastAsia="宋体" w:cs="宋体"/>
          <w:spacing w:val="0"/>
          <w:sz w:val="21"/>
          <w:szCs w:val="21"/>
          <w:lang w:eastAsia="zh-CN"/>
        </w:rPr>
        <w:tab/>
      </w:r>
      <w:r w:rsidR="00B14192">
        <w:rPr>
          <w:rFonts w:eastAsia="宋体" w:cs="宋体" w:hint="eastAsia"/>
          <w:spacing w:val="0"/>
          <w:sz w:val="21"/>
          <w:szCs w:val="21"/>
          <w:lang w:eastAsia="zh-CN"/>
        </w:rPr>
        <w:t xml:space="preserve">Furthermore, </w:t>
      </w:r>
      <w:r w:rsidR="00A9631B" w:rsidRPr="00A9631B">
        <w:rPr>
          <w:rFonts w:eastAsia="宋体" w:cs="宋体"/>
          <w:spacing w:val="0"/>
          <w:sz w:val="21"/>
          <w:szCs w:val="21"/>
          <w:lang w:eastAsia="zh-CN"/>
        </w:rPr>
        <w:t>we introduce a 50 kHz switched-mode power supply (SMPS) noise source</w:t>
      </w:r>
      <w:r w:rsidR="00B14192">
        <w:rPr>
          <w:rFonts w:eastAsia="宋体" w:cs="宋体" w:hint="eastAsia"/>
          <w:spacing w:val="0"/>
          <w:sz w:val="21"/>
          <w:szCs w:val="21"/>
          <w:lang w:eastAsia="zh-CN"/>
        </w:rPr>
        <w:t xml:space="preserve"> t</w:t>
      </w:r>
      <w:r w:rsidR="00B14192" w:rsidRPr="00A9631B">
        <w:rPr>
          <w:rFonts w:eastAsia="宋体" w:cs="宋体"/>
          <w:spacing w:val="0"/>
          <w:sz w:val="21"/>
          <w:szCs w:val="21"/>
          <w:lang w:eastAsia="zh-CN"/>
        </w:rPr>
        <w:t xml:space="preserve">o evaluate </w:t>
      </w:r>
      <w:r w:rsidR="00B14192">
        <w:rPr>
          <w:rFonts w:eastAsia="宋体" w:cs="宋体" w:hint="eastAsia"/>
          <w:spacing w:val="0"/>
          <w:sz w:val="21"/>
          <w:szCs w:val="21"/>
          <w:lang w:eastAsia="zh-CN"/>
        </w:rPr>
        <w:t xml:space="preserve">its </w:t>
      </w:r>
      <w:r w:rsidR="00A93050">
        <w:rPr>
          <w:rFonts w:eastAsia="宋体" w:cs="宋体" w:hint="eastAsia"/>
          <w:spacing w:val="0"/>
          <w:sz w:val="21"/>
          <w:szCs w:val="21"/>
          <w:lang w:eastAsia="zh-CN"/>
        </w:rPr>
        <w:t>o</w:t>
      </w:r>
      <w:r w:rsidR="00A93050" w:rsidRPr="009C71D0">
        <w:rPr>
          <w:rFonts w:eastAsia="宋体" w:cs="宋体"/>
          <w:spacing w:val="0"/>
          <w:sz w:val="21"/>
          <w:szCs w:val="21"/>
          <w:lang w:eastAsia="zh-CN"/>
        </w:rPr>
        <w:t xml:space="preserve">rthogonal </w:t>
      </w:r>
      <w:r w:rsidR="00A93050">
        <w:rPr>
          <w:rFonts w:eastAsia="宋体" w:cs="宋体" w:hint="eastAsia"/>
          <w:spacing w:val="0"/>
          <w:sz w:val="21"/>
          <w:szCs w:val="21"/>
          <w:lang w:eastAsia="zh-CN"/>
        </w:rPr>
        <w:t>i</w:t>
      </w:r>
      <w:r w:rsidR="00A93050" w:rsidRPr="009C71D0">
        <w:rPr>
          <w:rFonts w:eastAsia="宋体" w:cs="宋体"/>
          <w:spacing w:val="0"/>
          <w:sz w:val="21"/>
          <w:szCs w:val="21"/>
          <w:lang w:eastAsia="zh-CN"/>
        </w:rPr>
        <w:t xml:space="preserve">nterference </w:t>
      </w:r>
      <w:r w:rsidR="00A93050">
        <w:rPr>
          <w:rFonts w:eastAsia="宋体" w:cs="宋体" w:hint="eastAsia"/>
          <w:spacing w:val="0"/>
          <w:sz w:val="21"/>
          <w:szCs w:val="21"/>
          <w:lang w:eastAsia="zh-CN"/>
        </w:rPr>
        <w:t>i</w:t>
      </w:r>
      <w:r w:rsidR="00A93050" w:rsidRPr="009C71D0">
        <w:rPr>
          <w:rFonts w:eastAsia="宋体" w:cs="宋体"/>
          <w:spacing w:val="0"/>
          <w:sz w:val="21"/>
          <w:szCs w:val="21"/>
          <w:lang w:eastAsia="zh-CN"/>
        </w:rPr>
        <w:t>mmunit</w:t>
      </w:r>
      <w:r w:rsidR="00A93050">
        <w:rPr>
          <w:rFonts w:eastAsia="宋体" w:cs="宋体" w:hint="eastAsia"/>
          <w:spacing w:val="0"/>
          <w:sz w:val="21"/>
          <w:szCs w:val="21"/>
          <w:lang w:eastAsia="zh-CN"/>
        </w:rPr>
        <w:t>y</w:t>
      </w:r>
      <w:r w:rsidR="00B14192">
        <w:rPr>
          <w:rFonts w:eastAsia="宋体" w:cs="宋体" w:hint="eastAsia"/>
          <w:spacing w:val="0"/>
          <w:sz w:val="21"/>
          <w:szCs w:val="21"/>
          <w:lang w:eastAsia="zh-CN"/>
        </w:rPr>
        <w:t xml:space="preserve"> </w:t>
      </w:r>
      <w:r w:rsidR="003D022F">
        <w:rPr>
          <w:rFonts w:eastAsia="宋体" w:cs="宋体"/>
          <w:spacing w:val="0"/>
          <w:sz w:val="21"/>
          <w:szCs w:val="21"/>
          <w:lang w:eastAsia="zh-CN"/>
        </w:rPr>
        <w:t>advantage</w:t>
      </w:r>
      <w:r w:rsidR="003D022F">
        <w:rPr>
          <w:rFonts w:eastAsia="宋体" w:cs="宋体" w:hint="eastAsia"/>
          <w:spacing w:val="0"/>
          <w:sz w:val="21"/>
          <w:szCs w:val="21"/>
          <w:lang w:eastAsia="zh-CN"/>
        </w:rPr>
        <w:t xml:space="preserve"> with the setup shown in Figure 3a</w:t>
      </w:r>
      <w:r w:rsidR="000B5DFC">
        <w:rPr>
          <w:rFonts w:eastAsia="宋体" w:cs="宋体" w:hint="eastAsia"/>
          <w:spacing w:val="0"/>
          <w:sz w:val="21"/>
          <w:szCs w:val="21"/>
          <w:lang w:eastAsia="zh-CN"/>
        </w:rPr>
        <w:t>(</w:t>
      </w:r>
      <w:r w:rsidR="003D022F">
        <w:rPr>
          <w:rFonts w:eastAsia="宋体" w:cs="宋体" w:hint="eastAsia"/>
          <w:spacing w:val="0"/>
          <w:sz w:val="21"/>
          <w:szCs w:val="21"/>
          <w:lang w:eastAsia="zh-CN"/>
        </w:rPr>
        <w:t>ii</w:t>
      </w:r>
      <w:r w:rsidR="000B5DFC">
        <w:rPr>
          <w:rFonts w:eastAsia="宋体" w:cs="宋体" w:hint="eastAsia"/>
          <w:spacing w:val="0"/>
          <w:sz w:val="21"/>
          <w:szCs w:val="21"/>
          <w:lang w:eastAsia="zh-CN"/>
        </w:rPr>
        <w:t>)</w:t>
      </w:r>
      <w:r w:rsidR="00A9631B" w:rsidRPr="00A9631B">
        <w:rPr>
          <w:rFonts w:eastAsia="宋体" w:cs="宋体"/>
          <w:spacing w:val="0"/>
          <w:sz w:val="21"/>
          <w:szCs w:val="21"/>
          <w:lang w:eastAsia="zh-CN"/>
        </w:rPr>
        <w:t xml:space="preserve">. </w:t>
      </w:r>
      <w:r w:rsidR="00617858" w:rsidRPr="00617858">
        <w:rPr>
          <w:rFonts w:eastAsia="宋体" w:cs="宋体"/>
          <w:spacing w:val="0"/>
          <w:sz w:val="21"/>
          <w:szCs w:val="21"/>
          <w:lang w:eastAsia="zh-CN"/>
        </w:rPr>
        <w:t>Patch #15 (</w:t>
      </w:r>
      <w:r w:rsidR="00617858">
        <w:rPr>
          <w:rFonts w:eastAsia="宋体" w:cs="宋体" w:hint="eastAsia"/>
          <w:spacing w:val="0"/>
          <w:sz w:val="21"/>
          <w:szCs w:val="21"/>
          <w:lang w:eastAsia="zh-CN"/>
        </w:rPr>
        <w:t>r</w:t>
      </w:r>
      <w:r w:rsidR="00617858" w:rsidRPr="00617858">
        <w:rPr>
          <w:rFonts w:eastAsia="宋体" w:cs="宋体"/>
          <w:spacing w:val="0"/>
          <w:sz w:val="21"/>
          <w:szCs w:val="21"/>
          <w:lang w:eastAsia="zh-CN"/>
        </w:rPr>
        <w:t xml:space="preserve">ed) of a transmissive </w:t>
      </w:r>
      <w:r w:rsidR="00617858">
        <w:rPr>
          <w:rFonts w:eastAsia="宋体" w:cs="宋体" w:hint="eastAsia"/>
          <w:spacing w:val="0"/>
          <w:sz w:val="21"/>
          <w:szCs w:val="21"/>
          <w:lang w:eastAsia="zh-CN"/>
        </w:rPr>
        <w:t>c</w:t>
      </w:r>
      <w:r w:rsidR="00617858" w:rsidRPr="00617858">
        <w:rPr>
          <w:rFonts w:eastAsia="宋体" w:cs="宋体"/>
          <w:spacing w:val="0"/>
          <w:sz w:val="21"/>
          <w:szCs w:val="21"/>
          <w:lang w:eastAsia="zh-CN"/>
        </w:rPr>
        <w:t>olor</w:t>
      </w:r>
      <w:r w:rsidR="00617858">
        <w:rPr>
          <w:rFonts w:eastAsia="宋体" w:cs="宋体" w:hint="eastAsia"/>
          <w:spacing w:val="0"/>
          <w:sz w:val="21"/>
          <w:szCs w:val="21"/>
          <w:lang w:eastAsia="zh-CN"/>
        </w:rPr>
        <w:t>c</w:t>
      </w:r>
      <w:r w:rsidR="00617858" w:rsidRPr="00617858">
        <w:rPr>
          <w:rFonts w:eastAsia="宋体" w:cs="宋体"/>
          <w:spacing w:val="0"/>
          <w:sz w:val="21"/>
          <w:szCs w:val="21"/>
          <w:lang w:eastAsia="zh-CN"/>
        </w:rPr>
        <w:t xml:space="preserve">hecker is employed as a representative </w:t>
      </w:r>
      <w:r w:rsidR="002D2DC3">
        <w:rPr>
          <w:rFonts w:eastAsia="宋体" w:cs="宋体" w:hint="eastAsia"/>
          <w:spacing w:val="0"/>
          <w:sz w:val="21"/>
          <w:szCs w:val="21"/>
          <w:lang w:eastAsia="zh-CN"/>
        </w:rPr>
        <w:t>sample</w:t>
      </w:r>
      <w:r w:rsidR="00617858" w:rsidRPr="00617858">
        <w:rPr>
          <w:rFonts w:eastAsia="宋体" w:cs="宋体"/>
          <w:spacing w:val="0"/>
          <w:sz w:val="21"/>
          <w:szCs w:val="21"/>
          <w:lang w:eastAsia="zh-CN"/>
        </w:rPr>
        <w:t>.</w:t>
      </w:r>
      <w:r w:rsidR="00617858">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 xml:space="preserve">As depicted in the frequency-domain analysis (Figure 4d), the SMPS injects deterministic harmonics that </w:t>
      </w:r>
      <w:r w:rsidR="00BB434A" w:rsidRPr="00BB434A">
        <w:rPr>
          <w:rFonts w:eastAsia="宋体" w:cs="宋体"/>
          <w:spacing w:val="0"/>
          <w:sz w:val="21"/>
          <w:szCs w:val="21"/>
          <w:lang w:eastAsia="zh-CN"/>
        </w:rPr>
        <w:t xml:space="preserve">constitute the primary components </w:t>
      </w:r>
      <w:r w:rsidR="00150923" w:rsidRPr="00150923">
        <w:rPr>
          <w:rFonts w:eastAsia="宋体" w:cs="宋体"/>
          <w:spacing w:val="0"/>
          <w:sz w:val="21"/>
          <w:szCs w:val="21"/>
          <w:lang w:eastAsia="zh-CN"/>
        </w:rPr>
        <w:t>spectrum up to approximately 350 kHz. To evade this noise, we shift all OFE carriers</w:t>
      </w:r>
      <w:r w:rsidR="00581D2C" w:rsidRPr="00581D2C">
        <w:rPr>
          <w:rFonts w:eastAsia="宋体" w:cs="宋体"/>
          <w:spacing w:val="0"/>
          <w:sz w:val="21"/>
          <w:szCs w:val="21"/>
          <w:lang w:eastAsia="zh-CN"/>
        </w:rPr>
        <w:t xml:space="preserve">, </w:t>
      </w:r>
      <w:r w:rsidR="00581D2C" w:rsidRPr="001B4563">
        <w:rPr>
          <w:rFonts w:eastAsia="宋体" w:cs="宋体"/>
          <w:spacing w:val="0"/>
          <w:sz w:val="21"/>
          <w:szCs w:val="21"/>
          <w:lang w:eastAsia="zh-CN"/>
        </w:rPr>
        <w:t>spaced at 10 kHz intervals</w:t>
      </w:r>
      <w:r w:rsidR="00581D2C" w:rsidRPr="00581D2C">
        <w:rPr>
          <w:rFonts w:eastAsia="宋体" w:cs="宋体"/>
          <w:spacing w:val="0"/>
          <w:sz w:val="21"/>
          <w:szCs w:val="21"/>
          <w:lang w:eastAsia="zh-CN"/>
        </w:rPr>
        <w:t>,</w:t>
      </w:r>
      <w:r w:rsidR="00581D2C">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 xml:space="preserve">into the higher 380–490 kHz band </w:t>
      </w:r>
      <w:r w:rsidR="0053338A">
        <w:rPr>
          <w:rFonts w:eastAsia="宋体" w:cs="宋体" w:hint="eastAsia"/>
          <w:spacing w:val="0"/>
          <w:sz w:val="21"/>
          <w:szCs w:val="21"/>
          <w:lang w:eastAsia="zh-CN"/>
        </w:rPr>
        <w:t>under</w:t>
      </w:r>
      <w:r w:rsidR="0060293F" w:rsidRPr="00150923">
        <w:rPr>
          <w:rFonts w:eastAsia="宋体" w:cs="宋体"/>
          <w:spacing w:val="0"/>
          <w:sz w:val="21"/>
          <w:szCs w:val="21"/>
          <w:lang w:eastAsia="zh-CN"/>
        </w:rPr>
        <w:t xml:space="preserve"> </w:t>
      </w:r>
      <w:r w:rsidR="0053338A" w:rsidRPr="003C730D">
        <w:rPr>
          <w:rFonts w:eastAsia="宋体" w:cs="宋体"/>
          <w:b/>
          <w:bCs/>
          <w:spacing w:val="0"/>
          <w:sz w:val="21"/>
          <w:szCs w:val="21"/>
          <w:lang w:eastAsia="zh-CN"/>
        </w:rPr>
        <w:t>C</w:t>
      </w:r>
      <w:r w:rsidR="0060293F" w:rsidRPr="003C730D">
        <w:rPr>
          <w:rFonts w:eastAsia="宋体" w:cs="宋体"/>
          <w:b/>
          <w:bCs/>
          <w:spacing w:val="0"/>
          <w:sz w:val="21"/>
          <w:szCs w:val="21"/>
          <w:lang w:eastAsia="zh-CN"/>
        </w:rPr>
        <w:t>onfiguration 1</w:t>
      </w:r>
      <w:r w:rsidR="0060293F">
        <w:rPr>
          <w:rFonts w:eastAsia="宋体" w:cs="宋体" w:hint="eastAsia"/>
          <w:spacing w:val="0"/>
          <w:sz w:val="21"/>
          <w:szCs w:val="21"/>
          <w:lang w:eastAsia="zh-CN"/>
        </w:rPr>
        <w:t xml:space="preserve"> </w:t>
      </w:r>
      <w:r w:rsidR="00150923" w:rsidRPr="00150923">
        <w:rPr>
          <w:rFonts w:eastAsia="宋体" w:cs="宋体"/>
          <w:spacing w:val="0"/>
          <w:sz w:val="21"/>
          <w:szCs w:val="21"/>
          <w:lang w:eastAsia="zh-CN"/>
        </w:rPr>
        <w:t xml:space="preserve">(Fig. 4c). </w:t>
      </w:r>
      <w:r w:rsidR="004109DE">
        <w:rPr>
          <w:rFonts w:eastAsia="宋体" w:cs="宋体" w:hint="eastAsia"/>
          <w:spacing w:val="0"/>
          <w:sz w:val="21"/>
          <w:szCs w:val="21"/>
          <w:lang w:eastAsia="zh-CN"/>
        </w:rPr>
        <w:t>A</w:t>
      </w:r>
      <w:r w:rsidR="00150923" w:rsidRPr="00150923">
        <w:rPr>
          <w:rFonts w:eastAsia="宋体" w:cs="宋体"/>
          <w:spacing w:val="0"/>
          <w:sz w:val="21"/>
          <w:szCs w:val="21"/>
          <w:lang w:eastAsia="zh-CN"/>
        </w:rPr>
        <w:t xml:space="preserve">s dictated by the empirical benchmark (Fig. S4 </w:t>
      </w:r>
      <w:r w:rsidR="00150923" w:rsidRPr="00BB1093">
        <w:rPr>
          <w:rFonts w:eastAsia="宋体" w:cs="宋体"/>
          <w:spacing w:val="0"/>
          <w:sz w:val="21"/>
          <w:szCs w:val="21"/>
          <w:lang w:eastAsia="zh-CN"/>
          <w:rPrChange w:id="116" w:author="yj zeng" w:date="2026-04-02T09:08:00Z" w16du:dateUtc="2026-04-02T01:08:00Z">
            <w:rPr>
              <w:rFonts w:eastAsia="宋体" w:cs="宋体"/>
              <w:spacing w:val="0"/>
              <w:sz w:val="21"/>
              <w:szCs w:val="21"/>
              <w:highlight w:val="yellow"/>
              <w:lang w:eastAsia="zh-CN"/>
            </w:rPr>
          </w:rPrChange>
        </w:rPr>
        <w:t>in Supplement Section</w:t>
      </w:r>
      <w:r w:rsidR="00150923" w:rsidRPr="00150923">
        <w:rPr>
          <w:rFonts w:eastAsia="宋体" w:cs="宋体"/>
          <w:spacing w:val="0"/>
          <w:sz w:val="21"/>
          <w:szCs w:val="21"/>
          <w:lang w:eastAsia="zh-CN"/>
        </w:rPr>
        <w:t xml:space="preserve"> 9), </w:t>
      </w:r>
      <w:r w:rsidR="0053338A">
        <w:rPr>
          <w:rFonts w:eastAsia="宋体" w:cs="宋体" w:hint="eastAsia"/>
          <w:spacing w:val="0"/>
          <w:sz w:val="21"/>
          <w:szCs w:val="21"/>
          <w:lang w:eastAsia="zh-CN"/>
        </w:rPr>
        <w:t>a longer sampling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=1000 </m:t>
        </m:r>
        <m:r>
          <m:rPr>
            <m:sty m:val="p"/>
          </m:rPr>
          <w:rPr>
            <w:rFonts w:ascii="Cambria Math" w:eastAsiaTheme="minorEastAsia" w:hAnsi="Cambria Math"/>
            <w:sz w:val="21"/>
            <w:szCs w:val="21"/>
            <w:lang w:eastAsia="zh-CN"/>
          </w:rPr>
          <m:t>μ</m:t>
        </m:r>
      </m:oMath>
      <w:r w:rsidR="0053338A" w:rsidRPr="00150923">
        <w:rPr>
          <w:rFonts w:eastAsia="宋体" w:cs="宋体"/>
          <w:spacing w:val="0"/>
          <w:sz w:val="21"/>
          <w:szCs w:val="21"/>
          <w:lang w:eastAsia="zh-CN"/>
        </w:rPr>
        <w:t>s</w:t>
      </w:r>
      <w:r w:rsidR="0053338A">
        <w:rPr>
          <w:rFonts w:eastAsia="宋体" w:cs="宋体" w:hint="eastAsia"/>
          <w:spacing w:val="0"/>
          <w:sz w:val="21"/>
          <w:szCs w:val="21"/>
          <w:lang w:eastAsia="zh-CN"/>
        </w:rPr>
        <w:t>) is needed to distinguish each frequency carrier.</w:t>
      </w:r>
    </w:p>
    <w:p w14:paraId="796B4B23" w14:textId="0566E1AF" w:rsidR="00CB7FD4" w:rsidRPr="00231EA3" w:rsidRDefault="00C002E4" w:rsidP="00CB7FD4">
      <w:pPr>
        <w:jc w:val="center"/>
        <w:rPr>
          <w:rFonts w:eastAsia="宋体" w:cs="宋体"/>
          <w:spacing w:val="0"/>
          <w:sz w:val="21"/>
          <w:szCs w:val="21"/>
          <w:lang w:eastAsia="zh-CN"/>
        </w:rPr>
      </w:pPr>
      <w:ins w:id="117" w:author="yj zeng" w:date="2026-04-02T09:26:00Z" w16du:dateUtc="2026-04-02T01:26:00Z">
        <w:r>
          <w:rPr>
            <w:rFonts w:eastAsia="宋体" w:cs="宋体"/>
            <w:noProof/>
            <w:spacing w:val="0"/>
            <w:sz w:val="21"/>
            <w:szCs w:val="21"/>
            <w:lang w:eastAsia="zh-CN"/>
          </w:rPr>
          <w:drawing>
            <wp:inline distT="0" distB="0" distL="0" distR="0" wp14:anchorId="56EC9CB6" wp14:editId="2784B0C7">
              <wp:extent cx="5220000" cy="3076318"/>
              <wp:effectExtent l="0" t="0" r="0" b="0"/>
              <wp:docPr id="83879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90564" name="图片 838790564"/>
                      <pic:cNvPicPr/>
                    </pic:nvPicPr>
                    <pic:blipFill>
                      <a:blip r:embed="rId15"/>
                      <a:stretch>
                        <a:fillRect/>
                      </a:stretch>
                    </pic:blipFill>
                    <pic:spPr>
                      <a:xfrm>
                        <a:off x="0" y="0"/>
                        <a:ext cx="5220000" cy="3076318"/>
                      </a:xfrm>
                      <a:prstGeom prst="rect">
                        <a:avLst/>
                      </a:prstGeom>
                    </pic:spPr>
                  </pic:pic>
                </a:graphicData>
              </a:graphic>
            </wp:inline>
          </w:drawing>
        </w:r>
      </w:ins>
      <w:commentRangeStart w:id="118"/>
      <w:del w:id="119" w:author="yj zeng" w:date="2026-04-02T09:26:00Z" w16du:dateUtc="2026-04-02T01:26:00Z">
        <w:r w:rsidR="00CB7FD4" w:rsidDel="00C002E4">
          <w:rPr>
            <w:rFonts w:eastAsia="宋体" w:cs="宋体"/>
            <w:noProof/>
            <w:spacing w:val="0"/>
            <w:sz w:val="21"/>
            <w:szCs w:val="21"/>
            <w:lang w:eastAsia="zh-CN"/>
          </w:rPr>
          <w:drawing>
            <wp:inline distT="0" distB="0" distL="0" distR="0" wp14:anchorId="26DAEF89" wp14:editId="1ECF0239">
              <wp:extent cx="5040000" cy="2967204"/>
              <wp:effectExtent l="0" t="0" r="8255" b="5080"/>
              <wp:docPr id="155169816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8164" name="图片 1551698164"/>
                      <pic:cNvPicPr/>
                    </pic:nvPicPr>
                    <pic:blipFill>
                      <a:blip r:embed="rId16"/>
                      <a:stretch>
                        <a:fillRect/>
                      </a:stretch>
                    </pic:blipFill>
                    <pic:spPr>
                      <a:xfrm>
                        <a:off x="0" y="0"/>
                        <a:ext cx="5040000" cy="2967204"/>
                      </a:xfrm>
                      <a:prstGeom prst="rect">
                        <a:avLst/>
                      </a:prstGeom>
                    </pic:spPr>
                  </pic:pic>
                </a:graphicData>
              </a:graphic>
            </wp:inline>
          </w:drawing>
        </w:r>
        <w:commentRangeEnd w:id="118"/>
        <w:r w:rsidR="003C730D" w:rsidRPr="00231EA3" w:rsidDel="00C002E4">
          <w:rPr>
            <w:rStyle w:val="ab"/>
            <w:rFonts w:eastAsia="宋体" w:cs="宋体"/>
            <w:spacing w:val="0"/>
            <w:lang w:eastAsia="zh-CN"/>
          </w:rPr>
          <w:commentReference w:id="118"/>
        </w:r>
      </w:del>
    </w:p>
    <w:p w14:paraId="45CBA282" w14:textId="41B784B3" w:rsidR="00CB7FD4" w:rsidRDefault="00CB7FD4" w:rsidP="001B4563">
      <w:pPr>
        <w:jc w:val="both"/>
        <w:rPr>
          <w:rFonts w:eastAsia="宋体" w:cs="宋体"/>
          <w:spacing w:val="0"/>
          <w:sz w:val="21"/>
          <w:szCs w:val="21"/>
          <w:lang w:eastAsia="zh-CN"/>
        </w:rPr>
      </w:pPr>
      <w:r w:rsidRPr="00231EA3">
        <w:rPr>
          <w:rFonts w:eastAsia="宋体" w:cs="宋体"/>
          <w:b/>
          <w:bCs/>
          <w:spacing w:val="0"/>
          <w:sz w:val="21"/>
          <w:szCs w:val="21"/>
          <w:lang w:eastAsia="zh-CN"/>
        </w:rPr>
        <w:t xml:space="preserve">Figure 4. </w:t>
      </w:r>
      <w:r w:rsidRPr="00A4187A">
        <w:rPr>
          <w:rFonts w:eastAsia="宋体" w:cs="宋体"/>
          <w:b/>
          <w:bCs/>
          <w:spacing w:val="0"/>
          <w:sz w:val="21"/>
          <w:szCs w:val="21"/>
          <w:lang w:eastAsia="zh-CN"/>
        </w:rPr>
        <w:t xml:space="preserve">Experimental evaluation under 50 kHz SMPS interference. </w:t>
      </w:r>
      <w:r w:rsidRPr="003C730D">
        <w:rPr>
          <w:rFonts w:eastAsia="宋体" w:cs="宋体"/>
          <w:spacing w:val="0"/>
          <w:sz w:val="21"/>
          <w:szCs w:val="21"/>
          <w:lang w:eastAsia="zh-CN"/>
        </w:rPr>
        <w:t>Time-domain composite signals under</w:t>
      </w:r>
      <w:r w:rsidRPr="00A4187A">
        <w:rPr>
          <w:rFonts w:eastAsia="宋体" w:cs="宋体"/>
          <w:b/>
          <w:bCs/>
          <w:spacing w:val="0"/>
          <w:sz w:val="21"/>
          <w:szCs w:val="21"/>
          <w:lang w:eastAsia="zh-CN"/>
        </w:rPr>
        <w:t xml:space="preserve"> </w:t>
      </w:r>
      <w:r w:rsidRPr="00544283">
        <w:rPr>
          <w:rFonts w:eastAsia="宋体" w:cs="宋体"/>
          <w:spacing w:val="0"/>
          <w:sz w:val="21"/>
          <w:szCs w:val="21"/>
          <w:lang w:eastAsia="zh-CN"/>
        </w:rPr>
        <w:t xml:space="preserve">(a) high SNR (23.11 dB) and (b) low SNR (-11.77 dB). (c) Frequency-domain spectrum of the clean OFE signal, with </w:t>
      </w:r>
      <w:r w:rsidR="007E4CA1">
        <w:rPr>
          <w:rFonts w:eastAsia="宋体" w:cs="宋体" w:hint="eastAsia"/>
          <w:spacing w:val="0"/>
          <w:sz w:val="21"/>
          <w:szCs w:val="21"/>
          <w:lang w:eastAsia="zh-CN"/>
        </w:rPr>
        <w:t>black</w:t>
      </w:r>
      <w:r w:rsidR="007E4CA1" w:rsidRPr="00544283">
        <w:rPr>
          <w:rFonts w:eastAsia="宋体" w:cs="宋体"/>
          <w:spacing w:val="0"/>
          <w:sz w:val="21"/>
          <w:szCs w:val="21"/>
          <w:lang w:eastAsia="zh-CN"/>
        </w:rPr>
        <w:t xml:space="preserve"> </w:t>
      </w:r>
      <w:r w:rsidRPr="00544283">
        <w:rPr>
          <w:rFonts w:eastAsia="宋体" w:cs="宋体"/>
          <w:spacing w:val="0"/>
          <w:sz w:val="21"/>
          <w:szCs w:val="21"/>
          <w:lang w:eastAsia="zh-CN"/>
        </w:rPr>
        <w:t xml:space="preserve">triangles marking the sub-octave carriers (380–490 kHz). (d) Frequency-domain spectrum of the interference environment, illustrating the physical isolation between the low-frequency SMPS harmonics and the high-frequency OFE signal area. (e) Reconstruction RMSE versus SNR, demonstrating a robustness plateau up to </w:t>
      </w:r>
      <w:r w:rsidR="008F0AE8">
        <w:rPr>
          <w:rFonts w:eastAsia="宋体" w:cs="宋体" w:hint="eastAsia"/>
          <w:spacing w:val="0"/>
          <w:sz w:val="21"/>
          <w:szCs w:val="21"/>
          <w:lang w:eastAsia="zh-CN"/>
        </w:rPr>
        <w:t xml:space="preserve">around </w:t>
      </w:r>
      <w:r w:rsidRPr="00544283">
        <w:rPr>
          <w:rFonts w:eastAsia="宋体" w:cs="宋体"/>
          <w:spacing w:val="0"/>
          <w:sz w:val="21"/>
          <w:szCs w:val="21"/>
          <w:lang w:eastAsia="zh-CN"/>
        </w:rPr>
        <w:t>-12 dB threshold. (f) Reconstructed transmittance spectra across varying noise levels against the ground truth (solid black line).</w:t>
      </w:r>
      <w:r w:rsidR="0053338A" w:rsidRPr="0053338A">
        <w:rPr>
          <w:rFonts w:eastAsiaTheme="minorEastAsia" w:hint="eastAsia"/>
          <w:sz w:val="21"/>
          <w:szCs w:val="21"/>
          <w:lang w:eastAsia="zh-CN"/>
        </w:rPr>
        <w:t xml:space="preserve"> </w:t>
      </w:r>
      <w:r w:rsidR="0053338A" w:rsidRPr="00180EC2">
        <w:rPr>
          <w:rFonts w:eastAsiaTheme="minorEastAsia" w:hint="eastAsia"/>
          <w:sz w:val="21"/>
          <w:szCs w:val="21"/>
          <w:lang w:eastAsia="zh-CN"/>
        </w:rPr>
        <w:t xml:space="preserve">In the experiment, the </w:t>
      </w:r>
      <w:r w:rsidR="0053338A" w:rsidRPr="00180EC2">
        <w:rPr>
          <w:rFonts w:eastAsiaTheme="minorEastAsia"/>
          <w:sz w:val="21"/>
          <w:szCs w:val="21"/>
          <w:lang w:eastAsia="zh-CN"/>
        </w:rPr>
        <w:t xml:space="preserve">sampling </w:t>
      </w:r>
      <w:r w:rsidR="0053338A" w:rsidRPr="00180EC2">
        <w:rPr>
          <w:rFonts w:eastAsiaTheme="minorEastAsia" w:hint="eastAsia"/>
          <w:sz w:val="21"/>
          <w:szCs w:val="21"/>
          <w:lang w:eastAsia="zh-CN"/>
        </w:rPr>
        <w:t xml:space="preserve">time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oMath>
      <w:r w:rsidR="0053338A">
        <w:rPr>
          <w:rFonts w:eastAsiaTheme="minorEastAsia" w:hint="eastAsia"/>
          <w:spacing w:val="0"/>
          <w:sz w:val="21"/>
          <w:szCs w:val="21"/>
          <w:lang w:eastAsia="zh-CN"/>
        </w:rPr>
        <w:t xml:space="preserve"> is </w:t>
      </w:r>
      <m:oMath>
        <m:r>
          <w:rPr>
            <w:rFonts w:ascii="Cambria Math" w:eastAsia="宋体" w:hAnsi="Cambria Math" w:cs="宋体"/>
            <w:spacing w:val="0"/>
            <w:sz w:val="21"/>
            <w:szCs w:val="21"/>
            <w:lang w:eastAsia="zh-CN"/>
          </w:rPr>
          <m:t xml:space="preserve">1000 </m:t>
        </m:r>
        <m:r>
          <m:rPr>
            <m:sty m:val="p"/>
          </m:rPr>
          <w:rPr>
            <w:rFonts w:ascii="Cambria Math" w:eastAsia="宋体" w:hAnsi="Cambria Math" w:cs="宋体"/>
            <w:spacing w:val="0"/>
            <w:sz w:val="21"/>
            <w:szCs w:val="21"/>
            <w:lang w:eastAsia="zh-CN"/>
          </w:rPr>
          <m:t>μs</m:t>
        </m:r>
      </m:oMath>
      <w:r w:rsidR="0053338A" w:rsidRPr="00180EC2">
        <w:rPr>
          <w:rFonts w:eastAsiaTheme="minorEastAsia"/>
          <w:sz w:val="21"/>
          <w:szCs w:val="21"/>
          <w:lang w:eastAsia="zh-CN"/>
        </w:rPr>
        <w:t>,</w:t>
      </w:r>
      <w:r w:rsidR="0053338A" w:rsidRPr="00180EC2">
        <w:rPr>
          <w:rFonts w:eastAsiaTheme="minorEastAsia" w:hint="eastAsia"/>
          <w:sz w:val="21"/>
          <w:szCs w:val="21"/>
          <w:lang w:eastAsia="zh-CN"/>
        </w:rPr>
        <w:t xml:space="preserve"> the frequency carrier</w:t>
      </w:r>
      <w:r w:rsidR="0053338A">
        <w:rPr>
          <w:rFonts w:eastAsiaTheme="minorEastAsia" w:hint="eastAsia"/>
          <w:sz w:val="21"/>
          <w:szCs w:val="21"/>
          <w:lang w:eastAsia="zh-CN"/>
        </w:rPr>
        <w:t>s</w:t>
      </w:r>
      <w:r w:rsidR="0053338A" w:rsidRPr="00180EC2">
        <w:rPr>
          <w:rFonts w:eastAsiaTheme="minorEastAsia" w:hint="eastAsia"/>
          <w:sz w:val="21"/>
          <w:szCs w:val="21"/>
          <w:lang w:eastAsia="zh-CN"/>
        </w:rPr>
        <w:t xml:space="preserve"> </w:t>
      </w:r>
      <w:r w:rsidR="0053338A">
        <w:rPr>
          <w:rFonts w:eastAsiaTheme="minorEastAsia" w:hint="eastAsia"/>
          <w:sz w:val="21"/>
          <w:szCs w:val="21"/>
          <w:lang w:eastAsia="zh-CN"/>
        </w:rPr>
        <w:t>are</w:t>
      </w:r>
      <w:r w:rsidR="0053338A" w:rsidRPr="00180EC2">
        <w:rPr>
          <w:rFonts w:eastAsiaTheme="minorEastAsia" w:hint="eastAsia"/>
          <w:sz w:val="21"/>
          <w:szCs w:val="21"/>
          <w:lang w:eastAsia="zh-CN"/>
        </w:rPr>
        <w:t xml:space="preserve"> selected </w:t>
      </w:r>
      <w:r w:rsidR="0053338A">
        <w:rPr>
          <w:rFonts w:eastAsiaTheme="minorEastAsia" w:hint="eastAsia"/>
          <w:sz w:val="21"/>
          <w:szCs w:val="21"/>
          <w:lang w:eastAsia="zh-CN"/>
        </w:rPr>
        <w:t xml:space="preserve">in </w:t>
      </w:r>
      <w:r w:rsidR="0053338A" w:rsidRPr="00150923">
        <w:rPr>
          <w:rFonts w:eastAsia="宋体" w:cs="宋体"/>
          <w:spacing w:val="0"/>
          <w:sz w:val="21"/>
          <w:szCs w:val="21"/>
          <w:lang w:eastAsia="zh-CN"/>
        </w:rPr>
        <w:t xml:space="preserve">380–490 kHz band </w:t>
      </w:r>
      <w:r w:rsidR="0053338A">
        <w:rPr>
          <w:rFonts w:eastAsia="宋体" w:cs="宋体" w:hint="eastAsia"/>
          <w:spacing w:val="0"/>
          <w:sz w:val="21"/>
          <w:szCs w:val="21"/>
          <w:lang w:eastAsia="zh-CN"/>
        </w:rPr>
        <w:t>with uniform</w:t>
      </w:r>
      <w:r w:rsidR="0053338A" w:rsidRPr="001B4563">
        <w:rPr>
          <w:rFonts w:eastAsia="宋体" w:cs="宋体"/>
          <w:spacing w:val="0"/>
          <w:sz w:val="21"/>
          <w:szCs w:val="21"/>
          <w:lang w:eastAsia="zh-CN"/>
        </w:rPr>
        <w:t xml:space="preserve"> interval</w:t>
      </w:r>
      <w:r w:rsidR="0053338A">
        <w:rPr>
          <w:rFonts w:eastAsiaTheme="minorEastAsia" w:hint="eastAsia"/>
          <w:sz w:val="21"/>
          <w:szCs w:val="21"/>
          <w:lang w:eastAsia="zh-CN"/>
        </w:rPr>
        <w:t xml:space="preserve"> under</w:t>
      </w:r>
      <w:r w:rsidR="0053338A" w:rsidRPr="00180EC2">
        <w:rPr>
          <w:rFonts w:eastAsiaTheme="minorEastAsia" w:hint="eastAsia"/>
          <w:sz w:val="21"/>
          <w:szCs w:val="21"/>
          <w:lang w:eastAsia="zh-CN"/>
        </w:rPr>
        <w:t xml:space="preserve"> </w:t>
      </w:r>
      <w:r w:rsidR="0053338A">
        <w:rPr>
          <w:rFonts w:eastAsia="宋体" w:cs="宋体" w:hint="eastAsia"/>
          <w:b/>
          <w:bCs/>
          <w:spacing w:val="0"/>
          <w:sz w:val="21"/>
          <w:szCs w:val="21"/>
          <w:lang w:eastAsia="zh-CN"/>
        </w:rPr>
        <w:t>Configuration</w:t>
      </w:r>
      <w:r w:rsidR="0053338A" w:rsidRPr="0053338A">
        <w:rPr>
          <w:rFonts w:eastAsia="宋体" w:cs="宋体" w:hint="eastAsia"/>
          <w:b/>
          <w:bCs/>
          <w:spacing w:val="0"/>
          <w:sz w:val="21"/>
          <w:szCs w:val="21"/>
          <w:lang w:eastAsia="zh-CN"/>
        </w:rPr>
        <w:t xml:space="preserve"> </w:t>
      </w:r>
      <w:r w:rsidR="0053338A">
        <w:rPr>
          <w:rFonts w:eastAsiaTheme="minorEastAsia" w:hint="eastAsia"/>
          <w:b/>
          <w:bCs/>
          <w:sz w:val="21"/>
          <w:szCs w:val="21"/>
          <w:lang w:eastAsia="zh-CN"/>
        </w:rPr>
        <w:t>1</w:t>
      </w:r>
      <w:r w:rsidR="0053338A" w:rsidRPr="00180EC2">
        <w:rPr>
          <w:rFonts w:eastAsiaTheme="minorEastAsia" w:hint="eastAsia"/>
          <w:sz w:val="21"/>
          <w:szCs w:val="21"/>
          <w:lang w:eastAsia="zh-CN"/>
        </w:rPr>
        <w:t>.</w:t>
      </w:r>
    </w:p>
    <w:p w14:paraId="24BA6F89" w14:textId="33719843" w:rsidR="00B43F9B" w:rsidRDefault="00C455FA" w:rsidP="003C730D">
      <w:pPr>
        <w:jc w:val="both"/>
        <w:rPr>
          <w:rFonts w:eastAsia="宋体" w:cs="宋体"/>
          <w:spacing w:val="0"/>
          <w:sz w:val="21"/>
          <w:szCs w:val="21"/>
          <w:lang w:eastAsia="zh-CN"/>
        </w:rPr>
      </w:pPr>
      <w:r>
        <w:rPr>
          <w:rFonts w:eastAsia="宋体" w:cs="宋体"/>
          <w:spacing w:val="0"/>
          <w:sz w:val="21"/>
          <w:szCs w:val="21"/>
          <w:lang w:eastAsia="zh-CN"/>
        </w:rPr>
        <w:tab/>
      </w:r>
      <w:r w:rsidRPr="00C455FA">
        <w:rPr>
          <w:rFonts w:eastAsia="宋体" w:cs="宋体"/>
          <w:spacing w:val="0"/>
          <w:sz w:val="21"/>
          <w:szCs w:val="21"/>
          <w:lang w:eastAsia="zh-CN"/>
        </w:rPr>
        <w:t>To quantify the system</w:t>
      </w:r>
      <w:r w:rsidR="00F85D53">
        <w:rPr>
          <w:rFonts w:eastAsia="宋体" w:cs="宋体"/>
          <w:spacing w:val="0"/>
          <w:sz w:val="21"/>
          <w:szCs w:val="21"/>
          <w:lang w:eastAsia="zh-CN"/>
        </w:rPr>
        <w:t>’</w:t>
      </w:r>
      <w:r w:rsidRPr="00C455FA">
        <w:rPr>
          <w:rFonts w:eastAsia="宋体" w:cs="宋体"/>
          <w:spacing w:val="0"/>
          <w:sz w:val="21"/>
          <w:szCs w:val="21"/>
          <w:lang w:eastAsia="zh-CN"/>
        </w:rPr>
        <w:t>s environmental resilience, we define a</w:t>
      </w:r>
      <w:r>
        <w:rPr>
          <w:rFonts w:eastAsia="宋体" w:cs="宋体" w:hint="eastAsia"/>
          <w:spacing w:val="0"/>
          <w:sz w:val="21"/>
          <w:szCs w:val="21"/>
          <w:lang w:eastAsia="zh-CN"/>
        </w:rPr>
        <w:t xml:space="preserve"> </w:t>
      </w:r>
      <w:r w:rsidRPr="00C455FA">
        <w:rPr>
          <w:rFonts w:eastAsia="宋体" w:cs="宋体"/>
          <w:spacing w:val="0"/>
          <w:sz w:val="21"/>
          <w:szCs w:val="21"/>
          <w:lang w:eastAsia="zh-CN"/>
        </w:rPr>
        <w:t xml:space="preserve">frequency-domain SNR (detailed </w:t>
      </w:r>
      <w:r w:rsidRPr="00BB1093">
        <w:rPr>
          <w:rFonts w:eastAsia="宋体" w:cs="宋体"/>
          <w:spacing w:val="0"/>
          <w:sz w:val="21"/>
          <w:szCs w:val="21"/>
          <w:lang w:eastAsia="zh-CN"/>
          <w:rPrChange w:id="120" w:author="yj zeng" w:date="2026-04-02T09:07:00Z" w16du:dateUtc="2026-04-02T01:07:00Z">
            <w:rPr>
              <w:rFonts w:eastAsia="宋体" w:cs="宋体"/>
              <w:spacing w:val="0"/>
              <w:sz w:val="21"/>
              <w:szCs w:val="21"/>
              <w:highlight w:val="yellow"/>
              <w:lang w:eastAsia="zh-CN"/>
            </w:rPr>
          </w:rPrChange>
        </w:rPr>
        <w:t>in Supplement Section 8</w:t>
      </w:r>
      <w:r w:rsidRPr="00BB1093">
        <w:rPr>
          <w:rFonts w:eastAsia="宋体" w:cs="宋体"/>
          <w:spacing w:val="0"/>
          <w:sz w:val="21"/>
          <w:szCs w:val="21"/>
          <w:lang w:eastAsia="zh-CN"/>
        </w:rPr>
        <w:t>)</w:t>
      </w:r>
      <w:r w:rsidRPr="00772332">
        <w:rPr>
          <w:rFonts w:eastAsia="宋体" w:cs="宋体"/>
          <w:spacing w:val="0"/>
          <w:sz w:val="21"/>
          <w:szCs w:val="21"/>
          <w:lang w:eastAsia="zh-CN"/>
        </w:rPr>
        <w:t xml:space="preserve">. </w:t>
      </w:r>
      <w:r w:rsidR="00F85D53">
        <w:rPr>
          <w:rFonts w:eastAsia="宋体" w:cs="宋体" w:hint="eastAsia"/>
          <w:spacing w:val="0"/>
          <w:sz w:val="21"/>
          <w:szCs w:val="21"/>
          <w:lang w:eastAsia="zh-CN"/>
        </w:rPr>
        <w:t>T</w:t>
      </w:r>
      <w:r w:rsidR="00F85D53" w:rsidRPr="00772332">
        <w:rPr>
          <w:rFonts w:eastAsia="宋体" w:cs="宋体"/>
          <w:spacing w:val="0"/>
          <w:sz w:val="21"/>
          <w:szCs w:val="21"/>
          <w:lang w:eastAsia="zh-CN"/>
        </w:rPr>
        <w:t>he signal power (</w:t>
      </w:r>
      <m:oMath>
        <m:sSub>
          <m:sSubPr>
            <m:ctrlPr>
              <w:rPr>
                <w:rFonts w:ascii="Cambria Math" w:hAnsi="Cambria Math"/>
                <w:i/>
                <w:sz w:val="21"/>
                <w:szCs w:val="21"/>
              </w:rPr>
            </m:ctrlPr>
          </m:sSubPr>
          <m:e>
            <m:r>
              <w:rPr>
                <w:rFonts w:ascii="Cambria Math" w:hAnsi="Cambria Math"/>
                <w:sz w:val="21"/>
                <w:szCs w:val="21"/>
              </w:rPr>
              <m:t>P</m:t>
            </m:r>
          </m:e>
          <m:sub>
            <m:r>
              <m:rPr>
                <m:nor/>
              </m:rPr>
              <w:rPr>
                <w:rFonts w:ascii="Cambria Math" w:hAnsi="Cambria Math"/>
                <w:sz w:val="21"/>
                <w:szCs w:val="21"/>
              </w:rPr>
              <m:t>signal</m:t>
            </m:r>
          </m:sub>
        </m:sSub>
      </m:oMath>
      <w:r w:rsidR="00F85D53" w:rsidRPr="00772332">
        <w:rPr>
          <w:rFonts w:eastAsia="宋体" w:cs="宋体"/>
          <w:spacing w:val="0"/>
          <w:sz w:val="21"/>
          <w:szCs w:val="21"/>
          <w:lang w:eastAsia="zh-CN"/>
        </w:rPr>
        <w:t xml:space="preserve">) </w:t>
      </w:r>
      <w:r w:rsidR="00F85D53">
        <w:rPr>
          <w:rFonts w:eastAsia="宋体" w:cs="宋体" w:hint="eastAsia"/>
          <w:spacing w:val="0"/>
          <w:sz w:val="21"/>
          <w:szCs w:val="21"/>
          <w:lang w:eastAsia="zh-CN"/>
        </w:rPr>
        <w:t xml:space="preserve">is defined as the </w:t>
      </w:r>
      <w:r w:rsidR="00F85D53" w:rsidRPr="00772332">
        <w:rPr>
          <w:rFonts w:eastAsia="宋体" w:cs="宋体"/>
          <w:spacing w:val="0"/>
          <w:sz w:val="21"/>
          <w:szCs w:val="21"/>
          <w:lang w:eastAsia="zh-CN"/>
        </w:rPr>
        <w:t>energy at the fundamental carrier frequencies</w:t>
      </w:r>
      <w:r w:rsidR="00F85D53">
        <w:rPr>
          <w:rFonts w:eastAsia="宋体" w:cs="宋体" w:hint="eastAsia"/>
          <w:spacing w:val="0"/>
          <w:sz w:val="21"/>
          <w:szCs w:val="21"/>
          <w:lang w:eastAsia="zh-CN"/>
        </w:rPr>
        <w:t xml:space="preserve"> (the </w:t>
      </w:r>
      <w:r w:rsidR="00F85D53" w:rsidRPr="00772332">
        <w:rPr>
          <w:rFonts w:eastAsia="宋体" w:cs="宋体"/>
          <w:spacing w:val="0"/>
          <w:sz w:val="21"/>
          <w:szCs w:val="21"/>
          <w:lang w:eastAsia="zh-CN"/>
        </w:rPr>
        <w:t>energy leaked into higher-order hardware harmonics</w:t>
      </w:r>
      <w:r w:rsidR="00F85D53">
        <w:rPr>
          <w:rFonts w:eastAsia="宋体" w:cs="宋体" w:hint="eastAsia"/>
          <w:spacing w:val="0"/>
          <w:sz w:val="21"/>
          <w:szCs w:val="21"/>
          <w:lang w:eastAsia="zh-CN"/>
        </w:rPr>
        <w:t xml:space="preserve"> is </w:t>
      </w:r>
      <w:r w:rsidR="00F85D53">
        <w:rPr>
          <w:rFonts w:eastAsia="宋体" w:cs="宋体"/>
          <w:spacing w:val="0"/>
          <w:sz w:val="21"/>
          <w:szCs w:val="21"/>
          <w:lang w:eastAsia="zh-CN"/>
        </w:rPr>
        <w:t>regarded</w:t>
      </w:r>
      <w:r w:rsidR="00F85D53">
        <w:rPr>
          <w:rFonts w:eastAsia="宋体" w:cs="宋体" w:hint="eastAsia"/>
          <w:spacing w:val="0"/>
          <w:sz w:val="21"/>
          <w:szCs w:val="21"/>
          <w:lang w:eastAsia="zh-CN"/>
        </w:rPr>
        <w:t xml:space="preserve"> as the loss).</w:t>
      </w:r>
      <w:r w:rsidR="00F85D53" w:rsidRPr="00772332">
        <w:rPr>
          <w:rFonts w:eastAsia="宋体" w:cs="宋体"/>
          <w:spacing w:val="0"/>
          <w:sz w:val="21"/>
          <w:szCs w:val="21"/>
          <w:lang w:eastAsia="zh-CN"/>
        </w:rPr>
        <w:t xml:space="preserve"> </w:t>
      </w:r>
      <w:ins w:id="121" w:author="yj zeng" w:date="2026-04-03T08:59:00Z">
        <w:r w:rsidR="00E4708D" w:rsidRPr="00E4708D">
          <w:rPr>
            <w:rFonts w:eastAsia="宋体" w:cs="宋体"/>
            <w:spacing w:val="0"/>
            <w:sz w:val="21"/>
            <w:szCs w:val="21"/>
            <w:lang w:eastAsia="zh-CN"/>
          </w:rPr>
          <w:t>The noise power (</w:t>
        </w:r>
      </w:ins>
      <m:oMath>
        <m:sSub>
          <m:sSubPr>
            <m:ctrlPr>
              <w:ins w:id="122" w:author="yj zeng" w:date="2026-04-03T08:59:00Z">
                <w:rPr>
                  <w:rFonts w:ascii="Cambria Math" w:eastAsia="宋体" w:hAnsi="Cambria Math" w:cs="宋体"/>
                  <w:i/>
                  <w:spacing w:val="0"/>
                  <w:sz w:val="21"/>
                  <w:szCs w:val="21"/>
                  <w:lang w:eastAsia="zh-CN"/>
                </w:rPr>
              </w:ins>
            </m:ctrlPr>
          </m:sSubPr>
          <m:e>
            <m:r>
              <w:ins w:id="123" w:author="yj zeng" w:date="2026-04-03T08:59:00Z">
                <w:rPr>
                  <w:rFonts w:ascii="Cambria Math" w:eastAsia="宋体" w:hAnsi="Cambria Math" w:cs="宋体"/>
                  <w:spacing w:val="0"/>
                  <w:sz w:val="21"/>
                  <w:szCs w:val="21"/>
                  <w:lang w:eastAsia="zh-CN"/>
                </w:rPr>
                <m:t>P</m:t>
              </w:ins>
            </m:r>
          </m:e>
          <m:sub>
            <m:r>
              <w:ins w:id="124" w:author="yj zeng" w:date="2026-04-03T08:59:00Z" w16du:dateUtc="2026-04-03T00:59:00Z">
                <m:rPr>
                  <m:nor/>
                </m:rPr>
                <w:rPr>
                  <w:rFonts w:ascii="Cambria Math" w:eastAsia="宋体" w:hAnsi="Cambria Math" w:cs="宋体"/>
                  <w:spacing w:val="0"/>
                  <w:sz w:val="21"/>
                  <w:szCs w:val="21"/>
                  <w:lang w:eastAsia="zh-CN"/>
                  <w:rPrChange w:id="125" w:author="yj zeng" w:date="2026-04-03T08:59:00Z" w16du:dateUtc="2026-04-03T00:59:00Z">
                    <w:rPr>
                      <w:rFonts w:ascii="Cambria Math" w:eastAsia="宋体" w:hAnsi="Cambria Math" w:cs="宋体"/>
                      <w:i/>
                      <w:spacing w:val="0"/>
                      <w:sz w:val="21"/>
                      <w:szCs w:val="21"/>
                      <w:lang w:eastAsia="zh-CN"/>
                    </w:rPr>
                  </w:rPrChange>
                </w:rPr>
                <m:t>n</m:t>
              </w:ins>
            </m:r>
            <m:r>
              <w:ins w:id="126" w:author="yj zeng" w:date="2026-04-03T08:59:00Z">
                <m:rPr>
                  <m:nor/>
                </m:rPr>
                <w:rPr>
                  <w:rFonts w:ascii="Cambria Math" w:eastAsia="宋体" w:hAnsi="Cambria Math" w:cs="宋体"/>
                  <w:spacing w:val="0"/>
                  <w:sz w:val="21"/>
                  <w:szCs w:val="21"/>
                  <w:lang w:eastAsia="zh-CN"/>
                  <w:rPrChange w:id="127" w:author="yj zeng" w:date="2026-04-03T08:59:00Z" w16du:dateUtc="2026-04-03T00:59:00Z">
                    <w:rPr>
                      <w:rFonts w:ascii="Cambria Math" w:eastAsia="宋体" w:hAnsi="Cambria Math" w:cs="宋体"/>
                      <w:i/>
                      <w:spacing w:val="0"/>
                      <w:sz w:val="21"/>
                      <w:szCs w:val="21"/>
                      <w:lang w:eastAsia="zh-CN"/>
                    </w:rPr>
                  </w:rPrChange>
                </w:rPr>
                <m:t>oise</m:t>
              </w:ins>
            </m:r>
          </m:sub>
        </m:sSub>
      </m:oMath>
      <w:ins w:id="128" w:author="yj zeng" w:date="2026-04-03T08:59:00Z">
        <w:r w:rsidR="00E4708D" w:rsidRPr="00E4708D">
          <w:rPr>
            <w:rFonts w:eastAsia="宋体" w:cs="宋体"/>
            <w:spacing w:val="0"/>
            <w:sz w:val="21"/>
            <w:szCs w:val="21"/>
            <w:lang w:eastAsia="zh-CN"/>
          </w:rPr>
          <w:t xml:space="preserve">) is defined as the </w:t>
        </w:r>
        <w:r w:rsidR="00E4708D" w:rsidRPr="00E4708D">
          <w:rPr>
            <w:rFonts w:eastAsia="宋体" w:cs="宋体"/>
            <w:spacing w:val="0"/>
            <w:sz w:val="21"/>
            <w:szCs w:val="21"/>
            <w:lang w:eastAsia="zh-CN"/>
            <w:rPrChange w:id="129" w:author="yj zeng" w:date="2026-04-03T08:59:00Z" w16du:dateUtc="2026-04-03T00:59:00Z">
              <w:rPr>
                <w:rFonts w:eastAsia="宋体" w:cs="宋体"/>
                <w:b/>
                <w:bCs/>
                <w:spacing w:val="0"/>
                <w:sz w:val="21"/>
                <w:szCs w:val="21"/>
                <w:lang w:eastAsia="zh-CN"/>
              </w:rPr>
            </w:rPrChange>
          </w:rPr>
          <w:t xml:space="preserve">residual energy after excising the </w:t>
        </w:r>
        <w:r w:rsidR="00E4708D" w:rsidRPr="00E4708D">
          <w:rPr>
            <w:rFonts w:eastAsia="宋体" w:cs="宋体"/>
            <w:spacing w:val="0"/>
            <w:sz w:val="21"/>
            <w:szCs w:val="21"/>
            <w:lang w:eastAsia="zh-CN"/>
            <w:rPrChange w:id="130" w:author="yj zeng" w:date="2026-04-03T08:59:00Z" w16du:dateUtc="2026-04-03T00:59:00Z">
              <w:rPr>
                <w:rFonts w:eastAsia="宋体" w:cs="宋体"/>
                <w:b/>
                <w:bCs/>
                <w:spacing w:val="0"/>
                <w:sz w:val="21"/>
                <w:szCs w:val="21"/>
                <w:lang w:eastAsia="zh-CN"/>
              </w:rPr>
            </w:rPrChange>
          </w:rPr>
          <w:lastRenderedPageBreak/>
          <w:t>fundamental carriers and higher-order harmonic artifacts</w:t>
        </w:r>
        <w:r w:rsidR="00E4708D" w:rsidRPr="00E4708D">
          <w:rPr>
            <w:rFonts w:eastAsia="宋体" w:cs="宋体"/>
            <w:spacing w:val="0"/>
            <w:sz w:val="21"/>
            <w:szCs w:val="21"/>
            <w:lang w:eastAsia="zh-CN"/>
          </w:rPr>
          <w:t>, thereby isolating the true external environmental interference floor.</w:t>
        </w:r>
      </w:ins>
      <w:ins w:id="131" w:author="yj zeng" w:date="2026-04-03T08:59:00Z" w16du:dateUtc="2026-04-03T00:59:00Z">
        <w:r w:rsidR="00E4708D">
          <w:rPr>
            <w:rFonts w:eastAsia="宋体" w:cs="宋体" w:hint="eastAsia"/>
            <w:spacing w:val="0"/>
            <w:sz w:val="21"/>
            <w:szCs w:val="21"/>
            <w:lang w:eastAsia="zh-CN"/>
          </w:rPr>
          <w:t xml:space="preserve"> F</w:t>
        </w:r>
      </w:ins>
      <w:del w:id="132" w:author="yj zeng" w:date="2026-04-03T08:59:00Z" w16du:dateUtc="2026-04-03T00:59:00Z">
        <w:r w:rsidR="00BB1395" w:rsidRPr="00772332" w:rsidDel="00E4708D">
          <w:rPr>
            <w:rFonts w:eastAsia="宋体" w:cs="宋体" w:hint="eastAsia"/>
            <w:spacing w:val="0"/>
            <w:sz w:val="21"/>
            <w:szCs w:val="21"/>
            <w:lang w:eastAsia="zh-CN"/>
          </w:rPr>
          <w:delText>T</w:delText>
        </w:r>
        <w:r w:rsidRPr="00772332" w:rsidDel="00E4708D">
          <w:rPr>
            <w:rFonts w:eastAsia="宋体" w:cs="宋体"/>
            <w:spacing w:val="0"/>
            <w:sz w:val="21"/>
            <w:szCs w:val="21"/>
            <w:lang w:eastAsia="zh-CN"/>
          </w:rPr>
          <w:delText>he noise power (</w:delText>
        </w:r>
      </w:del>
      <m:oMath>
        <m:sSub>
          <m:sSubPr>
            <m:ctrlPr>
              <w:del w:id="133" w:author="yj zeng" w:date="2026-04-03T08:59:00Z" w16du:dateUtc="2026-04-03T00:59:00Z">
                <w:rPr>
                  <w:rFonts w:ascii="Cambria Math" w:hAnsi="Cambria Math"/>
                  <w:i/>
                  <w:sz w:val="21"/>
                  <w:szCs w:val="21"/>
                </w:rPr>
              </w:del>
            </m:ctrlPr>
          </m:sSubPr>
          <m:e>
            <m:r>
              <w:del w:id="134" w:author="yj zeng" w:date="2026-04-03T08:59:00Z" w16du:dateUtc="2026-04-03T00:59:00Z">
                <w:rPr>
                  <w:rFonts w:ascii="Cambria Math" w:hAnsi="Cambria Math"/>
                  <w:sz w:val="21"/>
                  <w:szCs w:val="21"/>
                </w:rPr>
                <m:t>P</m:t>
              </w:del>
            </m:r>
          </m:e>
          <m:sub>
            <m:r>
              <w:del w:id="135" w:author="yj zeng" w:date="2026-04-03T08:59:00Z" w16du:dateUtc="2026-04-03T00:59:00Z">
                <m:rPr>
                  <m:nor/>
                </m:rPr>
                <w:rPr>
                  <w:rFonts w:ascii="Cambria Math" w:eastAsiaTheme="minorEastAsia" w:hAnsi="Cambria Math" w:hint="eastAsia"/>
                  <w:sz w:val="21"/>
                  <w:szCs w:val="21"/>
                  <w:lang w:eastAsia="zh-CN"/>
                </w:rPr>
                <m:t>noise</m:t>
              </w:del>
            </m:r>
          </m:sub>
        </m:sSub>
      </m:oMath>
      <w:del w:id="136" w:author="yj zeng" w:date="2026-04-03T08:59:00Z" w16du:dateUtc="2026-04-03T00:59:00Z">
        <w:r w:rsidRPr="00772332" w:rsidDel="00E4708D">
          <w:rPr>
            <w:rFonts w:eastAsia="宋体" w:cs="宋体"/>
            <w:spacing w:val="0"/>
            <w:sz w:val="21"/>
            <w:szCs w:val="21"/>
            <w:lang w:eastAsia="zh-CN"/>
          </w:rPr>
          <w:delText xml:space="preserve">) </w:delText>
        </w:r>
        <w:r w:rsidR="00F85D53" w:rsidDel="00E4708D">
          <w:rPr>
            <w:rFonts w:eastAsia="宋体" w:cs="宋体" w:hint="eastAsia"/>
            <w:spacing w:val="0"/>
            <w:sz w:val="21"/>
            <w:szCs w:val="21"/>
            <w:lang w:eastAsia="zh-CN"/>
          </w:rPr>
          <w:delText xml:space="preserve">is defined as the energy </w:delText>
        </w:r>
        <w:r w:rsidRPr="00772332" w:rsidDel="00E4708D">
          <w:rPr>
            <w:rFonts w:eastAsia="宋体" w:cs="宋体"/>
            <w:spacing w:val="0"/>
            <w:sz w:val="21"/>
            <w:szCs w:val="21"/>
            <w:lang w:eastAsia="zh-CN"/>
          </w:rPr>
          <w:delText xml:space="preserve">excises </w:delText>
        </w:r>
        <w:r w:rsidR="00F85D53" w:rsidDel="00E4708D">
          <w:rPr>
            <w:rFonts w:eastAsia="宋体" w:cs="宋体" w:hint="eastAsia"/>
            <w:spacing w:val="0"/>
            <w:sz w:val="21"/>
            <w:szCs w:val="21"/>
            <w:lang w:eastAsia="zh-CN"/>
          </w:rPr>
          <w:delText xml:space="preserve">the </w:delText>
        </w:r>
        <w:r w:rsidR="00F85D53" w:rsidRPr="00772332" w:rsidDel="00E4708D">
          <w:rPr>
            <w:rFonts w:eastAsia="宋体" w:cs="宋体"/>
            <w:spacing w:val="0"/>
            <w:sz w:val="21"/>
            <w:szCs w:val="21"/>
            <w:lang w:eastAsia="zh-CN"/>
          </w:rPr>
          <w:delText xml:space="preserve">energy </w:delText>
        </w:r>
        <w:r w:rsidR="00F85D53" w:rsidDel="00E4708D">
          <w:rPr>
            <w:rFonts w:eastAsia="宋体" w:cs="宋体" w:hint="eastAsia"/>
            <w:spacing w:val="0"/>
            <w:sz w:val="21"/>
            <w:szCs w:val="21"/>
            <w:lang w:eastAsia="zh-CN"/>
          </w:rPr>
          <w:delText>and the</w:delText>
        </w:r>
        <w:r w:rsidR="00F85D53" w:rsidRPr="00F85D53" w:rsidDel="00E4708D">
          <w:rPr>
            <w:rFonts w:eastAsia="宋体" w:cs="宋体"/>
            <w:spacing w:val="0"/>
            <w:sz w:val="21"/>
            <w:szCs w:val="21"/>
            <w:lang w:eastAsia="zh-CN"/>
          </w:rPr>
          <w:delText xml:space="preserve"> </w:delText>
        </w:r>
        <w:r w:rsidR="00F85D53" w:rsidRPr="00772332" w:rsidDel="00E4708D">
          <w:rPr>
            <w:rFonts w:eastAsia="宋体" w:cs="宋体"/>
            <w:spacing w:val="0"/>
            <w:sz w:val="21"/>
            <w:szCs w:val="21"/>
            <w:lang w:eastAsia="zh-CN"/>
          </w:rPr>
          <w:delText xml:space="preserve">higher-order </w:delText>
        </w:r>
        <w:r w:rsidRPr="00772332" w:rsidDel="00E4708D">
          <w:rPr>
            <w:rFonts w:eastAsia="宋体" w:cs="宋体"/>
            <w:spacing w:val="0"/>
            <w:sz w:val="21"/>
            <w:szCs w:val="21"/>
            <w:lang w:eastAsia="zh-CN"/>
          </w:rPr>
          <w:delText>harmonic artifacts to isolate the true external environmental interference floor.</w:delText>
        </w:r>
        <w:r w:rsidRPr="00C455FA" w:rsidDel="00E4708D">
          <w:rPr>
            <w:rFonts w:eastAsia="宋体" w:cs="宋体"/>
            <w:spacing w:val="0"/>
            <w:sz w:val="21"/>
            <w:szCs w:val="21"/>
            <w:lang w:eastAsia="zh-CN"/>
          </w:rPr>
          <w:delText xml:space="preserve"> </w:delText>
        </w:r>
        <w:r w:rsidR="007B1356" w:rsidRPr="007B1356" w:rsidDel="00E4708D">
          <w:rPr>
            <w:rFonts w:eastAsia="宋体" w:cs="宋体"/>
            <w:spacing w:val="0"/>
            <w:sz w:val="21"/>
            <w:szCs w:val="21"/>
            <w:lang w:eastAsia="zh-CN"/>
          </w:rPr>
          <w:delText>F</w:delText>
        </w:r>
      </w:del>
      <w:r w:rsidR="007B1356" w:rsidRPr="007B1356">
        <w:rPr>
          <w:rFonts w:eastAsia="宋体" w:cs="宋体"/>
          <w:spacing w:val="0"/>
          <w:sz w:val="21"/>
          <w:szCs w:val="21"/>
          <w:lang w:eastAsia="zh-CN"/>
        </w:rPr>
        <w:t xml:space="preserve">igures 4(a) and 4(b) </w:t>
      </w:r>
      <w:r w:rsidR="00311A87">
        <w:rPr>
          <w:rFonts w:eastAsia="宋体" w:cs="宋体" w:hint="eastAsia"/>
          <w:spacing w:val="0"/>
          <w:sz w:val="21"/>
          <w:szCs w:val="21"/>
          <w:lang w:eastAsia="zh-CN"/>
        </w:rPr>
        <w:t>compare</w:t>
      </w:r>
      <w:r w:rsidR="00311A87" w:rsidRPr="007B1356">
        <w:rPr>
          <w:rFonts w:eastAsia="宋体" w:cs="宋体"/>
          <w:spacing w:val="0"/>
          <w:sz w:val="21"/>
          <w:szCs w:val="21"/>
          <w:lang w:eastAsia="zh-CN"/>
        </w:rPr>
        <w:t xml:space="preserve"> </w:t>
      </w:r>
      <w:r w:rsidR="007B1356" w:rsidRPr="007B1356">
        <w:rPr>
          <w:rFonts w:eastAsia="宋体" w:cs="宋体"/>
          <w:spacing w:val="0"/>
          <w:sz w:val="21"/>
          <w:szCs w:val="21"/>
          <w:lang w:eastAsia="zh-CN"/>
        </w:rPr>
        <w:t xml:space="preserve">the time-domain composite signals under </w:t>
      </w:r>
      <w:r w:rsidR="0053020C" w:rsidRPr="0053020C">
        <w:rPr>
          <w:rFonts w:eastAsia="宋体" w:cs="宋体"/>
          <w:spacing w:val="0"/>
          <w:sz w:val="21"/>
          <w:szCs w:val="21"/>
          <w:lang w:eastAsia="zh-CN"/>
        </w:rPr>
        <w:t>high-SNR</w:t>
      </w:r>
      <w:r w:rsidR="0053020C" w:rsidRPr="0053020C" w:rsidDel="0053020C">
        <w:rPr>
          <w:rFonts w:eastAsia="宋体" w:cs="宋体"/>
          <w:spacing w:val="0"/>
          <w:sz w:val="21"/>
          <w:szCs w:val="21"/>
          <w:lang w:eastAsia="zh-CN"/>
        </w:rPr>
        <w:t xml:space="preserve"> </w:t>
      </w:r>
      <w:r w:rsidR="007B1356" w:rsidRPr="007B1356">
        <w:rPr>
          <w:rFonts w:eastAsia="宋体" w:cs="宋体"/>
          <w:spacing w:val="0"/>
          <w:sz w:val="21"/>
          <w:szCs w:val="21"/>
          <w:lang w:eastAsia="zh-CN"/>
        </w:rPr>
        <w:t xml:space="preserve">(23.11 dB) and </w:t>
      </w:r>
      <w:r w:rsidR="0053020C">
        <w:rPr>
          <w:rFonts w:eastAsia="宋体" w:cs="宋体" w:hint="eastAsia"/>
          <w:spacing w:val="0"/>
          <w:sz w:val="21"/>
          <w:szCs w:val="21"/>
          <w:lang w:eastAsia="zh-CN"/>
        </w:rPr>
        <w:t>low</w:t>
      </w:r>
      <w:r w:rsidR="0053020C" w:rsidRPr="0053020C">
        <w:rPr>
          <w:rFonts w:eastAsia="宋体" w:cs="宋体"/>
          <w:spacing w:val="0"/>
          <w:sz w:val="21"/>
          <w:szCs w:val="21"/>
          <w:lang w:eastAsia="zh-CN"/>
        </w:rPr>
        <w:t>-SNR</w:t>
      </w:r>
      <w:r w:rsidR="007B1356" w:rsidRPr="007B1356">
        <w:rPr>
          <w:rFonts w:eastAsia="宋体" w:cs="宋体"/>
          <w:spacing w:val="0"/>
          <w:sz w:val="21"/>
          <w:szCs w:val="21"/>
          <w:lang w:eastAsia="zh-CN"/>
        </w:rPr>
        <w:t xml:space="preserve"> (-11.77 dB) conditions.</w:t>
      </w:r>
      <w:ins w:id="137" w:author="tbguo" w:date="2026-03-28T16:34:00Z" w16du:dateUtc="2026-03-28T08:34:00Z">
        <w:r w:rsidR="00311A87">
          <w:rPr>
            <w:rFonts w:eastAsia="宋体" w:cs="宋体" w:hint="eastAsia"/>
            <w:spacing w:val="0"/>
            <w:sz w:val="21"/>
            <w:szCs w:val="21"/>
            <w:lang w:eastAsia="zh-CN"/>
          </w:rPr>
          <w:t xml:space="preserve"> </w:t>
        </w:r>
      </w:ins>
      <w:r w:rsidR="007B1356" w:rsidRPr="007B1356">
        <w:rPr>
          <w:rFonts w:eastAsia="宋体" w:cs="宋体"/>
          <w:spacing w:val="0"/>
          <w:sz w:val="21"/>
          <w:szCs w:val="21"/>
          <w:lang w:eastAsia="zh-CN"/>
        </w:rPr>
        <w:t xml:space="preserve">In Figure 4(b), </w:t>
      </w:r>
      <w:r w:rsidR="00311A87">
        <w:rPr>
          <w:rFonts w:eastAsia="宋体" w:cs="宋体" w:hint="eastAsia"/>
          <w:spacing w:val="0"/>
          <w:sz w:val="21"/>
          <w:szCs w:val="21"/>
          <w:lang w:eastAsia="zh-CN"/>
        </w:rPr>
        <w:t>d</w:t>
      </w:r>
      <w:r w:rsidR="00311A87" w:rsidRPr="00311A87">
        <w:rPr>
          <w:rFonts w:eastAsia="宋体" w:cs="宋体"/>
          <w:spacing w:val="0"/>
          <w:sz w:val="21"/>
          <w:szCs w:val="21"/>
          <w:lang w:eastAsia="zh-CN"/>
        </w:rPr>
        <w:t xml:space="preserve">ue to </w:t>
      </w:r>
      <w:r w:rsidR="00311A87" w:rsidRPr="007B1356">
        <w:rPr>
          <w:rFonts w:eastAsia="宋体" w:cs="宋体"/>
          <w:spacing w:val="0"/>
          <w:sz w:val="21"/>
          <w:szCs w:val="21"/>
          <w:lang w:eastAsia="zh-CN"/>
        </w:rPr>
        <w:t>the SMPS</w:t>
      </w:r>
      <w:r w:rsidR="00311A87" w:rsidRPr="00311A87">
        <w:rPr>
          <w:rFonts w:eastAsia="宋体" w:cs="宋体"/>
          <w:spacing w:val="0"/>
          <w:sz w:val="21"/>
          <w:szCs w:val="21"/>
          <w:lang w:eastAsia="zh-CN"/>
        </w:rPr>
        <w:t xml:space="preserve"> noise interference, the </w:t>
      </w:r>
      <w:r w:rsidR="00311A87">
        <w:rPr>
          <w:rFonts w:eastAsia="宋体" w:cs="宋体" w:hint="eastAsia"/>
          <w:spacing w:val="0"/>
          <w:sz w:val="21"/>
          <w:szCs w:val="21"/>
          <w:lang w:eastAsia="zh-CN"/>
        </w:rPr>
        <w:t xml:space="preserve">original </w:t>
      </w:r>
      <w:r w:rsidR="00311A87" w:rsidRPr="00311A87">
        <w:rPr>
          <w:rFonts w:eastAsia="宋体" w:cs="宋体"/>
          <w:spacing w:val="0"/>
          <w:sz w:val="21"/>
          <w:szCs w:val="21"/>
          <w:lang w:eastAsia="zh-CN"/>
        </w:rPr>
        <w:t>signal is</w:t>
      </w:r>
      <w:ins w:id="138" w:author="yj zeng" w:date="2026-04-03T09:00:00Z" w16du:dateUtc="2026-04-03T01:00:00Z">
        <w:r w:rsidR="00573C9E">
          <w:rPr>
            <w:rFonts w:eastAsia="宋体" w:cs="宋体" w:hint="eastAsia"/>
            <w:spacing w:val="0"/>
            <w:sz w:val="21"/>
            <w:szCs w:val="21"/>
            <w:lang w:eastAsia="zh-CN"/>
          </w:rPr>
          <w:t xml:space="preserve"> </w:t>
        </w:r>
      </w:ins>
      <w:del w:id="139" w:author="yj zeng" w:date="2026-04-03T09:00:00Z" w16du:dateUtc="2026-04-03T01:00:00Z">
        <w:r w:rsidR="00311A87" w:rsidRPr="00311A87" w:rsidDel="00573C9E">
          <w:rPr>
            <w:rFonts w:eastAsia="宋体" w:cs="宋体"/>
            <w:spacing w:val="0"/>
            <w:sz w:val="21"/>
            <w:szCs w:val="21"/>
            <w:lang w:eastAsia="zh-CN"/>
          </w:rPr>
          <w:delText xml:space="preserve"> severely </w:delText>
        </w:r>
      </w:del>
      <w:r w:rsidR="00311A87" w:rsidRPr="00311A87">
        <w:rPr>
          <w:rFonts w:eastAsia="宋体" w:cs="宋体"/>
          <w:spacing w:val="0"/>
          <w:sz w:val="21"/>
          <w:szCs w:val="21"/>
          <w:lang w:eastAsia="zh-CN"/>
        </w:rPr>
        <w:t>distorted</w:t>
      </w:r>
      <w:r w:rsidR="00311A87" w:rsidRPr="007B1356">
        <w:rPr>
          <w:rFonts w:eastAsia="宋体" w:cs="宋体"/>
          <w:spacing w:val="0"/>
          <w:sz w:val="21"/>
          <w:szCs w:val="21"/>
          <w:lang w:eastAsia="zh-CN"/>
        </w:rPr>
        <w:t xml:space="preserve"> </w:t>
      </w:r>
      <w:r w:rsidR="00311A87">
        <w:rPr>
          <w:rFonts w:eastAsia="宋体" w:cs="宋体" w:hint="eastAsia"/>
          <w:spacing w:val="0"/>
          <w:sz w:val="21"/>
          <w:szCs w:val="21"/>
          <w:lang w:eastAsia="zh-CN"/>
        </w:rPr>
        <w:t>with</w:t>
      </w:r>
      <w:r w:rsidR="007B1356" w:rsidRPr="007B1356">
        <w:rPr>
          <w:rFonts w:eastAsia="宋体" w:cs="宋体"/>
          <w:spacing w:val="0"/>
          <w:sz w:val="21"/>
          <w:szCs w:val="21"/>
          <w:lang w:eastAsia="zh-CN"/>
        </w:rPr>
        <w:t xml:space="preserve"> periodic modulation envelope.</w:t>
      </w:r>
      <w:r w:rsidR="000A3657">
        <w:rPr>
          <w:rFonts w:eastAsia="宋体" w:cs="宋体" w:hint="eastAsia"/>
          <w:spacing w:val="0"/>
          <w:sz w:val="21"/>
          <w:szCs w:val="21"/>
          <w:lang w:eastAsia="zh-CN"/>
        </w:rPr>
        <w:t xml:space="preserve"> </w:t>
      </w:r>
      <w:r w:rsidR="00311A87" w:rsidRPr="00311A87">
        <w:rPr>
          <w:rFonts w:eastAsia="宋体" w:cs="宋体"/>
          <w:spacing w:val="0"/>
          <w:sz w:val="21"/>
          <w:szCs w:val="21"/>
          <w:lang w:eastAsia="zh-CN"/>
        </w:rPr>
        <w:t>The system’s resilience is evidenced by the frequency-domain separation depicted in Figures 4(c) and 4(d)</w:t>
      </w:r>
      <w:r w:rsidR="00B43F9B" w:rsidRPr="00B43F9B">
        <w:rPr>
          <w:rFonts w:eastAsia="宋体" w:cs="宋体"/>
          <w:spacing w:val="0"/>
          <w:sz w:val="21"/>
          <w:szCs w:val="21"/>
          <w:lang w:eastAsia="zh-CN"/>
        </w:rPr>
        <w:t xml:space="preserve">. </w:t>
      </w:r>
      <w:r w:rsidR="0093195B" w:rsidRPr="0093195B">
        <w:rPr>
          <w:rFonts w:eastAsia="宋体" w:cs="宋体"/>
          <w:spacing w:val="0"/>
          <w:sz w:val="21"/>
          <w:szCs w:val="21"/>
          <w:lang w:eastAsia="zh-CN"/>
        </w:rPr>
        <w:t>Operating under the sub-octave configuration (</w:t>
      </w:r>
      <w:r w:rsidR="00311A87" w:rsidRPr="003C730D">
        <w:rPr>
          <w:rFonts w:eastAsia="宋体" w:cs="宋体"/>
          <w:b/>
          <w:bCs/>
          <w:spacing w:val="0"/>
          <w:sz w:val="21"/>
          <w:szCs w:val="21"/>
          <w:lang w:eastAsia="zh-CN"/>
        </w:rPr>
        <w:t xml:space="preserve">Configuration </w:t>
      </w:r>
      <w:r w:rsidR="0093195B" w:rsidRPr="003C730D">
        <w:rPr>
          <w:rFonts w:eastAsia="宋体" w:cs="宋体"/>
          <w:b/>
          <w:bCs/>
          <w:spacing w:val="0"/>
          <w:sz w:val="21"/>
          <w:szCs w:val="21"/>
          <w:lang w:eastAsia="zh-CN"/>
        </w:rPr>
        <w:t>1</w:t>
      </w:r>
      <w:r w:rsidR="0093195B" w:rsidRPr="0093195B">
        <w:rPr>
          <w:rFonts w:eastAsia="宋体" w:cs="宋体"/>
          <w:spacing w:val="0"/>
          <w:sz w:val="21"/>
          <w:szCs w:val="21"/>
          <w:lang w:eastAsia="zh-CN"/>
        </w:rPr>
        <w:t xml:space="preserve">), the OFE carriers are confined </w:t>
      </w:r>
      <w:r w:rsidR="00311A87">
        <w:rPr>
          <w:rFonts w:eastAsia="宋体" w:cs="宋体" w:hint="eastAsia"/>
          <w:spacing w:val="0"/>
          <w:sz w:val="21"/>
          <w:szCs w:val="21"/>
          <w:lang w:eastAsia="zh-CN"/>
        </w:rPr>
        <w:t>in</w:t>
      </w:r>
      <w:r w:rsidR="0093195B" w:rsidRPr="0093195B">
        <w:rPr>
          <w:rFonts w:eastAsia="宋体" w:cs="宋体"/>
          <w:spacing w:val="0"/>
          <w:sz w:val="21"/>
          <w:szCs w:val="21"/>
          <w:lang w:eastAsia="zh-CN"/>
        </w:rPr>
        <w:t>to the 380–490 kHz high-frequency band (Fig. 4c).</w:t>
      </w:r>
      <w:r w:rsidR="00B43F9B" w:rsidRPr="00B43F9B">
        <w:rPr>
          <w:rFonts w:eastAsia="宋体" w:cs="宋体"/>
          <w:spacing w:val="0"/>
          <w:sz w:val="21"/>
          <w:szCs w:val="21"/>
          <w:lang w:eastAsia="zh-CN"/>
        </w:rPr>
        <w:t xml:space="preserve"> This structural frequency isolation ensures that despite the time-domain distortion observed in Fig. 4b, the orthogonal carriers remain uncontaminated prior to the demodulation stage.</w:t>
      </w:r>
      <w:r w:rsidR="00104BE4">
        <w:rPr>
          <w:rFonts w:eastAsia="宋体" w:cs="宋体" w:hint="eastAsia"/>
          <w:spacing w:val="0"/>
          <w:sz w:val="21"/>
          <w:szCs w:val="21"/>
          <w:lang w:eastAsia="zh-CN"/>
        </w:rPr>
        <w:t xml:space="preserve"> </w:t>
      </w:r>
    </w:p>
    <w:p w14:paraId="0AC0CC0E" w14:textId="7FD7F3B9" w:rsidR="00374212" w:rsidRPr="00231EA3" w:rsidRDefault="00104BE4" w:rsidP="00B43CD1">
      <w:pPr>
        <w:ind w:firstLine="420"/>
        <w:jc w:val="both"/>
        <w:rPr>
          <w:rFonts w:eastAsia="宋体" w:cs="宋体"/>
          <w:spacing w:val="0"/>
          <w:sz w:val="21"/>
          <w:szCs w:val="21"/>
          <w:lang w:eastAsia="zh-CN"/>
        </w:rPr>
      </w:pPr>
      <w:r w:rsidRPr="00104BE4">
        <w:rPr>
          <w:rFonts w:eastAsia="宋体" w:cs="宋体"/>
          <w:spacing w:val="0"/>
          <w:sz w:val="21"/>
          <w:szCs w:val="21"/>
          <w:lang w:eastAsia="zh-CN"/>
        </w:rPr>
        <w:t xml:space="preserve">Figure 4(e) quantifies </w:t>
      </w:r>
      <w:del w:id="140" w:author="yj zeng" w:date="2026-04-02T09:26:00Z" w16du:dateUtc="2026-04-02T01:26:00Z">
        <w:r w:rsidRPr="00104BE4" w:rsidDel="00FC2713">
          <w:rPr>
            <w:rFonts w:eastAsia="宋体" w:cs="宋体"/>
            <w:spacing w:val="0"/>
            <w:sz w:val="21"/>
            <w:szCs w:val="21"/>
            <w:lang w:eastAsia="zh-CN"/>
          </w:rPr>
          <w:delText>the statistical</w:delText>
        </w:r>
      </w:del>
      <w:ins w:id="141" w:author="yj zeng" w:date="2026-04-02T09:26:00Z" w16du:dateUtc="2026-04-02T01:26:00Z">
        <w:r w:rsidR="00FC2713" w:rsidRPr="00104BE4">
          <w:rPr>
            <w:rFonts w:eastAsia="宋体" w:cs="宋体"/>
            <w:spacing w:val="0"/>
            <w:sz w:val="21"/>
            <w:szCs w:val="21"/>
            <w:lang w:eastAsia="zh-CN"/>
          </w:rPr>
          <w:t>statistical</w:t>
        </w:r>
      </w:ins>
      <w:r w:rsidRPr="00104BE4">
        <w:rPr>
          <w:rFonts w:eastAsia="宋体" w:cs="宋体"/>
          <w:spacing w:val="0"/>
          <w:sz w:val="21"/>
          <w:szCs w:val="21"/>
          <w:lang w:eastAsia="zh-CN"/>
        </w:rPr>
        <w:t xml:space="preserve"> tolerance to this environmental noise. The </w:t>
      </w:r>
      <w:r w:rsidR="00BF31DD">
        <w:rPr>
          <w:rFonts w:eastAsia="宋体" w:cs="宋体" w:hint="eastAsia"/>
          <w:spacing w:val="0"/>
          <w:sz w:val="21"/>
          <w:szCs w:val="21"/>
          <w:lang w:eastAsia="zh-CN"/>
        </w:rPr>
        <w:t xml:space="preserve">spectral reconstruction </w:t>
      </w:r>
      <w:r w:rsidRPr="00104BE4">
        <w:rPr>
          <w:rFonts w:eastAsia="宋体" w:cs="宋体"/>
          <w:spacing w:val="0"/>
          <w:sz w:val="21"/>
          <w:szCs w:val="21"/>
          <w:lang w:eastAsia="zh-CN"/>
        </w:rPr>
        <w:t>RMSE exhibits a robustness plateau (</w:t>
      </w:r>
      <w:r w:rsidR="00773ED5" w:rsidRPr="00FA371A">
        <w:rPr>
          <w:rFonts w:eastAsia="宋体" w:cs="宋体"/>
          <w:spacing w:val="0"/>
          <w:sz w:val="21"/>
          <w:szCs w:val="21"/>
          <w:lang w:eastAsia="zh-CN"/>
        </w:rPr>
        <w:t>0.0261</w:t>
      </w:r>
      <w:r w:rsidRPr="00104BE4">
        <w:rPr>
          <w:rFonts w:eastAsia="宋体" w:cs="宋体"/>
          <w:spacing w:val="0"/>
          <w:sz w:val="21"/>
          <w:szCs w:val="21"/>
          <w:lang w:eastAsia="zh-CN"/>
        </w:rPr>
        <w:t xml:space="preserve">) </w:t>
      </w:r>
      <w:r w:rsidR="00374212">
        <w:rPr>
          <w:rFonts w:eastAsia="宋体" w:cs="宋体" w:hint="eastAsia"/>
          <w:spacing w:val="0"/>
          <w:sz w:val="21"/>
          <w:szCs w:val="21"/>
          <w:lang w:eastAsia="zh-CN"/>
        </w:rPr>
        <w:t>from 23.11 dB to even -11.77 dB</w:t>
      </w:r>
      <w:r w:rsidRPr="00104BE4">
        <w:rPr>
          <w:rFonts w:eastAsia="宋体" w:cs="宋体"/>
          <w:spacing w:val="0"/>
          <w:sz w:val="21"/>
          <w:szCs w:val="21"/>
          <w:lang w:eastAsia="zh-CN"/>
        </w:rPr>
        <w:t xml:space="preserve">, with performance </w:t>
      </w:r>
      <w:r w:rsidR="003048D0">
        <w:rPr>
          <w:rFonts w:eastAsia="宋体" w:cs="宋体" w:hint="eastAsia"/>
          <w:spacing w:val="0"/>
          <w:sz w:val="21"/>
          <w:szCs w:val="21"/>
          <w:lang w:eastAsia="zh-CN"/>
        </w:rPr>
        <w:t>degrade</w:t>
      </w:r>
      <w:r w:rsidR="003048D0" w:rsidRPr="00104BE4">
        <w:rPr>
          <w:rFonts w:eastAsia="宋体" w:cs="宋体"/>
          <w:spacing w:val="0"/>
          <w:sz w:val="21"/>
          <w:szCs w:val="21"/>
          <w:lang w:eastAsia="zh-CN"/>
        </w:rPr>
        <w:t xml:space="preserve"> </w:t>
      </w:r>
      <w:r w:rsidRPr="00104BE4">
        <w:rPr>
          <w:rFonts w:eastAsia="宋体" w:cs="宋体"/>
          <w:spacing w:val="0"/>
          <w:sz w:val="21"/>
          <w:szCs w:val="21"/>
          <w:lang w:eastAsia="zh-CN"/>
        </w:rPr>
        <w:t xml:space="preserve">initiating when the SNR breaches </w:t>
      </w:r>
      <w:r w:rsidR="00374212">
        <w:rPr>
          <w:rFonts w:eastAsia="宋体" w:cs="宋体" w:hint="eastAsia"/>
          <w:spacing w:val="0"/>
          <w:sz w:val="21"/>
          <w:szCs w:val="21"/>
          <w:lang w:eastAsia="zh-CN"/>
        </w:rPr>
        <w:t xml:space="preserve">around </w:t>
      </w:r>
      <w:r w:rsidRPr="00104BE4">
        <w:rPr>
          <w:rFonts w:eastAsia="宋体" w:cs="宋体"/>
          <w:spacing w:val="0"/>
          <w:sz w:val="21"/>
          <w:szCs w:val="21"/>
          <w:lang w:eastAsia="zh-CN"/>
        </w:rPr>
        <w:t>the -12 dB threshold.</w:t>
      </w:r>
      <w:r w:rsidR="00986267" w:rsidRPr="00986267">
        <w:rPr>
          <w:rFonts w:eastAsia="宋体" w:cs="宋体"/>
          <w:spacing w:val="0"/>
          <w:sz w:val="21"/>
          <w:szCs w:val="21"/>
          <w:lang w:eastAsia="zh-CN"/>
        </w:rPr>
        <w:t xml:space="preserve"> Figure 4(f) maps the reconstructed spectra across the evaluated noise levels. Down to the -11.77 dB threshold, </w:t>
      </w:r>
      <w:r w:rsidR="00316083" w:rsidRPr="00316083">
        <w:rPr>
          <w:rFonts w:eastAsia="宋体" w:cs="宋体"/>
          <w:spacing w:val="0"/>
          <w:sz w:val="21"/>
          <w:szCs w:val="21"/>
          <w:lang w:eastAsia="zh-CN"/>
        </w:rPr>
        <w:t>the extracted curves show minimal deviation from the ground truth</w:t>
      </w:r>
      <w:r w:rsidR="00986267" w:rsidRPr="00986267">
        <w:rPr>
          <w:rFonts w:eastAsia="宋体" w:cs="宋体"/>
          <w:spacing w:val="0"/>
          <w:sz w:val="21"/>
          <w:szCs w:val="21"/>
          <w:lang w:eastAsia="zh-CN"/>
        </w:rPr>
        <w:t xml:space="preserve"> (solid black line</w:t>
      </w:r>
      <w:r w:rsidR="00374212">
        <w:rPr>
          <w:rFonts w:eastAsia="宋体" w:cs="宋体" w:hint="eastAsia"/>
          <w:spacing w:val="0"/>
          <w:sz w:val="21"/>
          <w:szCs w:val="21"/>
          <w:lang w:eastAsia="zh-CN"/>
        </w:rPr>
        <w:t>)</w:t>
      </w:r>
      <w:r w:rsidR="00986267" w:rsidRPr="00986267">
        <w:rPr>
          <w:rFonts w:eastAsia="宋体" w:cs="宋体"/>
          <w:spacing w:val="0"/>
          <w:sz w:val="21"/>
          <w:szCs w:val="21"/>
          <w:lang w:eastAsia="zh-CN"/>
        </w:rPr>
        <w:t>, validating the framework</w:t>
      </w:r>
      <w:r w:rsidR="00374212">
        <w:rPr>
          <w:rFonts w:eastAsia="宋体" w:cs="宋体"/>
          <w:spacing w:val="0"/>
          <w:sz w:val="21"/>
          <w:szCs w:val="21"/>
          <w:lang w:eastAsia="zh-CN"/>
        </w:rPr>
        <w:t>’</w:t>
      </w:r>
      <w:r w:rsidR="00986267" w:rsidRPr="00986267">
        <w:rPr>
          <w:rFonts w:eastAsia="宋体" w:cs="宋体"/>
          <w:spacing w:val="0"/>
          <w:sz w:val="21"/>
          <w:szCs w:val="21"/>
          <w:lang w:eastAsia="zh-CN"/>
        </w:rPr>
        <w:t xml:space="preserve">s </w:t>
      </w:r>
      <w:r w:rsidR="00986267">
        <w:rPr>
          <w:rFonts w:eastAsia="宋体" w:cs="宋体" w:hint="eastAsia"/>
          <w:spacing w:val="0"/>
          <w:sz w:val="21"/>
          <w:szCs w:val="21"/>
          <w:lang w:eastAsia="zh-CN"/>
        </w:rPr>
        <w:t>robustness</w:t>
      </w:r>
      <w:r w:rsidR="00986267" w:rsidRPr="00986267">
        <w:rPr>
          <w:rFonts w:eastAsia="宋体" w:cs="宋体"/>
          <w:spacing w:val="0"/>
          <w:sz w:val="21"/>
          <w:szCs w:val="21"/>
          <w:lang w:eastAsia="zh-CN"/>
        </w:rPr>
        <w:t xml:space="preserve"> within the sub-noise regime.</w:t>
      </w:r>
    </w:p>
    <w:p w14:paraId="2CFE144B" w14:textId="77777777" w:rsidR="00BA6712" w:rsidRPr="00FA371A" w:rsidRDefault="00BA6712" w:rsidP="00BA6712">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2A5D4761" w14:textId="31CD4CD3" w:rsidR="00BA6712" w:rsidRPr="00A43B5D" w:rsidRDefault="00BA6712" w:rsidP="00A43B5D">
      <w:pPr>
        <w:ind w:firstLineChars="200" w:firstLine="388"/>
        <w:jc w:val="both"/>
        <w:rPr>
          <w:rFonts w:eastAsia="宋体" w:cs="宋体"/>
          <w:spacing w:val="0"/>
          <w:sz w:val="21"/>
          <w:szCs w:val="21"/>
          <w:lang w:eastAsia="zh-CN"/>
        </w:rPr>
      </w:pPr>
      <w:r w:rsidRPr="00FA371A">
        <w:rPr>
          <w:rFonts w:eastAsiaTheme="minorEastAsia"/>
          <w:sz w:val="21"/>
          <w:szCs w:val="21"/>
          <w:lang w:eastAsia="zh-CN"/>
        </w:rPr>
        <w:t>I</w:t>
      </w:r>
      <w:r w:rsidRPr="00A43B5D">
        <w:rPr>
          <w:rFonts w:eastAsia="宋体" w:cs="宋体"/>
          <w:spacing w:val="0"/>
          <w:sz w:val="21"/>
          <w:szCs w:val="21"/>
          <w:lang w:eastAsia="zh-CN"/>
        </w:rPr>
        <w:t xml:space="preserve">n this work, we propose </w:t>
      </w:r>
      <w:r w:rsidR="00311A87">
        <w:rPr>
          <w:rFonts w:eastAsia="宋体" w:cs="宋体" w:hint="eastAsia"/>
          <w:spacing w:val="0"/>
          <w:sz w:val="21"/>
          <w:szCs w:val="21"/>
          <w:lang w:eastAsia="zh-CN"/>
        </w:rPr>
        <w:t xml:space="preserve">an </w:t>
      </w:r>
      <w:r w:rsidR="00311A87" w:rsidRPr="003C730D">
        <w:rPr>
          <w:rFonts w:eastAsia="宋体" w:cs="宋体"/>
          <w:spacing w:val="0"/>
          <w:sz w:val="21"/>
          <w:szCs w:val="21"/>
          <w:lang w:eastAsia="zh-CN"/>
        </w:rPr>
        <w:t>orthogonal frequency encoding</w:t>
      </w:r>
      <w:r w:rsidR="00311A87">
        <w:rPr>
          <w:rFonts w:eastAsia="宋体" w:cs="宋体" w:hint="eastAsia"/>
          <w:spacing w:val="0"/>
          <w:sz w:val="21"/>
          <w:szCs w:val="21"/>
          <w:lang w:eastAsia="zh-CN"/>
        </w:rPr>
        <w:t xml:space="preserve"> (OFE)</w:t>
      </w:r>
      <w:r w:rsidR="00311A87" w:rsidRPr="00A43B5D" w:rsidDel="00311A87">
        <w:rPr>
          <w:rFonts w:eastAsia="宋体" w:cs="宋体"/>
          <w:spacing w:val="0"/>
          <w:sz w:val="21"/>
          <w:szCs w:val="21"/>
          <w:lang w:eastAsia="zh-CN"/>
        </w:rPr>
        <w:t xml:space="preserve"> </w:t>
      </w:r>
      <w:r w:rsidR="00D63AF4" w:rsidRPr="00A43B5D">
        <w:rPr>
          <w:rFonts w:eastAsia="宋体" w:cs="宋体"/>
          <w:spacing w:val="0"/>
          <w:sz w:val="21"/>
          <w:szCs w:val="21"/>
          <w:lang w:eastAsia="zh-CN"/>
        </w:rPr>
        <w:t xml:space="preserve">architecture </w:t>
      </w:r>
      <w:r w:rsidRPr="00A43B5D">
        <w:rPr>
          <w:rFonts w:eastAsia="宋体" w:cs="宋体"/>
          <w:spacing w:val="0"/>
          <w:sz w:val="21"/>
          <w:szCs w:val="21"/>
          <w:lang w:eastAsia="zh-CN"/>
        </w:rPr>
        <w:t>to resolve the speed-SNR trade-off in conventional TDM. By shifting from serial scanning to parallelized frequency-domain encoding, the system</w:t>
      </w:r>
      <w:r w:rsidR="00311A87">
        <w:rPr>
          <w:rFonts w:eastAsia="宋体" w:cs="宋体" w:hint="eastAsia"/>
          <w:spacing w:val="0"/>
          <w:sz w:val="21"/>
          <w:szCs w:val="21"/>
          <w:lang w:eastAsia="zh-CN"/>
        </w:rPr>
        <w:t xml:space="preserve"> can</w:t>
      </w:r>
      <w:r w:rsidRPr="00A43B5D">
        <w:rPr>
          <w:rFonts w:eastAsia="宋体" w:cs="宋体"/>
          <w:spacing w:val="0"/>
          <w:sz w:val="21"/>
          <w:szCs w:val="21"/>
          <w:lang w:eastAsia="zh-CN"/>
        </w:rPr>
        <w:t xml:space="preserve"> achieve single-shot spectral reconstruction. </w:t>
      </w:r>
      <w:r w:rsidR="00FE4678">
        <w:rPr>
          <w:rFonts w:eastAsia="宋体" w:cs="宋体" w:hint="eastAsia"/>
          <w:spacing w:val="0"/>
          <w:sz w:val="21"/>
          <w:szCs w:val="21"/>
          <w:lang w:eastAsia="zh-CN"/>
        </w:rPr>
        <w:t>U</w:t>
      </w:r>
      <w:r w:rsidRPr="00A43B5D">
        <w:rPr>
          <w:rFonts w:eastAsia="宋体" w:cs="宋体"/>
          <w:spacing w:val="0"/>
          <w:sz w:val="21"/>
          <w:szCs w:val="21"/>
          <w:lang w:eastAsia="zh-CN"/>
        </w:rPr>
        <w:t>nlike standard lock-in techniques</w:t>
      </w:r>
      <w:r w:rsidR="00D63AF4" w:rsidRPr="00A43B5D">
        <w:rPr>
          <w:rFonts w:eastAsia="宋体" w:cs="宋体"/>
          <w:spacing w:val="0"/>
          <w:sz w:val="21"/>
          <w:szCs w:val="21"/>
          <w:lang w:eastAsia="zh-CN"/>
        </w:rPr>
        <w:fldChar w:fldCharType="begin"/>
      </w:r>
      <w:r w:rsidR="00D63AF4" w:rsidRPr="00A43B5D">
        <w:rPr>
          <w:rFonts w:eastAsia="宋体" w:cs="宋体"/>
          <w:spacing w:val="0"/>
          <w:sz w:val="21"/>
          <w:szCs w:val="21"/>
          <w:lang w:eastAsia="zh-CN"/>
        </w:rPr>
        <w:instrText xml:space="preserve"> REF _Ref225087173 \r \h </w:instrText>
      </w:r>
      <w:r w:rsidR="00640733">
        <w:rPr>
          <w:rFonts w:eastAsia="宋体" w:cs="宋体"/>
          <w:spacing w:val="0"/>
          <w:sz w:val="21"/>
          <w:szCs w:val="21"/>
          <w:lang w:eastAsia="zh-CN"/>
        </w:rPr>
        <w:instrText xml:space="preserve"> \* MERGEFORMAT </w:instrText>
      </w:r>
      <w:r w:rsidR="00D63AF4" w:rsidRPr="00A43B5D">
        <w:rPr>
          <w:rFonts w:eastAsia="宋体" w:cs="宋体"/>
          <w:spacing w:val="0"/>
          <w:sz w:val="21"/>
          <w:szCs w:val="21"/>
          <w:lang w:eastAsia="zh-CN"/>
        </w:rPr>
      </w:r>
      <w:r w:rsidR="00D63AF4" w:rsidRPr="00A43B5D">
        <w:rPr>
          <w:rFonts w:eastAsia="宋体" w:cs="宋体"/>
          <w:spacing w:val="0"/>
          <w:sz w:val="21"/>
          <w:szCs w:val="21"/>
          <w:lang w:eastAsia="zh-CN"/>
        </w:rPr>
        <w:fldChar w:fldCharType="separate"/>
      </w:r>
      <w:r w:rsidR="00C62565">
        <w:rPr>
          <w:rFonts w:eastAsia="宋体" w:cs="宋体"/>
          <w:spacing w:val="0"/>
          <w:sz w:val="21"/>
          <w:szCs w:val="21"/>
          <w:lang w:eastAsia="zh-CN"/>
        </w:rPr>
        <w:t>[16]</w:t>
      </w:r>
      <w:r w:rsidR="00D63AF4" w:rsidRPr="00A43B5D">
        <w:rPr>
          <w:rFonts w:eastAsia="宋体" w:cs="宋体"/>
          <w:spacing w:val="0"/>
          <w:sz w:val="21"/>
          <w:szCs w:val="21"/>
          <w:lang w:eastAsia="zh-CN"/>
        </w:rPr>
        <w:fldChar w:fldCharType="end"/>
      </w:r>
      <w:r w:rsidRPr="00A43B5D">
        <w:rPr>
          <w:rFonts w:eastAsia="宋体" w:cs="宋体"/>
          <w:spacing w:val="0"/>
          <w:sz w:val="21"/>
          <w:szCs w:val="21"/>
          <w:lang w:eastAsia="zh-CN"/>
        </w:rPr>
        <w:t xml:space="preserve">, </w:t>
      </w:r>
      <w:r w:rsidR="006A152A" w:rsidRPr="00A43B5D">
        <w:rPr>
          <w:rFonts w:eastAsia="宋体" w:cs="宋体"/>
          <w:spacing w:val="0"/>
          <w:sz w:val="21"/>
          <w:szCs w:val="21"/>
          <w:lang w:eastAsia="zh-CN"/>
        </w:rPr>
        <w:t>OFE</w:t>
      </w:r>
      <w:r w:rsidRPr="00A43B5D">
        <w:rPr>
          <w:rFonts w:eastAsia="宋体" w:cs="宋体"/>
          <w:spacing w:val="0"/>
          <w:sz w:val="21"/>
          <w:szCs w:val="21"/>
          <w:lang w:eastAsia="zh-CN"/>
        </w:rPr>
        <w:t xml:space="preserve"> employs a strategic frequency allocation scheme that exploits the spectral gaps of structured environmental noise. This mechanism ensures robust retrieval under </w:t>
      </w:r>
      <w:r w:rsidR="00CE7F2E">
        <w:rPr>
          <w:rFonts w:eastAsia="宋体" w:cs="宋体" w:hint="eastAsia"/>
          <w:spacing w:val="0"/>
          <w:sz w:val="21"/>
          <w:szCs w:val="21"/>
          <w:lang w:eastAsia="zh-CN"/>
        </w:rPr>
        <w:t>sub-noise regime</w:t>
      </w:r>
      <w:r w:rsidRPr="00A43B5D">
        <w:rPr>
          <w:rFonts w:eastAsia="宋体" w:cs="宋体"/>
          <w:spacing w:val="0"/>
          <w:sz w:val="21"/>
          <w:szCs w:val="21"/>
          <w:lang w:eastAsia="zh-CN"/>
        </w:rPr>
        <w:t>, immunizing the system against common artifacts like SMPS ripples.</w:t>
      </w:r>
    </w:p>
    <w:p w14:paraId="57882EAD" w14:textId="2A26E9E0" w:rsidR="00BA6712" w:rsidRPr="00A43B5D" w:rsidRDefault="007B22FF" w:rsidP="00A43B5D">
      <w:pPr>
        <w:ind w:firstLineChars="200" w:firstLine="420"/>
        <w:jc w:val="both"/>
        <w:rPr>
          <w:rFonts w:eastAsia="宋体" w:cs="宋体"/>
          <w:spacing w:val="0"/>
          <w:sz w:val="21"/>
          <w:szCs w:val="21"/>
          <w:lang w:eastAsia="zh-CN"/>
        </w:rPr>
      </w:pPr>
      <w:r>
        <w:rPr>
          <w:rFonts w:eastAsia="宋体" w:cs="宋体" w:hint="eastAsia"/>
          <w:spacing w:val="0"/>
          <w:sz w:val="21"/>
          <w:szCs w:val="21"/>
          <w:lang w:eastAsia="zh-CN"/>
        </w:rPr>
        <w:t>T</w:t>
      </w:r>
      <w:r w:rsidR="00BA6712" w:rsidRPr="00A43B5D">
        <w:rPr>
          <w:rFonts w:eastAsia="宋体" w:cs="宋体"/>
          <w:spacing w:val="0"/>
          <w:sz w:val="21"/>
          <w:szCs w:val="21"/>
          <w:lang w:eastAsia="zh-CN"/>
        </w:rPr>
        <w:t xml:space="preserve">he performance boundaries of </w:t>
      </w:r>
      <w:r w:rsidR="006A152A" w:rsidRPr="00A43B5D">
        <w:rPr>
          <w:rFonts w:eastAsia="宋体" w:cs="宋体"/>
          <w:spacing w:val="0"/>
          <w:sz w:val="21"/>
          <w:szCs w:val="21"/>
          <w:lang w:eastAsia="zh-CN"/>
        </w:rPr>
        <w:t>OFE</w:t>
      </w:r>
      <w:r w:rsidR="00BA6712" w:rsidRPr="00A43B5D">
        <w:rPr>
          <w:rFonts w:eastAsia="宋体" w:cs="宋体"/>
          <w:spacing w:val="0"/>
          <w:sz w:val="21"/>
          <w:szCs w:val="21"/>
          <w:lang w:eastAsia="zh-CN"/>
        </w:rPr>
        <w:t xml:space="preserve"> are dictated by hardware constraints rather than the encoding strategy itself. The acquisition speed </w:t>
      </w:r>
      <m:oMath>
        <m:r>
          <w:rPr>
            <w:rFonts w:ascii="Cambria Math" w:eastAsia="宋体" w:hAnsi="Cambria Math" w:cs="宋体"/>
            <w:spacing w:val="0"/>
            <w:sz w:val="21"/>
            <w:szCs w:val="21"/>
            <w:lang w:eastAsia="zh-CN"/>
          </w:rPr>
          <m:t>T</m:t>
        </m:r>
      </m:oMath>
      <w:r w:rsidR="00BA6712" w:rsidRPr="00A43B5D">
        <w:rPr>
          <w:rFonts w:eastAsia="宋体" w:cs="宋体"/>
          <w:spacing w:val="0"/>
          <w:sz w:val="21"/>
          <w:szCs w:val="21"/>
          <w:lang w:eastAsia="zh-CN"/>
        </w:rPr>
        <w:t xml:space="preserve"> is </w:t>
      </w:r>
      <w:r w:rsidR="002D3AF7" w:rsidRPr="002D3AF7">
        <w:rPr>
          <w:rFonts w:eastAsia="宋体" w:cs="宋体"/>
          <w:spacing w:val="0"/>
          <w:sz w:val="21"/>
          <w:szCs w:val="21"/>
          <w:lang w:eastAsia="zh-CN"/>
        </w:rPr>
        <w:t xml:space="preserve">constrained </w:t>
      </w:r>
      <w:r w:rsidR="00BA6712" w:rsidRPr="00A43B5D">
        <w:rPr>
          <w:rFonts w:eastAsia="宋体" w:cs="宋体"/>
          <w:spacing w:val="0"/>
          <w:sz w:val="21"/>
          <w:szCs w:val="21"/>
          <w:lang w:eastAsia="zh-CN"/>
        </w:rPr>
        <w:t xml:space="preserve">by the time-frequency uncertainty principle, </w:t>
      </w:r>
      <m:oMath>
        <m:r>
          <w:rPr>
            <w:rFonts w:ascii="Cambria Math" w:eastAsia="宋体" w:hAnsi="Cambria Math" w:cs="宋体"/>
            <w:spacing w:val="0"/>
            <w:sz w:val="21"/>
            <w:szCs w:val="21"/>
            <w:lang w:eastAsia="zh-CN"/>
          </w:rPr>
          <m:t xml:space="preserve">T </m:t>
        </m:r>
        <m: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1</m:t>
        </m:r>
        <m:r>
          <m:rPr>
            <m:lit/>
          </m:rPr>
          <w:rPr>
            <w:rFonts w:ascii="Cambria Math" w:eastAsia="宋体" w:hAnsi="Cambria Math" w:cs="宋体"/>
            <w:spacing w:val="0"/>
            <w:sz w:val="21"/>
            <w:szCs w:val="21"/>
            <w:lang w:eastAsia="zh-CN"/>
          </w:rPr>
          <m:t>/</m:t>
        </m:r>
        <m:r>
          <w:rPr>
            <w:rFonts w:ascii="Cambria Math" w:eastAsia="宋体" w:hAnsi="Cambria Math" w:cs="宋体" w:hint="eastAsia"/>
            <w:spacing w:val="0"/>
            <w:sz w:val="21"/>
            <w:szCs w:val="21"/>
            <w:lang w:eastAsia="zh-CN"/>
          </w:rPr>
          <m:t>Δ</m:t>
        </m:r>
        <m:r>
          <w:rPr>
            <w:rFonts w:ascii="Cambria Math" w:eastAsia="宋体" w:hAnsi="Cambria Math" w:cs="宋体"/>
            <w:spacing w:val="0"/>
            <w:sz w:val="21"/>
            <w:szCs w:val="21"/>
            <w:lang w:eastAsia="zh-CN"/>
          </w:rPr>
          <m:t>f</m:t>
        </m:r>
      </m:oMath>
      <w:r w:rsidR="00BA6712" w:rsidRPr="00A43B5D">
        <w:rPr>
          <w:rFonts w:eastAsia="宋体" w:cs="宋体"/>
          <w:spacing w:val="0"/>
          <w:sz w:val="21"/>
          <w:szCs w:val="21"/>
          <w:lang w:eastAsia="zh-CN"/>
        </w:rPr>
        <w:t xml:space="preserve">. </w:t>
      </w:r>
      <w:r w:rsidR="001034AE" w:rsidRPr="001034AE">
        <w:rPr>
          <w:rFonts w:eastAsia="宋体" w:cs="宋体"/>
          <w:spacing w:val="0"/>
          <w:sz w:val="21"/>
          <w:szCs w:val="21"/>
          <w:lang w:eastAsia="zh-CN"/>
        </w:rPr>
        <w:t xml:space="preserve">Although the empirical </w:t>
      </w:r>
      <w:r w:rsidR="00602883">
        <w:rPr>
          <w:rFonts w:eastAsia="宋体" w:cs="宋体" w:hint="eastAsia"/>
          <w:spacing w:val="0"/>
          <w:sz w:val="21"/>
          <w:szCs w:val="21"/>
          <w:lang w:eastAsia="zh-CN"/>
        </w:rPr>
        <w:t>acquisition</w:t>
      </w:r>
      <w:r w:rsidR="001034AE" w:rsidRPr="001034AE">
        <w:rPr>
          <w:rFonts w:eastAsia="宋体" w:cs="宋体"/>
          <w:spacing w:val="0"/>
          <w:sz w:val="21"/>
          <w:szCs w:val="21"/>
          <w:lang w:eastAsia="zh-CN"/>
        </w:rPr>
        <w:t xml:space="preserve"> time of our prototype is bottlenecked at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w:rPr>
                <w:rFonts w:ascii="Cambria Math" w:eastAsia="宋体" w:hAnsi="Cambria Math" w:cs="宋体"/>
                <w:spacing w:val="0"/>
                <w:sz w:val="21"/>
                <w:szCs w:val="21"/>
                <w:lang w:eastAsia="zh-CN"/>
              </w:rPr>
              <m:t>s</m:t>
            </m:r>
          </m:sub>
        </m:sSub>
        <m:r>
          <w:rPr>
            <w:rFonts w:ascii="Cambria Math" w:eastAsia="宋体" w:hAnsi="Cambria Math" w:cs="宋体"/>
            <w:spacing w:val="0"/>
            <w:sz w:val="21"/>
            <w:szCs w:val="21"/>
            <w:lang w:eastAsia="zh-CN"/>
          </w:rPr>
          <m:t>=250 </m:t>
        </m:r>
        <m:r>
          <m:rPr>
            <m:nor/>
          </m:rPr>
          <w:rPr>
            <w:rFonts w:ascii="Cambria Math" w:eastAsia="宋体" w:hAnsi="Cambria Math" w:cs="宋体"/>
            <w:spacing w:val="0"/>
            <w:sz w:val="21"/>
            <w:szCs w:val="21"/>
            <w:lang w:eastAsia="zh-CN"/>
          </w:rPr>
          <m:t>μs</m:t>
        </m:r>
      </m:oMath>
      <w:r w:rsidR="001034AE" w:rsidRPr="001034AE">
        <w:rPr>
          <w:rFonts w:eastAsia="宋体" w:cs="宋体"/>
          <w:spacing w:val="0"/>
          <w:sz w:val="21"/>
          <w:szCs w:val="21"/>
          <w:lang w:eastAsia="zh-CN"/>
        </w:rPr>
        <w:t xml:space="preserve">—a physical concession dictated by the necessity to average out hardware switching transients within the </w:t>
      </w:r>
      <w:r w:rsidR="00BE55D5">
        <w:rPr>
          <w:rFonts w:eastAsia="宋体" w:cs="宋体" w:hint="eastAsia"/>
          <w:spacing w:val="0"/>
          <w:sz w:val="21"/>
          <w:szCs w:val="21"/>
          <w:lang w:eastAsia="zh-CN"/>
        </w:rPr>
        <w:t>500 kHz</w:t>
      </w:r>
      <w:r w:rsidR="001034AE" w:rsidRPr="001034AE">
        <w:rPr>
          <w:rFonts w:eastAsia="宋体" w:cs="宋体"/>
          <w:spacing w:val="0"/>
          <w:sz w:val="21"/>
          <w:szCs w:val="21"/>
          <w:lang w:eastAsia="zh-CN"/>
        </w:rPr>
        <w:t xml:space="preserve"> modulation bandwidth ceiling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B</m:t>
            </m:r>
          </m:e>
          <m:sub>
            <m:r>
              <m:rPr>
                <m:nor/>
              </m:rPr>
              <w:rPr>
                <w:rFonts w:ascii="Cambria Math" w:eastAsia="宋体" w:hAnsi="Cambria Math" w:cs="宋体"/>
                <w:spacing w:val="0"/>
                <w:sz w:val="21"/>
                <w:szCs w:val="21"/>
                <w:lang w:eastAsia="zh-CN"/>
                <w:rPrChange w:id="142" w:author="yj zeng" w:date="2026-04-02T09:08:00Z" w16du:dateUtc="2026-04-02T01:08:00Z">
                  <w:rPr>
                    <w:rFonts w:ascii="Cambria Math" w:eastAsia="宋体" w:hAnsi="Cambria Math" w:cs="宋体"/>
                    <w:i/>
                    <w:spacing w:val="0"/>
                    <w:sz w:val="21"/>
                    <w:szCs w:val="21"/>
                    <w:lang w:eastAsia="zh-CN"/>
                  </w:rPr>
                </w:rPrChange>
              </w:rPr>
              <m:t>max</m:t>
            </m:r>
          </m:sub>
        </m:sSub>
      </m:oMath>
      <w:r w:rsidR="001034AE" w:rsidRPr="001034AE">
        <w:rPr>
          <w:rFonts w:eastAsia="宋体" w:cs="宋体"/>
          <w:spacing w:val="0"/>
          <w:sz w:val="21"/>
          <w:szCs w:val="21"/>
          <w:lang w:eastAsia="zh-CN"/>
        </w:rPr>
        <w:t xml:space="preserve">) of the LED drivers—the OFE framework itself poses no intrinsic temporal limits. </w:t>
      </w:r>
      <w:r w:rsidR="00BA6712" w:rsidRPr="00A43B5D">
        <w:rPr>
          <w:rFonts w:eastAsia="宋体" w:cs="宋体"/>
          <w:spacing w:val="0"/>
          <w:sz w:val="21"/>
          <w:szCs w:val="21"/>
          <w:lang w:eastAsia="zh-CN"/>
        </w:rPr>
        <w:t xml:space="preserve">By transitioning to high-speed laser diodes </w:t>
      </w:r>
      <w:r w:rsidR="00CE7F2E">
        <w:rPr>
          <w:rFonts w:eastAsia="宋体" w:cs="宋体" w:hint="eastAsia"/>
          <w:spacing w:val="0"/>
          <w:sz w:val="21"/>
          <w:szCs w:val="21"/>
          <w:lang w:eastAsia="zh-CN"/>
        </w:rPr>
        <w:t xml:space="preserve">or modulators </w:t>
      </w:r>
      <w:r w:rsidR="00BA6712" w:rsidRPr="00A43B5D">
        <w:rPr>
          <w:rFonts w:eastAsia="宋体" w:cs="宋体"/>
          <w:spacing w:val="0"/>
          <w:sz w:val="21"/>
          <w:szCs w:val="21"/>
          <w:lang w:eastAsia="zh-CN"/>
        </w:rPr>
        <w:t>modulated at hundreds of megahertz or even gigahertz, the system can scale to nanosecond-level acquisition times</w:t>
      </w:r>
      <w:r w:rsidR="00D63AF4" w:rsidRPr="00A43B5D">
        <w:rPr>
          <w:rFonts w:eastAsia="宋体" w:cs="宋体"/>
          <w:spacing w:val="0"/>
          <w:sz w:val="21"/>
          <w:szCs w:val="21"/>
          <w:lang w:eastAsia="zh-CN"/>
        </w:rPr>
        <w:fldChar w:fldCharType="begin"/>
      </w:r>
      <w:r w:rsidR="00D63AF4" w:rsidRPr="00A43B5D">
        <w:rPr>
          <w:rFonts w:eastAsia="宋体" w:cs="宋体"/>
          <w:spacing w:val="0"/>
          <w:sz w:val="21"/>
          <w:szCs w:val="21"/>
          <w:lang w:eastAsia="zh-CN"/>
        </w:rPr>
        <w:instrText xml:space="preserve"> REF _Ref225087125 \r \h </w:instrText>
      </w:r>
      <w:r w:rsidR="00640733">
        <w:rPr>
          <w:rFonts w:eastAsia="宋体" w:cs="宋体"/>
          <w:spacing w:val="0"/>
          <w:sz w:val="21"/>
          <w:szCs w:val="21"/>
          <w:lang w:eastAsia="zh-CN"/>
        </w:rPr>
        <w:instrText xml:space="preserve"> \* MERGEFORMAT </w:instrText>
      </w:r>
      <w:r w:rsidR="00D63AF4" w:rsidRPr="00A43B5D">
        <w:rPr>
          <w:rFonts w:eastAsia="宋体" w:cs="宋体"/>
          <w:spacing w:val="0"/>
          <w:sz w:val="21"/>
          <w:szCs w:val="21"/>
          <w:lang w:eastAsia="zh-CN"/>
        </w:rPr>
      </w:r>
      <w:r w:rsidR="00D63AF4" w:rsidRPr="00A43B5D">
        <w:rPr>
          <w:rFonts w:eastAsia="宋体" w:cs="宋体"/>
          <w:spacing w:val="0"/>
          <w:sz w:val="21"/>
          <w:szCs w:val="21"/>
          <w:lang w:eastAsia="zh-CN"/>
        </w:rPr>
        <w:fldChar w:fldCharType="separate"/>
      </w:r>
      <w:r w:rsidR="00C62565">
        <w:rPr>
          <w:rFonts w:eastAsia="宋体" w:cs="宋体"/>
          <w:spacing w:val="0"/>
          <w:sz w:val="21"/>
          <w:szCs w:val="21"/>
          <w:lang w:eastAsia="zh-CN"/>
        </w:rPr>
        <w:t>[17]</w:t>
      </w:r>
      <w:r w:rsidR="00D63AF4" w:rsidRPr="00A43B5D">
        <w:rPr>
          <w:rFonts w:eastAsia="宋体" w:cs="宋体"/>
          <w:spacing w:val="0"/>
          <w:sz w:val="21"/>
          <w:szCs w:val="21"/>
          <w:lang w:eastAsia="zh-CN"/>
        </w:rPr>
        <w:fldChar w:fldCharType="end"/>
      </w:r>
      <w:r w:rsidR="00BA6712" w:rsidRPr="00A43B5D">
        <w:rPr>
          <w:rFonts w:eastAsia="宋体" w:cs="宋体"/>
          <w:spacing w:val="0"/>
          <w:sz w:val="21"/>
          <w:szCs w:val="21"/>
          <w:lang w:eastAsia="zh-CN"/>
        </w:rPr>
        <w:t>, allowing for a dramatic increase in the number of spectral channels without compromising temporal resolution.</w:t>
      </w:r>
    </w:p>
    <w:p w14:paraId="0CF15BD0" w14:textId="2C090B5A" w:rsidR="00AB01F4" w:rsidRPr="00A43B5D" w:rsidRDefault="00BE6BE2" w:rsidP="00A43B5D">
      <w:pPr>
        <w:ind w:firstLineChars="200" w:firstLine="420"/>
        <w:jc w:val="both"/>
        <w:rPr>
          <w:rFonts w:eastAsia="宋体" w:cs="宋体"/>
          <w:spacing w:val="0"/>
          <w:sz w:val="21"/>
          <w:szCs w:val="21"/>
          <w:lang w:eastAsia="zh-CN"/>
        </w:rPr>
      </w:pPr>
      <w:r w:rsidRPr="00BE6BE2">
        <w:rPr>
          <w:rFonts w:eastAsia="宋体" w:cs="宋体"/>
          <w:spacing w:val="0"/>
          <w:sz w:val="21"/>
          <w:szCs w:val="21"/>
          <w:lang w:eastAsia="zh-CN"/>
        </w:rPr>
        <w:t xml:space="preserve">The OFE architecture enables the extension of system capabilities through its versatile scalability across spectral, spatial, and </w:t>
      </w:r>
      <w:r w:rsidR="00CE7F2E">
        <w:rPr>
          <w:rFonts w:eastAsia="宋体" w:cs="宋体" w:hint="eastAsia"/>
          <w:spacing w:val="0"/>
          <w:sz w:val="21"/>
          <w:szCs w:val="21"/>
          <w:lang w:eastAsia="zh-CN"/>
        </w:rPr>
        <w:t>frequency</w:t>
      </w:r>
      <w:r w:rsidR="00CE7F2E" w:rsidRPr="00BE6BE2">
        <w:rPr>
          <w:rFonts w:eastAsia="宋体" w:cs="宋体"/>
          <w:spacing w:val="0"/>
          <w:sz w:val="21"/>
          <w:szCs w:val="21"/>
          <w:lang w:eastAsia="zh-CN"/>
        </w:rPr>
        <w:t xml:space="preserve"> </w:t>
      </w:r>
      <w:r w:rsidRPr="00BE6BE2">
        <w:rPr>
          <w:rFonts w:eastAsia="宋体" w:cs="宋体"/>
          <w:spacing w:val="0"/>
          <w:sz w:val="21"/>
          <w:szCs w:val="21"/>
          <w:lang w:eastAsia="zh-CN"/>
        </w:rPr>
        <w:t>dimensions.</w:t>
      </w:r>
      <w:r w:rsidR="00BA6712" w:rsidRPr="00A43B5D">
        <w:rPr>
          <w:rFonts w:eastAsia="宋体" w:cs="宋体"/>
          <w:spacing w:val="0"/>
          <w:sz w:val="21"/>
          <w:szCs w:val="21"/>
          <w:lang w:eastAsia="zh-CN"/>
        </w:rPr>
        <w:t xml:space="preserve"> First, the spectral range is not confined to the visible band</w:t>
      </w:r>
      <w:r w:rsidR="00650899">
        <w:rPr>
          <w:rFonts w:eastAsia="宋体" w:cs="宋体" w:hint="eastAsia"/>
          <w:spacing w:val="0"/>
          <w:sz w:val="21"/>
          <w:szCs w:val="21"/>
          <w:lang w:eastAsia="zh-CN"/>
        </w:rPr>
        <w:t>. B</w:t>
      </w:r>
      <w:r w:rsidR="00BA6712" w:rsidRPr="00A43B5D">
        <w:rPr>
          <w:rFonts w:eastAsia="宋体" w:cs="宋体"/>
          <w:spacing w:val="0"/>
          <w:sz w:val="21"/>
          <w:szCs w:val="21"/>
          <w:lang w:eastAsia="zh-CN"/>
        </w:rPr>
        <w:t>y incorporating appropriate sources</w:t>
      </w:r>
      <w:r w:rsidR="004525D2" w:rsidRPr="00A43B5D">
        <w:rPr>
          <w:rFonts w:eastAsia="宋体" w:cs="宋体"/>
          <w:spacing w:val="0"/>
          <w:sz w:val="21"/>
          <w:szCs w:val="21"/>
          <w:lang w:eastAsia="zh-CN"/>
        </w:rPr>
        <w:t>, modulators</w:t>
      </w:r>
      <w:r w:rsidR="00BA6712" w:rsidRPr="00A43B5D">
        <w:rPr>
          <w:rFonts w:eastAsia="宋体" w:cs="宋体"/>
          <w:spacing w:val="0"/>
          <w:sz w:val="21"/>
          <w:szCs w:val="21"/>
          <w:lang w:eastAsia="zh-CN"/>
        </w:rPr>
        <w:t xml:space="preserve"> and detectors, the framework can be expanded to the ultraviolet or infrared regions</w:t>
      </w:r>
      <w:r w:rsidR="00D63AF4" w:rsidRPr="00A43B5D">
        <w:rPr>
          <w:rFonts w:eastAsia="宋体" w:cs="宋体"/>
          <w:spacing w:val="0"/>
          <w:sz w:val="21"/>
          <w:szCs w:val="21"/>
          <w:lang w:eastAsia="zh-CN"/>
        </w:rPr>
        <w:fldChar w:fldCharType="begin"/>
      </w:r>
      <w:r w:rsidR="00D63AF4" w:rsidRPr="00A43B5D">
        <w:rPr>
          <w:rFonts w:eastAsia="宋体" w:cs="宋体"/>
          <w:spacing w:val="0"/>
          <w:sz w:val="21"/>
          <w:szCs w:val="21"/>
          <w:lang w:eastAsia="zh-CN"/>
        </w:rPr>
        <w:instrText xml:space="preserve"> REF _Ref225087076 \r \h </w:instrText>
      </w:r>
      <w:r w:rsidR="00640733">
        <w:rPr>
          <w:rFonts w:eastAsia="宋体" w:cs="宋体"/>
          <w:spacing w:val="0"/>
          <w:sz w:val="21"/>
          <w:szCs w:val="21"/>
          <w:lang w:eastAsia="zh-CN"/>
        </w:rPr>
        <w:instrText xml:space="preserve"> \* MERGEFORMAT </w:instrText>
      </w:r>
      <w:r w:rsidR="00D63AF4" w:rsidRPr="00A43B5D">
        <w:rPr>
          <w:rFonts w:eastAsia="宋体" w:cs="宋体"/>
          <w:spacing w:val="0"/>
          <w:sz w:val="21"/>
          <w:szCs w:val="21"/>
          <w:lang w:eastAsia="zh-CN"/>
        </w:rPr>
      </w:r>
      <w:r w:rsidR="00D63AF4" w:rsidRPr="00A43B5D">
        <w:rPr>
          <w:rFonts w:eastAsia="宋体" w:cs="宋体"/>
          <w:spacing w:val="0"/>
          <w:sz w:val="21"/>
          <w:szCs w:val="21"/>
          <w:lang w:eastAsia="zh-CN"/>
        </w:rPr>
        <w:fldChar w:fldCharType="separate"/>
      </w:r>
      <w:r w:rsidR="00C62565">
        <w:rPr>
          <w:rFonts w:eastAsia="宋体" w:cs="宋体"/>
          <w:spacing w:val="0"/>
          <w:sz w:val="21"/>
          <w:szCs w:val="21"/>
          <w:lang w:eastAsia="zh-CN"/>
        </w:rPr>
        <w:t>[18]</w:t>
      </w:r>
      <w:r w:rsidR="00D63AF4" w:rsidRPr="00A43B5D">
        <w:rPr>
          <w:rFonts w:eastAsia="宋体" w:cs="宋体"/>
          <w:spacing w:val="0"/>
          <w:sz w:val="21"/>
          <w:szCs w:val="21"/>
          <w:lang w:eastAsia="zh-CN"/>
        </w:rPr>
        <w:fldChar w:fldCharType="end"/>
      </w:r>
      <w:r w:rsidR="00BA6712" w:rsidRPr="00A43B5D">
        <w:rPr>
          <w:rFonts w:eastAsia="宋体" w:cs="宋体"/>
          <w:spacing w:val="0"/>
          <w:sz w:val="21"/>
          <w:szCs w:val="21"/>
          <w:lang w:eastAsia="zh-CN"/>
        </w:rPr>
        <w:t xml:space="preserve">, enabling molecular fingerprinting in complex environments. Second, coupling </w:t>
      </w:r>
      <w:r w:rsidR="006A152A" w:rsidRPr="00A43B5D">
        <w:rPr>
          <w:rFonts w:eastAsia="宋体" w:cs="宋体"/>
          <w:spacing w:val="0"/>
          <w:sz w:val="21"/>
          <w:szCs w:val="21"/>
          <w:lang w:eastAsia="zh-CN"/>
        </w:rPr>
        <w:t>OFE</w:t>
      </w:r>
      <w:r w:rsidR="00BA6712" w:rsidRPr="00A43B5D">
        <w:rPr>
          <w:rFonts w:eastAsia="宋体" w:cs="宋体"/>
          <w:spacing w:val="0"/>
          <w:sz w:val="21"/>
          <w:szCs w:val="21"/>
          <w:lang w:eastAsia="zh-CN"/>
        </w:rPr>
        <w:t xml:space="preserve"> with event cameras</w:t>
      </w:r>
      <w:r w:rsidR="00D63AF4" w:rsidRPr="00A43B5D">
        <w:rPr>
          <w:rFonts w:eastAsia="宋体" w:cs="宋体"/>
          <w:spacing w:val="0"/>
          <w:sz w:val="21"/>
          <w:szCs w:val="21"/>
          <w:lang w:eastAsia="zh-CN"/>
        </w:rPr>
        <w:fldChar w:fldCharType="begin"/>
      </w:r>
      <w:r w:rsidR="00D63AF4" w:rsidRPr="00A43B5D">
        <w:rPr>
          <w:rFonts w:eastAsia="宋体" w:cs="宋体"/>
          <w:spacing w:val="0"/>
          <w:sz w:val="21"/>
          <w:szCs w:val="21"/>
          <w:lang w:eastAsia="zh-CN"/>
        </w:rPr>
        <w:instrText xml:space="preserve"> REF _Ref225086928 \r \h </w:instrText>
      </w:r>
      <w:r w:rsidR="00640733">
        <w:rPr>
          <w:rFonts w:eastAsia="宋体" w:cs="宋体"/>
          <w:spacing w:val="0"/>
          <w:sz w:val="21"/>
          <w:szCs w:val="21"/>
          <w:lang w:eastAsia="zh-CN"/>
        </w:rPr>
        <w:instrText xml:space="preserve"> \* MERGEFORMAT </w:instrText>
      </w:r>
      <w:r w:rsidR="00D63AF4" w:rsidRPr="00A43B5D">
        <w:rPr>
          <w:rFonts w:eastAsia="宋体" w:cs="宋体"/>
          <w:spacing w:val="0"/>
          <w:sz w:val="21"/>
          <w:szCs w:val="21"/>
          <w:lang w:eastAsia="zh-CN"/>
        </w:rPr>
      </w:r>
      <w:r w:rsidR="00D63AF4" w:rsidRPr="00A43B5D">
        <w:rPr>
          <w:rFonts w:eastAsia="宋体" w:cs="宋体"/>
          <w:spacing w:val="0"/>
          <w:sz w:val="21"/>
          <w:szCs w:val="21"/>
          <w:lang w:eastAsia="zh-CN"/>
        </w:rPr>
        <w:fldChar w:fldCharType="separate"/>
      </w:r>
      <w:r w:rsidR="00C62565">
        <w:rPr>
          <w:rFonts w:eastAsia="宋体" w:cs="宋体"/>
          <w:spacing w:val="0"/>
          <w:sz w:val="21"/>
          <w:szCs w:val="21"/>
          <w:lang w:eastAsia="zh-CN"/>
        </w:rPr>
        <w:t>[19]</w:t>
      </w:r>
      <w:r w:rsidR="00D63AF4" w:rsidRPr="00A43B5D">
        <w:rPr>
          <w:rFonts w:eastAsia="宋体" w:cs="宋体"/>
          <w:spacing w:val="0"/>
          <w:sz w:val="21"/>
          <w:szCs w:val="21"/>
          <w:lang w:eastAsia="zh-CN"/>
        </w:rPr>
        <w:fldChar w:fldCharType="end"/>
      </w:r>
      <w:r w:rsidR="00BA6712" w:rsidRPr="00A43B5D">
        <w:rPr>
          <w:rFonts w:eastAsia="宋体" w:cs="宋体"/>
          <w:spacing w:val="0"/>
          <w:sz w:val="21"/>
          <w:szCs w:val="21"/>
          <w:lang w:eastAsia="zh-CN"/>
        </w:rPr>
        <w:t xml:space="preserve"> (capable of microsecond-level temporal resolution) or SPAD arrays</w:t>
      </w:r>
      <w:r w:rsidR="00D63AF4" w:rsidRPr="00A43B5D">
        <w:rPr>
          <w:rFonts w:eastAsia="宋体" w:cs="宋体"/>
          <w:spacing w:val="0"/>
          <w:sz w:val="21"/>
          <w:szCs w:val="21"/>
          <w:lang w:eastAsia="zh-CN"/>
        </w:rPr>
        <w:fldChar w:fldCharType="begin"/>
      </w:r>
      <w:r w:rsidR="00D63AF4" w:rsidRPr="00A43B5D">
        <w:rPr>
          <w:rFonts w:eastAsia="宋体" w:cs="宋体"/>
          <w:spacing w:val="0"/>
          <w:sz w:val="21"/>
          <w:szCs w:val="21"/>
          <w:lang w:eastAsia="zh-CN"/>
        </w:rPr>
        <w:instrText xml:space="preserve"> REF _Ref225086920 \r \h </w:instrText>
      </w:r>
      <w:r w:rsidR="00640733">
        <w:rPr>
          <w:rFonts w:eastAsia="宋体" w:cs="宋体"/>
          <w:spacing w:val="0"/>
          <w:sz w:val="21"/>
          <w:szCs w:val="21"/>
          <w:lang w:eastAsia="zh-CN"/>
        </w:rPr>
        <w:instrText xml:space="preserve"> \* MERGEFORMAT </w:instrText>
      </w:r>
      <w:r w:rsidR="00D63AF4" w:rsidRPr="00A43B5D">
        <w:rPr>
          <w:rFonts w:eastAsia="宋体" w:cs="宋体"/>
          <w:spacing w:val="0"/>
          <w:sz w:val="21"/>
          <w:szCs w:val="21"/>
          <w:lang w:eastAsia="zh-CN"/>
        </w:rPr>
      </w:r>
      <w:r w:rsidR="00D63AF4" w:rsidRPr="00A43B5D">
        <w:rPr>
          <w:rFonts w:eastAsia="宋体" w:cs="宋体"/>
          <w:spacing w:val="0"/>
          <w:sz w:val="21"/>
          <w:szCs w:val="21"/>
          <w:lang w:eastAsia="zh-CN"/>
        </w:rPr>
        <w:fldChar w:fldCharType="separate"/>
      </w:r>
      <w:r w:rsidR="00C62565">
        <w:rPr>
          <w:rFonts w:eastAsia="宋体" w:cs="宋体"/>
          <w:spacing w:val="0"/>
          <w:sz w:val="21"/>
          <w:szCs w:val="21"/>
          <w:lang w:eastAsia="zh-CN"/>
        </w:rPr>
        <w:t>[20]</w:t>
      </w:r>
      <w:r w:rsidR="00D63AF4" w:rsidRPr="00A43B5D">
        <w:rPr>
          <w:rFonts w:eastAsia="宋体" w:cs="宋体"/>
          <w:spacing w:val="0"/>
          <w:sz w:val="21"/>
          <w:szCs w:val="21"/>
          <w:lang w:eastAsia="zh-CN"/>
        </w:rPr>
        <w:fldChar w:fldCharType="end"/>
      </w:r>
      <w:r w:rsidR="00BA6712" w:rsidRPr="00A43B5D">
        <w:rPr>
          <w:rFonts w:eastAsia="宋体" w:cs="宋体"/>
          <w:spacing w:val="0"/>
          <w:sz w:val="21"/>
          <w:szCs w:val="21"/>
          <w:lang w:eastAsia="zh-CN"/>
        </w:rPr>
        <w:t xml:space="preserve"> (achieving picosecond to nanosecond-level precision) facilitates hyperspectral imaging. </w:t>
      </w:r>
      <w:r w:rsidR="00856A90">
        <w:rPr>
          <w:rFonts w:eastAsia="宋体" w:cs="宋体" w:hint="eastAsia"/>
          <w:spacing w:val="0"/>
          <w:sz w:val="21"/>
          <w:szCs w:val="21"/>
          <w:lang w:eastAsia="zh-CN"/>
        </w:rPr>
        <w:t>Third</w:t>
      </w:r>
      <w:r w:rsidR="00BA6712" w:rsidRPr="00A43B5D">
        <w:rPr>
          <w:rFonts w:eastAsia="宋体" w:cs="宋体"/>
          <w:spacing w:val="0"/>
          <w:sz w:val="21"/>
          <w:szCs w:val="21"/>
          <w:lang w:eastAsia="zh-CN"/>
        </w:rPr>
        <w:t xml:space="preserve">, the active nature of </w:t>
      </w:r>
      <w:r w:rsidR="006A152A" w:rsidRPr="00A43B5D">
        <w:rPr>
          <w:rFonts w:eastAsia="宋体" w:cs="宋体"/>
          <w:spacing w:val="0"/>
          <w:sz w:val="21"/>
          <w:szCs w:val="21"/>
          <w:lang w:eastAsia="zh-CN"/>
        </w:rPr>
        <w:t>OFE</w:t>
      </w:r>
      <w:r w:rsidR="00BA6712" w:rsidRPr="00A43B5D">
        <w:rPr>
          <w:rFonts w:eastAsia="宋体" w:cs="宋体"/>
          <w:spacing w:val="0"/>
          <w:sz w:val="21"/>
          <w:szCs w:val="21"/>
          <w:lang w:eastAsia="zh-CN"/>
        </w:rPr>
        <w:t xml:space="preserve"> opens new possibilities for real-time adaptive sensing. Unlike passive spectrometers, the </w:t>
      </w:r>
      <w:r w:rsidR="004525D2" w:rsidRPr="00A43B5D">
        <w:rPr>
          <w:rFonts w:eastAsia="宋体" w:cs="宋体"/>
          <w:spacing w:val="0"/>
          <w:sz w:val="21"/>
          <w:szCs w:val="21"/>
          <w:lang w:eastAsia="zh-CN"/>
        </w:rPr>
        <w:t xml:space="preserve">spectral channels </w:t>
      </w:r>
      <w:r w:rsidR="00BA6712" w:rsidRPr="00A43B5D">
        <w:rPr>
          <w:rFonts w:eastAsia="宋体" w:cs="宋体"/>
          <w:spacing w:val="0"/>
          <w:sz w:val="21"/>
          <w:szCs w:val="21"/>
          <w:lang w:eastAsia="zh-CN"/>
        </w:rPr>
        <w:t xml:space="preserve">in </w:t>
      </w:r>
      <w:r w:rsidR="006A152A" w:rsidRPr="00A43B5D">
        <w:rPr>
          <w:rFonts w:eastAsia="宋体" w:cs="宋体"/>
          <w:spacing w:val="0"/>
          <w:sz w:val="21"/>
          <w:szCs w:val="21"/>
          <w:lang w:eastAsia="zh-CN"/>
        </w:rPr>
        <w:t>OFE</w:t>
      </w:r>
      <w:r w:rsidR="00BA6712" w:rsidRPr="00A43B5D">
        <w:rPr>
          <w:rFonts w:eastAsia="宋体" w:cs="宋体"/>
          <w:spacing w:val="0"/>
          <w:sz w:val="21"/>
          <w:szCs w:val="21"/>
          <w:lang w:eastAsia="zh-CN"/>
        </w:rPr>
        <w:t xml:space="preserve"> can be dynamically optimized based on initial measurements to maximize the reconstruction fidelity for specific spectral features</w:t>
      </w:r>
      <w:r w:rsidR="00D63AF4" w:rsidRPr="00A43B5D">
        <w:rPr>
          <w:rFonts w:eastAsia="宋体" w:cs="宋体"/>
          <w:spacing w:val="0"/>
          <w:sz w:val="21"/>
          <w:szCs w:val="21"/>
          <w:lang w:eastAsia="zh-CN"/>
        </w:rPr>
        <w:fldChar w:fldCharType="begin"/>
      </w:r>
      <w:r w:rsidR="00D63AF4" w:rsidRPr="00A43B5D">
        <w:rPr>
          <w:rFonts w:eastAsia="宋体" w:cs="宋体"/>
          <w:spacing w:val="0"/>
          <w:sz w:val="21"/>
          <w:szCs w:val="21"/>
          <w:lang w:eastAsia="zh-CN"/>
        </w:rPr>
        <w:instrText xml:space="preserve"> REF _Ref225086994 \r \h </w:instrText>
      </w:r>
      <w:r w:rsidR="00640733">
        <w:rPr>
          <w:rFonts w:eastAsia="宋体" w:cs="宋体"/>
          <w:spacing w:val="0"/>
          <w:sz w:val="21"/>
          <w:szCs w:val="21"/>
          <w:lang w:eastAsia="zh-CN"/>
        </w:rPr>
        <w:instrText xml:space="preserve"> \* MERGEFORMAT </w:instrText>
      </w:r>
      <w:r w:rsidR="00D63AF4" w:rsidRPr="00A43B5D">
        <w:rPr>
          <w:rFonts w:eastAsia="宋体" w:cs="宋体"/>
          <w:spacing w:val="0"/>
          <w:sz w:val="21"/>
          <w:szCs w:val="21"/>
          <w:lang w:eastAsia="zh-CN"/>
        </w:rPr>
      </w:r>
      <w:r w:rsidR="00D63AF4" w:rsidRPr="00A43B5D">
        <w:rPr>
          <w:rFonts w:eastAsia="宋体" w:cs="宋体"/>
          <w:spacing w:val="0"/>
          <w:sz w:val="21"/>
          <w:szCs w:val="21"/>
          <w:lang w:eastAsia="zh-CN"/>
        </w:rPr>
        <w:fldChar w:fldCharType="separate"/>
      </w:r>
      <w:r w:rsidR="00C62565">
        <w:rPr>
          <w:rFonts w:eastAsia="宋体" w:cs="宋体"/>
          <w:spacing w:val="0"/>
          <w:sz w:val="21"/>
          <w:szCs w:val="21"/>
          <w:lang w:eastAsia="zh-CN"/>
        </w:rPr>
        <w:t>[21]</w:t>
      </w:r>
      <w:r w:rsidR="00D63AF4" w:rsidRPr="00A43B5D">
        <w:rPr>
          <w:rFonts w:eastAsia="宋体" w:cs="宋体"/>
          <w:spacing w:val="0"/>
          <w:sz w:val="21"/>
          <w:szCs w:val="21"/>
          <w:lang w:eastAsia="zh-CN"/>
        </w:rPr>
        <w:fldChar w:fldCharType="end"/>
      </w:r>
      <w:r w:rsidR="00BA6712" w:rsidRPr="00A43B5D">
        <w:rPr>
          <w:rFonts w:eastAsia="宋体" w:cs="宋体"/>
          <w:spacing w:val="0"/>
          <w:sz w:val="21"/>
          <w:szCs w:val="21"/>
          <w:lang w:eastAsia="zh-CN"/>
        </w:rPr>
        <w:t xml:space="preserve">, establishing a closed-loop framework for intelligent optical sensing. </w:t>
      </w:r>
      <w:bookmarkEnd w:id="23"/>
    </w:p>
    <w:p w14:paraId="68EEF89F" w14:textId="77777777" w:rsidR="000E2711" w:rsidRDefault="000E2711" w:rsidP="00D65C58">
      <w:pPr>
        <w:pStyle w:val="OSABody"/>
        <w:rPr>
          <w:rFonts w:ascii="Times New Roman" w:eastAsiaTheme="minorEastAsia" w:hAnsi="Times New Roman" w:cs="Times New Roman"/>
          <w:spacing w:val="-8"/>
          <w:kern w:val="0"/>
          <w:szCs w:val="21"/>
        </w:rPr>
      </w:pPr>
    </w:p>
    <w:p w14:paraId="32C4DCAE" w14:textId="36A17DD4" w:rsidR="000E2711" w:rsidRPr="00FA371A" w:rsidRDefault="000E2711" w:rsidP="000E2711">
      <w:pPr>
        <w:rPr>
          <w:rFonts w:eastAsiaTheme="minorEastAsia"/>
          <w:b/>
          <w:bCs/>
          <w:sz w:val="21"/>
          <w:szCs w:val="21"/>
          <w:lang w:eastAsia="zh-CN"/>
        </w:rPr>
      </w:pPr>
      <w:r>
        <w:rPr>
          <w:rFonts w:eastAsiaTheme="minorEastAsia"/>
          <w:b/>
          <w:bCs/>
          <w:sz w:val="21"/>
          <w:szCs w:val="21"/>
          <w:lang w:eastAsia="zh-CN"/>
        </w:rPr>
        <w:t>A</w:t>
      </w:r>
      <w:r>
        <w:rPr>
          <w:rFonts w:eastAsiaTheme="minorEastAsia" w:hint="eastAsia"/>
          <w:b/>
          <w:bCs/>
          <w:sz w:val="21"/>
          <w:szCs w:val="21"/>
          <w:lang w:eastAsia="zh-CN"/>
        </w:rPr>
        <w:t>cknowledgement</w:t>
      </w:r>
    </w:p>
    <w:p w14:paraId="7B509B12" w14:textId="65591231" w:rsidR="00D65C58" w:rsidRPr="00D65C58" w:rsidRDefault="00D65C58" w:rsidP="00D65C58">
      <w:pPr>
        <w:pStyle w:val="OSABody"/>
        <w:rPr>
          <w:rFonts w:ascii="Times New Roman" w:eastAsiaTheme="minorEastAsia" w:hAnsi="Times New Roman" w:cs="Times New Roman"/>
          <w:spacing w:val="-8"/>
          <w:kern w:val="0"/>
          <w:szCs w:val="21"/>
        </w:rPr>
      </w:pPr>
      <w:r w:rsidRPr="00D65C58">
        <w:rPr>
          <w:rFonts w:ascii="Times New Roman" w:eastAsiaTheme="minorEastAsia" w:hAnsi="Times New Roman" w:cs="Times New Roman"/>
          <w:spacing w:val="-8"/>
          <w:kern w:val="0"/>
          <w:szCs w:val="21"/>
        </w:rPr>
        <w:lastRenderedPageBreak/>
        <w:t>We acknowledge the support from the Ningbo Public Welfare Research Program Project (2024Z234),</w:t>
      </w:r>
      <w:r w:rsidR="00406D42" w:rsidRPr="00406D42">
        <w:rPr>
          <w:rFonts w:hint="eastAsia"/>
        </w:rPr>
        <w:t xml:space="preserve"> </w:t>
      </w:r>
      <w:r w:rsidR="00406D42" w:rsidRPr="00406D42">
        <w:rPr>
          <w:rFonts w:ascii="Times New Roman" w:eastAsiaTheme="minorEastAsia" w:hAnsi="Times New Roman" w:cs="Times New Roman" w:hint="eastAsia"/>
          <w:spacing w:val="-8"/>
          <w:kern w:val="0"/>
          <w:szCs w:val="21"/>
        </w:rPr>
        <w:t>Zhejiang Provincial Major Science and Technology Plan Project</w:t>
      </w:r>
      <w:r w:rsidR="00406D42" w:rsidRPr="00406D42">
        <w:rPr>
          <w:rFonts w:ascii="Times New Roman" w:eastAsiaTheme="minorEastAsia" w:hAnsi="Times New Roman" w:cs="Times New Roman" w:hint="eastAsia"/>
          <w:spacing w:val="-8"/>
          <w:kern w:val="0"/>
          <w:szCs w:val="21"/>
        </w:rPr>
        <w:t>（</w:t>
      </w:r>
      <w:r w:rsidR="00406D42" w:rsidRPr="00406D42">
        <w:rPr>
          <w:rFonts w:ascii="Times New Roman" w:eastAsiaTheme="minorEastAsia" w:hAnsi="Times New Roman" w:cs="Times New Roman" w:hint="eastAsia"/>
          <w:spacing w:val="-8"/>
          <w:kern w:val="0"/>
          <w:szCs w:val="21"/>
        </w:rPr>
        <w:t>2026LDC01015(JT)</w:t>
      </w:r>
      <w:r w:rsidR="00406D42">
        <w:rPr>
          <w:rFonts w:ascii="Times New Roman" w:eastAsiaTheme="minorEastAsia" w:hAnsi="Times New Roman" w:cs="Times New Roman" w:hint="eastAsia"/>
          <w:spacing w:val="-8"/>
          <w:kern w:val="0"/>
          <w:szCs w:val="21"/>
        </w:rPr>
        <w:t>,</w:t>
      </w:r>
      <w:r w:rsidRPr="00D65C58">
        <w:rPr>
          <w:rFonts w:ascii="Times New Roman" w:eastAsiaTheme="minorEastAsia" w:hAnsi="Times New Roman" w:cs="Times New Roman"/>
          <w:spacing w:val="-8"/>
          <w:kern w:val="0"/>
          <w:szCs w:val="21"/>
        </w:rPr>
        <w:t xml:space="preserve"> the “Pioneer and Leading Goose” R&amp;D Program of Zhejiang (Nos. 2025C02159, 2025C02140, 2025C02159, 2023C03083, 2024C03045, 2024Z146), the National Natural Science Foundation of China (W2412107, 91233208, 62105284), the National Key Research and Development Program of China (2022YFB2804100, 2022YFC3601002), Ningbo Science and Technology Project (Nos. 2020Z077, 2023Z179, 2023Z122, 2024Z146), Science and Technology Plan Key Project of Taizhou City (24gyz01), Ningbo Top Medical and Health Research Program (No.2022020506), the Special Development Fund of Shanghai Zhangjiang Science City, the Special Development Fund of Hangzhou Chengxi Sci-tech Innovation Corridor, and the Fundamental Research Funds for the Central Universities (226-2024-00150). National Ten Thousand Talent Program (Young Talents)</w:t>
      </w:r>
    </w:p>
    <w:p w14:paraId="16FF1051" w14:textId="77777777" w:rsidR="00D63AF4" w:rsidRDefault="00D63AF4" w:rsidP="00886CFD">
      <w:pPr>
        <w:ind w:firstLine="420"/>
        <w:jc w:val="both"/>
        <w:rPr>
          <w:rFonts w:eastAsiaTheme="minorEastAsia"/>
          <w:sz w:val="21"/>
          <w:szCs w:val="21"/>
          <w:lang w:eastAsia="zh-CN"/>
        </w:rPr>
      </w:pPr>
    </w:p>
    <w:p w14:paraId="11C8486C" w14:textId="4F1CB672" w:rsidR="007624E9" w:rsidRPr="00FA371A" w:rsidRDefault="007624E9" w:rsidP="007624E9">
      <w:pPr>
        <w:rPr>
          <w:rFonts w:eastAsiaTheme="minorEastAsia"/>
          <w:b/>
          <w:bCs/>
          <w:sz w:val="21"/>
          <w:szCs w:val="21"/>
          <w:lang w:eastAsia="zh-CN"/>
        </w:rPr>
      </w:pPr>
      <w:r>
        <w:rPr>
          <w:rFonts w:eastAsiaTheme="minorEastAsia" w:hint="eastAsia"/>
          <w:b/>
          <w:bCs/>
          <w:sz w:val="21"/>
          <w:szCs w:val="21"/>
          <w:lang w:eastAsia="zh-CN"/>
        </w:rPr>
        <w:t>References</w:t>
      </w:r>
    </w:p>
    <w:p w14:paraId="35D82856" w14:textId="558B4DE5" w:rsidR="007624E9" w:rsidRDefault="00376E55" w:rsidP="007624E9">
      <w:pPr>
        <w:pStyle w:val="af2"/>
        <w:numPr>
          <w:ilvl w:val="0"/>
          <w:numId w:val="1"/>
        </w:numPr>
        <w:ind w:firstLineChars="0"/>
        <w:jc w:val="both"/>
        <w:rPr>
          <w:rFonts w:eastAsiaTheme="minorEastAsia"/>
          <w:sz w:val="21"/>
          <w:szCs w:val="21"/>
          <w:lang w:eastAsia="zh-CN"/>
        </w:rPr>
      </w:pPr>
      <w:bookmarkStart w:id="143" w:name="_Ref225085922"/>
      <w:r w:rsidRPr="00376E55">
        <w:rPr>
          <w:rFonts w:eastAsiaTheme="minorEastAsia"/>
          <w:sz w:val="21"/>
          <w:szCs w:val="21"/>
          <w:lang w:eastAsia="zh-CN"/>
        </w:rPr>
        <w:t>Cui X, Nigmatulin F, Wang L, et al. Miniaturized spectral sensing with a tunable optoelectronic interface[J]. Science advances, 2025, 11(4): eado6886.</w:t>
      </w:r>
      <w:bookmarkEnd w:id="143"/>
    </w:p>
    <w:p w14:paraId="414CD859" w14:textId="6F928164" w:rsidR="00376E55" w:rsidRDefault="00376E55" w:rsidP="007624E9">
      <w:pPr>
        <w:pStyle w:val="af2"/>
        <w:numPr>
          <w:ilvl w:val="0"/>
          <w:numId w:val="1"/>
        </w:numPr>
        <w:ind w:firstLineChars="0"/>
        <w:jc w:val="both"/>
        <w:rPr>
          <w:rFonts w:eastAsiaTheme="minorEastAsia"/>
          <w:sz w:val="21"/>
          <w:szCs w:val="21"/>
          <w:lang w:eastAsia="zh-CN"/>
        </w:rPr>
      </w:pPr>
      <w:bookmarkStart w:id="144" w:name="_Ref225085940"/>
      <w:r w:rsidRPr="00376E55">
        <w:rPr>
          <w:rFonts w:eastAsiaTheme="minorEastAsia"/>
          <w:sz w:val="21"/>
          <w:szCs w:val="21"/>
          <w:lang w:eastAsia="zh-CN"/>
        </w:rPr>
        <w:t>Zhang D, Hou L, Lv L, et al. Precision agriculture: temporal and spatial modeling of wheat canopy spectral characteristics[J]. Agriculture, 2025, 15(3): 326.</w:t>
      </w:r>
      <w:bookmarkEnd w:id="144"/>
    </w:p>
    <w:p w14:paraId="3DA9FF8B" w14:textId="56F04448" w:rsidR="00376E55" w:rsidRDefault="00376E55" w:rsidP="007624E9">
      <w:pPr>
        <w:pStyle w:val="af2"/>
        <w:numPr>
          <w:ilvl w:val="0"/>
          <w:numId w:val="1"/>
        </w:numPr>
        <w:ind w:firstLineChars="0"/>
        <w:jc w:val="both"/>
        <w:rPr>
          <w:rFonts w:eastAsiaTheme="minorEastAsia"/>
          <w:sz w:val="21"/>
          <w:szCs w:val="21"/>
          <w:lang w:eastAsia="zh-CN"/>
        </w:rPr>
      </w:pPr>
      <w:bookmarkStart w:id="145" w:name="_Ref225085943"/>
      <w:r w:rsidRPr="00376E55">
        <w:rPr>
          <w:rFonts w:eastAsiaTheme="minorEastAsia"/>
          <w:sz w:val="21"/>
          <w:szCs w:val="21"/>
          <w:lang w:eastAsia="zh-CN"/>
        </w:rPr>
        <w:t>Oberski T, Walendzik B, Szejnfeld M. The monitoring of macroplastic waste in selected environment with UAV and multispectral imaging[J]. Sustainability, 2025, 17(5): 1997.</w:t>
      </w:r>
      <w:bookmarkEnd w:id="145"/>
    </w:p>
    <w:p w14:paraId="7ED2BF5B" w14:textId="07D7C1F0" w:rsidR="00376E55" w:rsidRDefault="00376E55" w:rsidP="007624E9">
      <w:pPr>
        <w:pStyle w:val="af2"/>
        <w:numPr>
          <w:ilvl w:val="0"/>
          <w:numId w:val="1"/>
        </w:numPr>
        <w:ind w:firstLineChars="0"/>
        <w:jc w:val="both"/>
        <w:rPr>
          <w:rFonts w:eastAsiaTheme="minorEastAsia"/>
          <w:sz w:val="21"/>
          <w:szCs w:val="21"/>
          <w:lang w:eastAsia="zh-CN"/>
        </w:rPr>
      </w:pPr>
      <w:bookmarkStart w:id="146" w:name="_Ref225085948"/>
      <w:r w:rsidRPr="00376E55">
        <w:rPr>
          <w:rFonts w:eastAsiaTheme="minorEastAsia"/>
          <w:sz w:val="21"/>
          <w:szCs w:val="21"/>
          <w:lang w:eastAsia="zh-CN"/>
        </w:rPr>
        <w:t>Zou X, Shen Y, Jiao C, et al. Label-free resonance Raman spectral imaging reveals magnesium microsphere therapy attenuates oxidative damage in knee osteoarthritic rats[J]. Spectrochimica Acta Part A: Molecular and Biomolecular Spectroscopy, 2026: 127743.</w:t>
      </w:r>
      <w:bookmarkEnd w:id="146"/>
    </w:p>
    <w:p w14:paraId="31798856" w14:textId="4FCC8CA7" w:rsidR="00376E55" w:rsidRDefault="00376E55" w:rsidP="007624E9">
      <w:pPr>
        <w:pStyle w:val="af2"/>
        <w:numPr>
          <w:ilvl w:val="0"/>
          <w:numId w:val="1"/>
        </w:numPr>
        <w:ind w:firstLineChars="0"/>
        <w:jc w:val="both"/>
        <w:rPr>
          <w:rFonts w:eastAsiaTheme="minorEastAsia"/>
          <w:sz w:val="21"/>
          <w:szCs w:val="21"/>
          <w:lang w:eastAsia="zh-CN"/>
        </w:rPr>
      </w:pPr>
      <w:bookmarkStart w:id="147" w:name="_Ref225085959"/>
      <w:r w:rsidRPr="00376E55">
        <w:rPr>
          <w:rFonts w:eastAsiaTheme="minorEastAsia"/>
          <w:sz w:val="21"/>
          <w:szCs w:val="21"/>
          <w:lang w:eastAsia="zh-CN"/>
        </w:rPr>
        <w:t>Liu W, Xu S, Lee C. Ultracompact on-chip spectral shaping using pixelated nano-opto-electro-mechanical gratings[J]. Science, 2025, 389(6762): 806-810.</w:t>
      </w:r>
      <w:bookmarkEnd w:id="147"/>
    </w:p>
    <w:p w14:paraId="014784F8" w14:textId="1B8B5698" w:rsidR="00376E55" w:rsidRDefault="00376E55" w:rsidP="007624E9">
      <w:pPr>
        <w:pStyle w:val="af2"/>
        <w:numPr>
          <w:ilvl w:val="0"/>
          <w:numId w:val="1"/>
        </w:numPr>
        <w:ind w:firstLineChars="0"/>
        <w:jc w:val="both"/>
        <w:rPr>
          <w:rFonts w:eastAsiaTheme="minorEastAsia"/>
          <w:sz w:val="21"/>
          <w:szCs w:val="21"/>
          <w:lang w:eastAsia="zh-CN"/>
        </w:rPr>
      </w:pPr>
      <w:bookmarkStart w:id="148" w:name="_Ref225085964"/>
      <w:r w:rsidRPr="00376E55">
        <w:rPr>
          <w:rFonts w:eastAsiaTheme="minorEastAsia"/>
          <w:sz w:val="21"/>
          <w:szCs w:val="21"/>
          <w:lang w:eastAsia="zh-CN"/>
        </w:rPr>
        <w:t>Grotevent M J, Yakunin S, Bachmann D, et al. Integrated photodetectors for compact Fourier-transform waveguide spectrometers[J]. Nature Photonics, 2023, 17(1): 59-64.</w:t>
      </w:r>
      <w:bookmarkEnd w:id="148"/>
    </w:p>
    <w:p w14:paraId="728F7209" w14:textId="2769BCFE" w:rsidR="00DB6919" w:rsidRDefault="00DB6919" w:rsidP="00DB6919">
      <w:pPr>
        <w:pStyle w:val="af2"/>
        <w:numPr>
          <w:ilvl w:val="0"/>
          <w:numId w:val="1"/>
        </w:numPr>
        <w:ind w:firstLineChars="0"/>
        <w:jc w:val="both"/>
        <w:rPr>
          <w:rFonts w:eastAsiaTheme="minorEastAsia"/>
          <w:sz w:val="21"/>
          <w:szCs w:val="21"/>
          <w:lang w:eastAsia="zh-CN"/>
        </w:rPr>
      </w:pPr>
      <w:bookmarkStart w:id="149" w:name="_Ref225086333"/>
      <w:r w:rsidRPr="00376E55">
        <w:rPr>
          <w:rFonts w:eastAsiaTheme="minorEastAsia"/>
          <w:sz w:val="21"/>
          <w:szCs w:val="21"/>
          <w:lang w:eastAsia="zh-CN"/>
        </w:rPr>
        <w:t>Hong D, Li C, Yokoya N, et al. Hyperspectral imaging[J]. Nature Reviews Methods Primers, 2026, 6(1): 19.</w:t>
      </w:r>
      <w:bookmarkEnd w:id="149"/>
    </w:p>
    <w:p w14:paraId="4A47599E" w14:textId="138CF045" w:rsidR="006E2DD4" w:rsidRDefault="006E2DD4" w:rsidP="00DB6919">
      <w:pPr>
        <w:pStyle w:val="af2"/>
        <w:numPr>
          <w:ilvl w:val="0"/>
          <w:numId w:val="1"/>
        </w:numPr>
        <w:ind w:firstLineChars="0"/>
        <w:jc w:val="both"/>
        <w:rPr>
          <w:rFonts w:eastAsiaTheme="minorEastAsia"/>
          <w:sz w:val="21"/>
          <w:szCs w:val="21"/>
          <w:lang w:eastAsia="zh-CN"/>
        </w:rPr>
      </w:pPr>
      <w:bookmarkStart w:id="150" w:name="_Ref225087403"/>
      <w:r w:rsidRPr="006E2DD4">
        <w:rPr>
          <w:rFonts w:eastAsiaTheme="minorEastAsia"/>
          <w:sz w:val="21"/>
          <w:szCs w:val="21"/>
          <w:lang w:eastAsia="zh-CN"/>
        </w:rPr>
        <w:t>Cui K, Huang Y. On-chip spectral imaging and sensing transition towards marketable technologies[J]. Nature Reviews Electrical Engineering, 2025, 2(3): 151-152.</w:t>
      </w:r>
      <w:bookmarkEnd w:id="150"/>
    </w:p>
    <w:p w14:paraId="318A5157" w14:textId="65FD8B13" w:rsidR="005A4D1C" w:rsidRDefault="005A4D1C" w:rsidP="00DB6919">
      <w:pPr>
        <w:pStyle w:val="af2"/>
        <w:numPr>
          <w:ilvl w:val="0"/>
          <w:numId w:val="1"/>
        </w:numPr>
        <w:ind w:firstLineChars="0"/>
        <w:jc w:val="both"/>
        <w:rPr>
          <w:rFonts w:eastAsiaTheme="minorEastAsia"/>
          <w:sz w:val="21"/>
          <w:szCs w:val="21"/>
          <w:lang w:eastAsia="zh-CN"/>
        </w:rPr>
      </w:pPr>
      <w:bookmarkStart w:id="151" w:name="_Ref225087441"/>
      <w:r w:rsidRPr="005A4D1C">
        <w:rPr>
          <w:rFonts w:eastAsiaTheme="minorEastAsia"/>
          <w:sz w:val="21"/>
          <w:szCs w:val="21"/>
          <w:lang w:eastAsia="zh-CN"/>
        </w:rPr>
        <w:t>Chen Z, Qu G, He Z, et al. Single‐Pixel Multispectral Imaging With Customized Pixelated Spectral Mask Plate[J]. Laser &amp; Photonics Reviews, 2026: e03207.</w:t>
      </w:r>
      <w:bookmarkEnd w:id="151"/>
    </w:p>
    <w:p w14:paraId="4C16E4D8" w14:textId="4FFD1B32" w:rsidR="003F7747" w:rsidRDefault="003F7747" w:rsidP="00DB6919">
      <w:pPr>
        <w:pStyle w:val="af2"/>
        <w:numPr>
          <w:ilvl w:val="0"/>
          <w:numId w:val="1"/>
        </w:numPr>
        <w:ind w:firstLineChars="0"/>
        <w:jc w:val="both"/>
        <w:rPr>
          <w:rFonts w:eastAsiaTheme="minorEastAsia"/>
          <w:sz w:val="21"/>
          <w:szCs w:val="21"/>
          <w:lang w:eastAsia="zh-CN"/>
        </w:rPr>
      </w:pPr>
      <w:bookmarkStart w:id="152" w:name="_Ref225086728"/>
      <w:r w:rsidRPr="003F7747">
        <w:rPr>
          <w:rFonts w:eastAsiaTheme="minorEastAsia"/>
          <w:sz w:val="21"/>
          <w:szCs w:val="21"/>
          <w:lang w:eastAsia="zh-CN"/>
        </w:rPr>
        <w:t>Hong D, Zhang B, Li X, et al. SpectralGPT: Spectral remote sensing foundation model[J]. IEEE transactions on pattern analysis and machine intelligence, 2024, 46(8): 5227-5244.</w:t>
      </w:r>
      <w:bookmarkEnd w:id="152"/>
    </w:p>
    <w:p w14:paraId="66C38581" w14:textId="1EA41C1A" w:rsidR="00DB6919" w:rsidRDefault="00DB6919" w:rsidP="00DB6919">
      <w:pPr>
        <w:pStyle w:val="af2"/>
        <w:numPr>
          <w:ilvl w:val="0"/>
          <w:numId w:val="1"/>
        </w:numPr>
        <w:ind w:firstLineChars="0"/>
        <w:jc w:val="both"/>
        <w:rPr>
          <w:rFonts w:eastAsiaTheme="minorEastAsia"/>
          <w:sz w:val="21"/>
          <w:szCs w:val="21"/>
          <w:lang w:eastAsia="zh-CN"/>
        </w:rPr>
      </w:pPr>
      <w:bookmarkStart w:id="153" w:name="_Ref225086346"/>
      <w:r w:rsidRPr="00376E55">
        <w:rPr>
          <w:rFonts w:eastAsiaTheme="minorEastAsia"/>
          <w:sz w:val="21"/>
          <w:szCs w:val="21"/>
          <w:lang w:eastAsia="zh-CN"/>
        </w:rPr>
        <w:t>Hua X, Wang Y, Wang S, et al. Ultra-compact snapshot spectral light-field imaging[J]. Nature communications, 2022, 13(1): 2732.</w:t>
      </w:r>
      <w:bookmarkEnd w:id="153"/>
    </w:p>
    <w:p w14:paraId="066DB0B3" w14:textId="41099426" w:rsidR="00DB6919" w:rsidRPr="00544283" w:rsidRDefault="00DB6919" w:rsidP="00DB6919">
      <w:pPr>
        <w:pStyle w:val="af2"/>
        <w:numPr>
          <w:ilvl w:val="0"/>
          <w:numId w:val="1"/>
        </w:numPr>
        <w:ind w:firstLineChars="0"/>
        <w:jc w:val="both"/>
        <w:rPr>
          <w:rFonts w:eastAsiaTheme="minorEastAsia"/>
          <w:sz w:val="21"/>
          <w:szCs w:val="21"/>
          <w:lang w:eastAsia="zh-CN"/>
        </w:rPr>
      </w:pPr>
      <w:bookmarkStart w:id="154" w:name="_Ref225086429"/>
      <w:r w:rsidRPr="00544283">
        <w:rPr>
          <w:rFonts w:eastAsiaTheme="minorEastAsia"/>
          <w:sz w:val="21"/>
          <w:szCs w:val="21"/>
          <w:lang w:eastAsia="zh-CN"/>
        </w:rPr>
        <w:t>Yao Z, Liu S, Wang Y, et al. Integrated lithium niobate photonics for sub-ångström snapshot spectroscopy[J]. Nature, 2025, 646(8085): 567-575.</w:t>
      </w:r>
      <w:bookmarkEnd w:id="154"/>
    </w:p>
    <w:p w14:paraId="3D502ED8" w14:textId="0DC98A38" w:rsidR="00DB6919" w:rsidRDefault="00DB6919" w:rsidP="007624E9">
      <w:pPr>
        <w:pStyle w:val="af2"/>
        <w:numPr>
          <w:ilvl w:val="0"/>
          <w:numId w:val="1"/>
        </w:numPr>
        <w:ind w:firstLineChars="0"/>
        <w:jc w:val="both"/>
        <w:rPr>
          <w:rFonts w:eastAsiaTheme="minorEastAsia"/>
          <w:sz w:val="21"/>
          <w:szCs w:val="21"/>
          <w:lang w:eastAsia="zh-CN"/>
        </w:rPr>
      </w:pPr>
      <w:bookmarkStart w:id="155" w:name="_Ref225086443"/>
      <w:r w:rsidRPr="00DB6919">
        <w:rPr>
          <w:rFonts w:eastAsiaTheme="minorEastAsia"/>
          <w:sz w:val="21"/>
          <w:szCs w:val="21"/>
          <w:lang w:eastAsia="zh-CN"/>
        </w:rPr>
        <w:t>Zhou P, Lv Y, Zheng Y, et al. CTIS spectral image reconstruction technology based on slit-scanning architecture[J]. Optics Express, 2024, 32(14): 25276-25291.</w:t>
      </w:r>
      <w:bookmarkEnd w:id="155"/>
    </w:p>
    <w:p w14:paraId="632F90EF" w14:textId="2FDAD0AB" w:rsidR="003F7747" w:rsidRDefault="003F7747" w:rsidP="007624E9">
      <w:pPr>
        <w:pStyle w:val="af2"/>
        <w:numPr>
          <w:ilvl w:val="0"/>
          <w:numId w:val="1"/>
        </w:numPr>
        <w:ind w:firstLineChars="0"/>
        <w:jc w:val="both"/>
        <w:rPr>
          <w:rFonts w:eastAsiaTheme="minorEastAsia"/>
          <w:sz w:val="21"/>
          <w:szCs w:val="21"/>
          <w:lang w:eastAsia="zh-CN"/>
        </w:rPr>
      </w:pPr>
      <w:bookmarkStart w:id="156" w:name="_Ref225086565"/>
      <w:r w:rsidRPr="003F7747">
        <w:rPr>
          <w:rFonts w:eastAsiaTheme="minorEastAsia"/>
          <w:sz w:val="21"/>
          <w:szCs w:val="21"/>
          <w:lang w:eastAsia="zh-CN"/>
        </w:rPr>
        <w:t>Adhikari S, Gross N, Wilson K S, et al. On-chip lock-in detection for ultrafast spectroscopy of single particles[J]. The Journal of Physical Chemistry C, 2024, 128(21): 8708-8715.</w:t>
      </w:r>
      <w:bookmarkEnd w:id="156"/>
    </w:p>
    <w:p w14:paraId="0C8D9387" w14:textId="7B2B12C2" w:rsidR="00B66FDF" w:rsidRDefault="00B66FDF" w:rsidP="007624E9">
      <w:pPr>
        <w:pStyle w:val="af2"/>
        <w:numPr>
          <w:ilvl w:val="0"/>
          <w:numId w:val="1"/>
        </w:numPr>
        <w:ind w:firstLineChars="0"/>
        <w:jc w:val="both"/>
        <w:rPr>
          <w:rFonts w:eastAsiaTheme="minorEastAsia"/>
          <w:sz w:val="21"/>
          <w:szCs w:val="21"/>
          <w:lang w:eastAsia="zh-CN"/>
        </w:rPr>
      </w:pPr>
      <w:bookmarkStart w:id="157" w:name="_Ref225433401"/>
      <w:r w:rsidRPr="00B66FDF">
        <w:rPr>
          <w:rFonts w:eastAsiaTheme="minorEastAsia"/>
          <w:sz w:val="21"/>
          <w:szCs w:val="21"/>
          <w:lang w:eastAsia="zh-CN"/>
        </w:rPr>
        <w:t>J. I. Park, M. H. Lee, M. D. Grossberg, et al. 2007 IEEE 11th International Conference on Computer Vision. IEEE, 2007: 1-8.</w:t>
      </w:r>
      <w:bookmarkEnd w:id="157"/>
    </w:p>
    <w:p w14:paraId="4AF0FF79" w14:textId="24502B97" w:rsidR="003F7747" w:rsidRDefault="003F7747" w:rsidP="007624E9">
      <w:pPr>
        <w:pStyle w:val="af2"/>
        <w:numPr>
          <w:ilvl w:val="0"/>
          <w:numId w:val="1"/>
        </w:numPr>
        <w:ind w:firstLineChars="0"/>
        <w:jc w:val="both"/>
        <w:rPr>
          <w:rFonts w:eastAsiaTheme="minorEastAsia"/>
          <w:sz w:val="21"/>
          <w:szCs w:val="21"/>
          <w:lang w:eastAsia="zh-CN"/>
        </w:rPr>
      </w:pPr>
      <w:bookmarkStart w:id="158" w:name="_Ref225087173"/>
      <w:r w:rsidRPr="003F7747">
        <w:rPr>
          <w:rFonts w:eastAsiaTheme="minorEastAsia"/>
          <w:sz w:val="21"/>
          <w:szCs w:val="21"/>
          <w:lang w:eastAsia="zh-CN"/>
        </w:rPr>
        <w:lastRenderedPageBreak/>
        <w:t>Shao Z, Huang G, Mielczarek A, et al. Robust spectral sensor for standoff biometric detection[J]. Nature Sensors, 2026: 1-8.</w:t>
      </w:r>
      <w:bookmarkEnd w:id="158"/>
    </w:p>
    <w:p w14:paraId="69F71C77" w14:textId="5FED8E0D" w:rsidR="00D63AF4" w:rsidRDefault="00D63AF4" w:rsidP="007624E9">
      <w:pPr>
        <w:pStyle w:val="af2"/>
        <w:numPr>
          <w:ilvl w:val="0"/>
          <w:numId w:val="1"/>
        </w:numPr>
        <w:ind w:firstLineChars="0"/>
        <w:jc w:val="both"/>
        <w:rPr>
          <w:rFonts w:eastAsiaTheme="minorEastAsia"/>
          <w:sz w:val="21"/>
          <w:szCs w:val="21"/>
          <w:lang w:eastAsia="zh-CN"/>
        </w:rPr>
      </w:pPr>
      <w:bookmarkStart w:id="159" w:name="_Ref225087125"/>
      <w:r w:rsidRPr="00D63AF4">
        <w:rPr>
          <w:rFonts w:eastAsiaTheme="minorEastAsia"/>
          <w:sz w:val="21"/>
          <w:szCs w:val="21"/>
          <w:lang w:eastAsia="zh-CN"/>
        </w:rPr>
        <w:t>Wörner H J, Wolf J P. Ultrafast spectroscopy of liquids using extreme-ultraviolet to soft-X-ray pulses[J]. Nature Reviews Chemistry, 2025, 9(3): 185-199.</w:t>
      </w:r>
      <w:bookmarkEnd w:id="159"/>
    </w:p>
    <w:p w14:paraId="14B1F9D8" w14:textId="4EC8BB7B" w:rsidR="00D63AF4" w:rsidRDefault="00D63AF4" w:rsidP="007624E9">
      <w:pPr>
        <w:pStyle w:val="af2"/>
        <w:numPr>
          <w:ilvl w:val="0"/>
          <w:numId w:val="1"/>
        </w:numPr>
        <w:ind w:firstLineChars="0"/>
        <w:jc w:val="both"/>
        <w:rPr>
          <w:rFonts w:eastAsiaTheme="minorEastAsia"/>
          <w:sz w:val="21"/>
          <w:szCs w:val="21"/>
          <w:lang w:eastAsia="zh-CN"/>
        </w:rPr>
      </w:pPr>
      <w:bookmarkStart w:id="160" w:name="_Ref225087076"/>
      <w:r w:rsidRPr="00D63AF4">
        <w:rPr>
          <w:rFonts w:eastAsiaTheme="minorEastAsia"/>
          <w:sz w:val="21"/>
          <w:szCs w:val="21"/>
          <w:lang w:eastAsia="zh-CN"/>
        </w:rPr>
        <w:t>Yu H, Memon M H, Yao M, et al. A miniaturized cascaded-diode-array spectral imager[J]. Nature Photonics, 2025, 19(12): 1322-1329.</w:t>
      </w:r>
      <w:bookmarkEnd w:id="160"/>
    </w:p>
    <w:p w14:paraId="70359674" w14:textId="6AC3F365" w:rsidR="00D63AF4" w:rsidRPr="00544283" w:rsidRDefault="00D63AF4" w:rsidP="00D63AF4">
      <w:pPr>
        <w:pStyle w:val="af2"/>
        <w:numPr>
          <w:ilvl w:val="0"/>
          <w:numId w:val="1"/>
        </w:numPr>
        <w:ind w:firstLineChars="0"/>
        <w:jc w:val="both"/>
        <w:rPr>
          <w:rFonts w:eastAsiaTheme="minorEastAsia"/>
          <w:sz w:val="21"/>
          <w:szCs w:val="21"/>
          <w:lang w:eastAsia="zh-CN"/>
        </w:rPr>
      </w:pPr>
      <w:bookmarkStart w:id="161" w:name="_Ref225086928"/>
      <w:r w:rsidRPr="00D63AF4">
        <w:rPr>
          <w:rFonts w:eastAsiaTheme="minorEastAsia"/>
          <w:sz w:val="21"/>
          <w:szCs w:val="21"/>
          <w:lang w:eastAsia="zh-CN"/>
        </w:rPr>
        <w:t>Yu B, Liang J, Wang Z, et al. Active hyperspectral imaging using an event camera[C]//Proceedings of the Computer Vision and Pattern Recognition Conference. 2025: 929-939.</w:t>
      </w:r>
      <w:bookmarkEnd w:id="161"/>
    </w:p>
    <w:p w14:paraId="2855B75A" w14:textId="3D496E4B" w:rsidR="00D63AF4" w:rsidRDefault="00D63AF4" w:rsidP="007624E9">
      <w:pPr>
        <w:pStyle w:val="af2"/>
        <w:numPr>
          <w:ilvl w:val="0"/>
          <w:numId w:val="1"/>
        </w:numPr>
        <w:ind w:firstLineChars="0"/>
        <w:jc w:val="both"/>
        <w:rPr>
          <w:rFonts w:eastAsiaTheme="minorEastAsia"/>
          <w:sz w:val="21"/>
          <w:szCs w:val="21"/>
          <w:lang w:eastAsia="zh-CN"/>
        </w:rPr>
      </w:pPr>
      <w:bookmarkStart w:id="162" w:name="_Ref225086920"/>
      <w:r w:rsidRPr="00D63AF4">
        <w:rPr>
          <w:rFonts w:eastAsiaTheme="minorEastAsia"/>
          <w:sz w:val="21"/>
          <w:szCs w:val="21"/>
          <w:lang w:eastAsia="zh-CN"/>
        </w:rPr>
        <w:t>Cao Y, Bao H, Peng L, et al. Single-Photon-Camera-Based Time and Spatially Resolved Electroluminescence Spectroscopy for Micro-LED Analysis[J]. ACS Photonics, 2024, 11(2): 731-736.</w:t>
      </w:r>
      <w:bookmarkEnd w:id="162"/>
    </w:p>
    <w:p w14:paraId="2ABA4E8C" w14:textId="60631EF4" w:rsidR="00D63AF4" w:rsidRPr="00544283" w:rsidRDefault="00D63AF4" w:rsidP="00544283">
      <w:pPr>
        <w:pStyle w:val="af2"/>
        <w:numPr>
          <w:ilvl w:val="0"/>
          <w:numId w:val="1"/>
        </w:numPr>
        <w:ind w:firstLineChars="0"/>
        <w:jc w:val="both"/>
        <w:rPr>
          <w:rFonts w:eastAsiaTheme="minorEastAsia"/>
          <w:sz w:val="21"/>
          <w:szCs w:val="21"/>
          <w:lang w:eastAsia="zh-CN"/>
        </w:rPr>
      </w:pPr>
      <w:bookmarkStart w:id="163" w:name="_Ref225086994"/>
      <w:r w:rsidRPr="00D63AF4">
        <w:rPr>
          <w:rFonts w:eastAsiaTheme="minorEastAsia"/>
          <w:sz w:val="21"/>
          <w:szCs w:val="21"/>
          <w:lang w:eastAsia="zh-CN"/>
        </w:rPr>
        <w:t>Yuan Y, Sun R, Xie X, et al. Multispectral imaging colorimetric measurement method with illumination-adaptive white calibration[J]. JOSA A, 2025, 42(7): 898-907.</w:t>
      </w:r>
      <w:bookmarkEnd w:id="163"/>
    </w:p>
    <w:sectPr w:rsidR="00D63AF4" w:rsidRPr="00544283">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tbguo" w:date="2026-03-28T14:01:00Z" w:initials="t">
    <w:p w14:paraId="6808F17B" w14:textId="77777777" w:rsidR="00A653CF" w:rsidRDefault="00A653CF" w:rsidP="00A653CF">
      <w:pPr>
        <w:pStyle w:val="ac"/>
      </w:pPr>
      <w:r>
        <w:rPr>
          <w:rStyle w:val="ab"/>
        </w:rPr>
        <w:annotationRef/>
      </w:r>
      <w:r>
        <w:rPr>
          <w:rFonts w:hint="eastAsia"/>
        </w:rPr>
        <w:t>用跟图里相同的文字，精炼的描述整个过程。</w:t>
      </w:r>
    </w:p>
  </w:comment>
  <w:comment w:id="31" w:author="tbguo" w:date="2026-03-28T15:28:00Z" w:initials="t">
    <w:p w14:paraId="5BC37BAE" w14:textId="77777777" w:rsidR="00E979A2" w:rsidRDefault="00E979A2" w:rsidP="00E979A2">
      <w:pPr>
        <w:pStyle w:val="ac"/>
      </w:pPr>
      <w:r>
        <w:rPr>
          <w:rStyle w:val="ab"/>
        </w:rPr>
        <w:annotationRef/>
      </w:r>
      <w:r>
        <w:t>To link the hardware acquisition quality to the algorithmic reconstruction...</w:t>
      </w:r>
      <w:r>
        <w:rPr>
          <w:rFonts w:hint="eastAsia"/>
        </w:rPr>
        <w:t>是神什么</w:t>
      </w:r>
      <w:r>
        <w:t>link</w:t>
      </w:r>
      <w:r>
        <w:rPr>
          <w:rFonts w:hint="eastAsia"/>
        </w:rPr>
        <w:t>关系？</w:t>
      </w:r>
      <w:r>
        <w:t>fig2b</w:t>
      </w:r>
      <w:r>
        <w:rPr>
          <w:rFonts w:hint="eastAsia"/>
        </w:rPr>
        <w:t>中的</w:t>
      </w:r>
      <w:r>
        <w:t>modulation error</w:t>
      </w:r>
      <w:r>
        <w:rPr>
          <w:rFonts w:hint="eastAsia"/>
        </w:rPr>
        <w:t>需要讨论下，此处只讨论了</w:t>
      </w:r>
      <w:r>
        <w:t>fig2b</w:t>
      </w:r>
      <w:r>
        <w:rPr>
          <w:rFonts w:hint="eastAsia"/>
        </w:rPr>
        <w:t>中的</w:t>
      </w:r>
      <w:r>
        <w:t>rmse</w:t>
      </w:r>
    </w:p>
  </w:comment>
  <w:comment w:id="111" w:author="tbguo" w:date="2026-03-28T15:46:00Z" w:initials="t">
    <w:p w14:paraId="48015046" w14:textId="77777777" w:rsidR="00A125F0" w:rsidRDefault="00264205" w:rsidP="00A125F0">
      <w:pPr>
        <w:pStyle w:val="ac"/>
      </w:pPr>
      <w:r>
        <w:rPr>
          <w:rStyle w:val="ab"/>
        </w:rPr>
        <w:annotationRef/>
      </w:r>
      <w:r w:rsidR="00A125F0">
        <w:t xml:space="preserve">“spectral interaction” </w:t>
      </w:r>
      <w:r w:rsidR="00A125F0">
        <w:rPr>
          <w:rFonts w:hint="eastAsia"/>
        </w:rPr>
        <w:t>写的太拮据敖牙了</w:t>
      </w:r>
      <w:r w:rsidR="00A125F0">
        <w:t>..</w:t>
      </w:r>
    </w:p>
  </w:comment>
  <w:comment w:id="118" w:author="tbguo" w:date="2026-03-28T16:24:00Z" w:initials="t">
    <w:p w14:paraId="6E07986F" w14:textId="77777777" w:rsidR="00772332" w:rsidRDefault="00772332" w:rsidP="00772332">
      <w:pPr>
        <w:pStyle w:val="ac"/>
      </w:pPr>
      <w:r>
        <w:rPr>
          <w:rStyle w:val="ab"/>
        </w:rPr>
        <w:annotationRef/>
      </w:r>
      <w:r>
        <w:t>Fig4e</w:t>
      </w:r>
      <w:r>
        <w:rPr>
          <w:rFonts w:hint="eastAsia"/>
        </w:rPr>
        <w:t>横坐标改成从小到大？</w:t>
      </w:r>
      <w:r>
        <w:t xml:space="preserve"> </w:t>
      </w:r>
      <w:r>
        <w:rPr>
          <w:rFonts w:hint="eastAsia"/>
        </w:rPr>
        <w:t>跟</w:t>
      </w:r>
      <w:r>
        <w:t>fig2b</w:t>
      </w:r>
      <w:r>
        <w:rPr>
          <w:rFonts w:hint="eastAsia"/>
        </w:rPr>
        <w:t>的仿真图横轴对应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08F17B" w15:done="0"/>
  <w15:commentEx w15:paraId="5BC37BAE" w15:done="0"/>
  <w15:commentEx w15:paraId="48015046" w15:done="0"/>
  <w15:commentEx w15:paraId="6E0798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AD7E21" w16cex:dateUtc="2026-03-28T06:01:00Z"/>
  <w16cex:commentExtensible w16cex:durableId="29BDEE20" w16cex:dateUtc="2026-03-28T07:28:00Z"/>
  <w16cex:commentExtensible w16cex:durableId="3951AA6E" w16cex:dateUtc="2026-03-28T07:46:00Z"/>
  <w16cex:commentExtensible w16cex:durableId="305B5D54" w16cex:dateUtc="2026-03-28T08: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08F17B" w16cid:durableId="69AD7E21"/>
  <w16cid:commentId w16cid:paraId="5BC37BAE" w16cid:durableId="29BDEE20"/>
  <w16cid:commentId w16cid:paraId="48015046" w16cid:durableId="3951AA6E"/>
  <w16cid:commentId w16cid:paraId="6E07986F" w16cid:durableId="305B5D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F03AC" w14:textId="77777777" w:rsidR="00117DA5" w:rsidRDefault="00117DA5" w:rsidP="00872910">
      <w:r>
        <w:separator/>
      </w:r>
    </w:p>
  </w:endnote>
  <w:endnote w:type="continuationSeparator" w:id="0">
    <w:p w14:paraId="6E92A507" w14:textId="77777777" w:rsidR="00117DA5" w:rsidRDefault="00117DA5"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550AC" w14:textId="77777777" w:rsidR="00117DA5" w:rsidRDefault="00117DA5" w:rsidP="00872910">
      <w:r>
        <w:separator/>
      </w:r>
    </w:p>
  </w:footnote>
  <w:footnote w:type="continuationSeparator" w:id="0">
    <w:p w14:paraId="445289FE" w14:textId="77777777" w:rsidR="00117DA5" w:rsidRDefault="00117DA5" w:rsidP="008729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3E"/>
    <w:multiLevelType w:val="hybridMultilevel"/>
    <w:tmpl w:val="58AE8792"/>
    <w:lvl w:ilvl="0" w:tplc="3FDC55DC">
      <w:start w:val="1"/>
      <w:numFmt w:val="decimal"/>
      <w:lvlText w:val="[%1]"/>
      <w:lvlJc w:val="left"/>
      <w:pPr>
        <w:ind w:left="440" w:hanging="440"/>
      </w:pPr>
      <w:rPr>
        <w:rFonts w:ascii="Times New Roman" w:eastAsia="仿宋" w:hAnsi="Times New Roman" w:hint="default"/>
        <w:b w:val="0"/>
        <w:i w:val="0"/>
        <w:snapToGrid w:val="0"/>
        <w:sz w:val="21"/>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98019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rson w15:author="tbguo">
    <w15:presenceInfo w15:providerId="None" w15:userId="tbgu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mwqAUAPjgUFCwAAAA="/>
  </w:docVars>
  <w:rsids>
    <w:rsidRoot w:val="00BD525D"/>
    <w:rsid w:val="000007F1"/>
    <w:rsid w:val="00001145"/>
    <w:rsid w:val="00001849"/>
    <w:rsid w:val="00002C37"/>
    <w:rsid w:val="0000360E"/>
    <w:rsid w:val="000061FD"/>
    <w:rsid w:val="00006CDA"/>
    <w:rsid w:val="000072EE"/>
    <w:rsid w:val="00007610"/>
    <w:rsid w:val="000102CA"/>
    <w:rsid w:val="00010620"/>
    <w:rsid w:val="00011E23"/>
    <w:rsid w:val="00013261"/>
    <w:rsid w:val="00014526"/>
    <w:rsid w:val="0001462D"/>
    <w:rsid w:val="000164F2"/>
    <w:rsid w:val="000212CD"/>
    <w:rsid w:val="00022FB2"/>
    <w:rsid w:val="0002413E"/>
    <w:rsid w:val="0002604A"/>
    <w:rsid w:val="00026F58"/>
    <w:rsid w:val="00027A72"/>
    <w:rsid w:val="00030199"/>
    <w:rsid w:val="0003127B"/>
    <w:rsid w:val="000313A0"/>
    <w:rsid w:val="00031CB1"/>
    <w:rsid w:val="00033FB5"/>
    <w:rsid w:val="000343C9"/>
    <w:rsid w:val="00047DFA"/>
    <w:rsid w:val="00050D80"/>
    <w:rsid w:val="00053156"/>
    <w:rsid w:val="00053A9B"/>
    <w:rsid w:val="0006527B"/>
    <w:rsid w:val="0006694C"/>
    <w:rsid w:val="00066BA8"/>
    <w:rsid w:val="00070DFF"/>
    <w:rsid w:val="00071B23"/>
    <w:rsid w:val="000721EA"/>
    <w:rsid w:val="00076B98"/>
    <w:rsid w:val="00081B38"/>
    <w:rsid w:val="00081C77"/>
    <w:rsid w:val="00082A25"/>
    <w:rsid w:val="00082A66"/>
    <w:rsid w:val="00085424"/>
    <w:rsid w:val="00090579"/>
    <w:rsid w:val="00090C84"/>
    <w:rsid w:val="00094EC5"/>
    <w:rsid w:val="0009518E"/>
    <w:rsid w:val="00095419"/>
    <w:rsid w:val="00097C8E"/>
    <w:rsid w:val="000A02FA"/>
    <w:rsid w:val="000A3657"/>
    <w:rsid w:val="000B06A5"/>
    <w:rsid w:val="000B2A41"/>
    <w:rsid w:val="000B3CA3"/>
    <w:rsid w:val="000B4CC6"/>
    <w:rsid w:val="000B5DFC"/>
    <w:rsid w:val="000B6214"/>
    <w:rsid w:val="000C0B42"/>
    <w:rsid w:val="000C31DC"/>
    <w:rsid w:val="000C4078"/>
    <w:rsid w:val="000D3309"/>
    <w:rsid w:val="000D3AC6"/>
    <w:rsid w:val="000D4513"/>
    <w:rsid w:val="000D7019"/>
    <w:rsid w:val="000E0B6E"/>
    <w:rsid w:val="000E2711"/>
    <w:rsid w:val="000E2CB8"/>
    <w:rsid w:val="000F0C16"/>
    <w:rsid w:val="000F1191"/>
    <w:rsid w:val="000F2E9C"/>
    <w:rsid w:val="000F564C"/>
    <w:rsid w:val="000F6CF7"/>
    <w:rsid w:val="001034AE"/>
    <w:rsid w:val="00103EE5"/>
    <w:rsid w:val="00104BE4"/>
    <w:rsid w:val="0010555A"/>
    <w:rsid w:val="001058A2"/>
    <w:rsid w:val="001067E6"/>
    <w:rsid w:val="0010690C"/>
    <w:rsid w:val="00112ED2"/>
    <w:rsid w:val="0011306A"/>
    <w:rsid w:val="00113604"/>
    <w:rsid w:val="00113660"/>
    <w:rsid w:val="001137F3"/>
    <w:rsid w:val="001148E3"/>
    <w:rsid w:val="0011785D"/>
    <w:rsid w:val="00117DA5"/>
    <w:rsid w:val="00120798"/>
    <w:rsid w:val="00120802"/>
    <w:rsid w:val="00120B00"/>
    <w:rsid w:val="00122346"/>
    <w:rsid w:val="001238F9"/>
    <w:rsid w:val="00123A3F"/>
    <w:rsid w:val="001241EB"/>
    <w:rsid w:val="0012450A"/>
    <w:rsid w:val="00127340"/>
    <w:rsid w:val="00130500"/>
    <w:rsid w:val="0013275F"/>
    <w:rsid w:val="001354C5"/>
    <w:rsid w:val="00135684"/>
    <w:rsid w:val="00136249"/>
    <w:rsid w:val="0014063F"/>
    <w:rsid w:val="00141A2F"/>
    <w:rsid w:val="001435C0"/>
    <w:rsid w:val="00147121"/>
    <w:rsid w:val="00150923"/>
    <w:rsid w:val="00157284"/>
    <w:rsid w:val="00161BF9"/>
    <w:rsid w:val="00162761"/>
    <w:rsid w:val="00164ABB"/>
    <w:rsid w:val="0016549C"/>
    <w:rsid w:val="00165C71"/>
    <w:rsid w:val="00170707"/>
    <w:rsid w:val="00174A3E"/>
    <w:rsid w:val="001751BC"/>
    <w:rsid w:val="001763A3"/>
    <w:rsid w:val="001804F0"/>
    <w:rsid w:val="00184EC6"/>
    <w:rsid w:val="00192084"/>
    <w:rsid w:val="00193DF0"/>
    <w:rsid w:val="00197601"/>
    <w:rsid w:val="001A1120"/>
    <w:rsid w:val="001A3DDD"/>
    <w:rsid w:val="001A4F57"/>
    <w:rsid w:val="001A6A37"/>
    <w:rsid w:val="001B404D"/>
    <w:rsid w:val="001B43AC"/>
    <w:rsid w:val="001B4563"/>
    <w:rsid w:val="001B6480"/>
    <w:rsid w:val="001B724E"/>
    <w:rsid w:val="001C0321"/>
    <w:rsid w:val="001C094C"/>
    <w:rsid w:val="001C4194"/>
    <w:rsid w:val="001C570B"/>
    <w:rsid w:val="001C6FA6"/>
    <w:rsid w:val="001D0594"/>
    <w:rsid w:val="001D0E93"/>
    <w:rsid w:val="001D0FF1"/>
    <w:rsid w:val="001D291F"/>
    <w:rsid w:val="001D4EE0"/>
    <w:rsid w:val="001D6C6E"/>
    <w:rsid w:val="001E0A76"/>
    <w:rsid w:val="001E2D44"/>
    <w:rsid w:val="001E526E"/>
    <w:rsid w:val="001E678D"/>
    <w:rsid w:val="001F0433"/>
    <w:rsid w:val="001F0A2F"/>
    <w:rsid w:val="001F103E"/>
    <w:rsid w:val="001F4757"/>
    <w:rsid w:val="00202431"/>
    <w:rsid w:val="00203F2E"/>
    <w:rsid w:val="00206092"/>
    <w:rsid w:val="00206CAB"/>
    <w:rsid w:val="00207578"/>
    <w:rsid w:val="002105D3"/>
    <w:rsid w:val="0021083C"/>
    <w:rsid w:val="00210C2C"/>
    <w:rsid w:val="00210DCC"/>
    <w:rsid w:val="00215677"/>
    <w:rsid w:val="00221C33"/>
    <w:rsid w:val="00226BDB"/>
    <w:rsid w:val="00231EA3"/>
    <w:rsid w:val="00232439"/>
    <w:rsid w:val="00235649"/>
    <w:rsid w:val="00236CB6"/>
    <w:rsid w:val="00241C6D"/>
    <w:rsid w:val="00242BF9"/>
    <w:rsid w:val="002451B2"/>
    <w:rsid w:val="0024629A"/>
    <w:rsid w:val="00251A77"/>
    <w:rsid w:val="00252A19"/>
    <w:rsid w:val="0025322A"/>
    <w:rsid w:val="00254658"/>
    <w:rsid w:val="0025580B"/>
    <w:rsid w:val="00264205"/>
    <w:rsid w:val="00275001"/>
    <w:rsid w:val="00275AB1"/>
    <w:rsid w:val="00277A2A"/>
    <w:rsid w:val="00280140"/>
    <w:rsid w:val="00281949"/>
    <w:rsid w:val="00283578"/>
    <w:rsid w:val="0028386E"/>
    <w:rsid w:val="002873E0"/>
    <w:rsid w:val="0028775A"/>
    <w:rsid w:val="00290D7F"/>
    <w:rsid w:val="00292256"/>
    <w:rsid w:val="00293CF8"/>
    <w:rsid w:val="00294BCD"/>
    <w:rsid w:val="002973F5"/>
    <w:rsid w:val="00297927"/>
    <w:rsid w:val="002A31C8"/>
    <w:rsid w:val="002A7D7E"/>
    <w:rsid w:val="002B093A"/>
    <w:rsid w:val="002B1474"/>
    <w:rsid w:val="002B73DC"/>
    <w:rsid w:val="002C2A61"/>
    <w:rsid w:val="002C57D6"/>
    <w:rsid w:val="002D0CFB"/>
    <w:rsid w:val="002D1D3B"/>
    <w:rsid w:val="002D2DC3"/>
    <w:rsid w:val="002D304B"/>
    <w:rsid w:val="002D3AF7"/>
    <w:rsid w:val="002D62BA"/>
    <w:rsid w:val="002D7026"/>
    <w:rsid w:val="002E1C08"/>
    <w:rsid w:val="002E1DDA"/>
    <w:rsid w:val="002E2014"/>
    <w:rsid w:val="002E6AF8"/>
    <w:rsid w:val="002F1914"/>
    <w:rsid w:val="002F1D49"/>
    <w:rsid w:val="002F2C72"/>
    <w:rsid w:val="002F38B1"/>
    <w:rsid w:val="002F5121"/>
    <w:rsid w:val="003048D0"/>
    <w:rsid w:val="00306591"/>
    <w:rsid w:val="00306CCE"/>
    <w:rsid w:val="00311A87"/>
    <w:rsid w:val="00313A56"/>
    <w:rsid w:val="003147ED"/>
    <w:rsid w:val="00316015"/>
    <w:rsid w:val="00316083"/>
    <w:rsid w:val="00322701"/>
    <w:rsid w:val="003229AA"/>
    <w:rsid w:val="003315E2"/>
    <w:rsid w:val="00331C6B"/>
    <w:rsid w:val="0033323C"/>
    <w:rsid w:val="00335F30"/>
    <w:rsid w:val="003419F9"/>
    <w:rsid w:val="0034362E"/>
    <w:rsid w:val="003467DB"/>
    <w:rsid w:val="00346AD3"/>
    <w:rsid w:val="00347253"/>
    <w:rsid w:val="00351E91"/>
    <w:rsid w:val="00352748"/>
    <w:rsid w:val="0035456B"/>
    <w:rsid w:val="003554AD"/>
    <w:rsid w:val="003617C1"/>
    <w:rsid w:val="00361F10"/>
    <w:rsid w:val="00363157"/>
    <w:rsid w:val="00363DAF"/>
    <w:rsid w:val="00366415"/>
    <w:rsid w:val="0036715E"/>
    <w:rsid w:val="00370098"/>
    <w:rsid w:val="00370D56"/>
    <w:rsid w:val="00371485"/>
    <w:rsid w:val="00374212"/>
    <w:rsid w:val="00374AAE"/>
    <w:rsid w:val="003754A3"/>
    <w:rsid w:val="00376E55"/>
    <w:rsid w:val="003804C7"/>
    <w:rsid w:val="00380812"/>
    <w:rsid w:val="00381ED8"/>
    <w:rsid w:val="00382B24"/>
    <w:rsid w:val="00382B9A"/>
    <w:rsid w:val="00383524"/>
    <w:rsid w:val="00383969"/>
    <w:rsid w:val="00386F6E"/>
    <w:rsid w:val="003876E2"/>
    <w:rsid w:val="0039268E"/>
    <w:rsid w:val="00396351"/>
    <w:rsid w:val="00396811"/>
    <w:rsid w:val="003A068C"/>
    <w:rsid w:val="003A0C10"/>
    <w:rsid w:val="003A38FB"/>
    <w:rsid w:val="003A3EAB"/>
    <w:rsid w:val="003A5C4A"/>
    <w:rsid w:val="003A752B"/>
    <w:rsid w:val="003A7AAD"/>
    <w:rsid w:val="003A7E7F"/>
    <w:rsid w:val="003B1F49"/>
    <w:rsid w:val="003B24E6"/>
    <w:rsid w:val="003B3FA3"/>
    <w:rsid w:val="003B421A"/>
    <w:rsid w:val="003C22F5"/>
    <w:rsid w:val="003C30AA"/>
    <w:rsid w:val="003C5460"/>
    <w:rsid w:val="003C5624"/>
    <w:rsid w:val="003C6966"/>
    <w:rsid w:val="003C730D"/>
    <w:rsid w:val="003C7438"/>
    <w:rsid w:val="003D022F"/>
    <w:rsid w:val="003D2E67"/>
    <w:rsid w:val="003E09A5"/>
    <w:rsid w:val="003E1354"/>
    <w:rsid w:val="003E3A92"/>
    <w:rsid w:val="003E42DF"/>
    <w:rsid w:val="003E4F6B"/>
    <w:rsid w:val="003F1206"/>
    <w:rsid w:val="003F572B"/>
    <w:rsid w:val="003F6012"/>
    <w:rsid w:val="003F72E2"/>
    <w:rsid w:val="003F7747"/>
    <w:rsid w:val="00404D78"/>
    <w:rsid w:val="00405E1C"/>
    <w:rsid w:val="00406D42"/>
    <w:rsid w:val="004109DE"/>
    <w:rsid w:val="00412A6F"/>
    <w:rsid w:val="004143BD"/>
    <w:rsid w:val="004150C7"/>
    <w:rsid w:val="00417411"/>
    <w:rsid w:val="0041750E"/>
    <w:rsid w:val="00421A8E"/>
    <w:rsid w:val="00426F26"/>
    <w:rsid w:val="004273D1"/>
    <w:rsid w:val="00427BBF"/>
    <w:rsid w:val="00427F2E"/>
    <w:rsid w:val="004343DC"/>
    <w:rsid w:val="004373CD"/>
    <w:rsid w:val="00440AFD"/>
    <w:rsid w:val="004427E5"/>
    <w:rsid w:val="00444C10"/>
    <w:rsid w:val="0044526C"/>
    <w:rsid w:val="00446EBA"/>
    <w:rsid w:val="00450736"/>
    <w:rsid w:val="00451ACE"/>
    <w:rsid w:val="004525D2"/>
    <w:rsid w:val="00454211"/>
    <w:rsid w:val="004573A6"/>
    <w:rsid w:val="0045788A"/>
    <w:rsid w:val="00460160"/>
    <w:rsid w:val="00461D6C"/>
    <w:rsid w:val="0046374D"/>
    <w:rsid w:val="004641EC"/>
    <w:rsid w:val="004676EB"/>
    <w:rsid w:val="00470709"/>
    <w:rsid w:val="004724FA"/>
    <w:rsid w:val="00474982"/>
    <w:rsid w:val="0047524F"/>
    <w:rsid w:val="00475AC3"/>
    <w:rsid w:val="00476650"/>
    <w:rsid w:val="00476FE3"/>
    <w:rsid w:val="0048005C"/>
    <w:rsid w:val="00480300"/>
    <w:rsid w:val="00482839"/>
    <w:rsid w:val="00482DB1"/>
    <w:rsid w:val="00486711"/>
    <w:rsid w:val="00492615"/>
    <w:rsid w:val="0049799A"/>
    <w:rsid w:val="004A0FF1"/>
    <w:rsid w:val="004A42C2"/>
    <w:rsid w:val="004A46BA"/>
    <w:rsid w:val="004A4D63"/>
    <w:rsid w:val="004B0C8E"/>
    <w:rsid w:val="004B5C9D"/>
    <w:rsid w:val="004B7EF0"/>
    <w:rsid w:val="004C0AEE"/>
    <w:rsid w:val="004C1430"/>
    <w:rsid w:val="004C3751"/>
    <w:rsid w:val="004C4079"/>
    <w:rsid w:val="004D0289"/>
    <w:rsid w:val="004D3F59"/>
    <w:rsid w:val="004D6F2D"/>
    <w:rsid w:val="004E2164"/>
    <w:rsid w:val="004E3574"/>
    <w:rsid w:val="004E5288"/>
    <w:rsid w:val="004E6E28"/>
    <w:rsid w:val="004E7317"/>
    <w:rsid w:val="004F01A7"/>
    <w:rsid w:val="004F17BD"/>
    <w:rsid w:val="004F2CB5"/>
    <w:rsid w:val="004F4FF7"/>
    <w:rsid w:val="004F760A"/>
    <w:rsid w:val="00501345"/>
    <w:rsid w:val="00502133"/>
    <w:rsid w:val="005023F0"/>
    <w:rsid w:val="00502F8C"/>
    <w:rsid w:val="00503D54"/>
    <w:rsid w:val="00506274"/>
    <w:rsid w:val="00506DEA"/>
    <w:rsid w:val="00507660"/>
    <w:rsid w:val="00510191"/>
    <w:rsid w:val="00511BE9"/>
    <w:rsid w:val="00512A7C"/>
    <w:rsid w:val="00513C40"/>
    <w:rsid w:val="00514581"/>
    <w:rsid w:val="00515D51"/>
    <w:rsid w:val="00516B1E"/>
    <w:rsid w:val="00516CD3"/>
    <w:rsid w:val="005201C6"/>
    <w:rsid w:val="00520986"/>
    <w:rsid w:val="00522286"/>
    <w:rsid w:val="00522315"/>
    <w:rsid w:val="005250F9"/>
    <w:rsid w:val="00525280"/>
    <w:rsid w:val="0052695A"/>
    <w:rsid w:val="00527A39"/>
    <w:rsid w:val="0053020C"/>
    <w:rsid w:val="00530D27"/>
    <w:rsid w:val="0053290B"/>
    <w:rsid w:val="0053338A"/>
    <w:rsid w:val="0053371F"/>
    <w:rsid w:val="00534C46"/>
    <w:rsid w:val="0053779F"/>
    <w:rsid w:val="00544283"/>
    <w:rsid w:val="005465D3"/>
    <w:rsid w:val="00546EC7"/>
    <w:rsid w:val="00547E9D"/>
    <w:rsid w:val="005509E5"/>
    <w:rsid w:val="00550DD9"/>
    <w:rsid w:val="005574CC"/>
    <w:rsid w:val="005633F4"/>
    <w:rsid w:val="00564355"/>
    <w:rsid w:val="005646D5"/>
    <w:rsid w:val="00572526"/>
    <w:rsid w:val="005735E5"/>
    <w:rsid w:val="00573C9E"/>
    <w:rsid w:val="00577A6A"/>
    <w:rsid w:val="00581D2C"/>
    <w:rsid w:val="0058474C"/>
    <w:rsid w:val="00584823"/>
    <w:rsid w:val="00584FEA"/>
    <w:rsid w:val="00586A3F"/>
    <w:rsid w:val="00587FCD"/>
    <w:rsid w:val="00591293"/>
    <w:rsid w:val="005940A5"/>
    <w:rsid w:val="0059457F"/>
    <w:rsid w:val="00595C49"/>
    <w:rsid w:val="00597D0E"/>
    <w:rsid w:val="005A1EEB"/>
    <w:rsid w:val="005A4A3A"/>
    <w:rsid w:val="005A4D1C"/>
    <w:rsid w:val="005A76A5"/>
    <w:rsid w:val="005B0ABA"/>
    <w:rsid w:val="005B212F"/>
    <w:rsid w:val="005B7DEC"/>
    <w:rsid w:val="005C75E6"/>
    <w:rsid w:val="005C7AF5"/>
    <w:rsid w:val="005D00D6"/>
    <w:rsid w:val="005D0518"/>
    <w:rsid w:val="005D3ED4"/>
    <w:rsid w:val="005D4874"/>
    <w:rsid w:val="005D7C89"/>
    <w:rsid w:val="005E2C9C"/>
    <w:rsid w:val="005E687E"/>
    <w:rsid w:val="005F1B56"/>
    <w:rsid w:val="005F2568"/>
    <w:rsid w:val="005F7A86"/>
    <w:rsid w:val="00601426"/>
    <w:rsid w:val="00602883"/>
    <w:rsid w:val="0060293F"/>
    <w:rsid w:val="00602EE9"/>
    <w:rsid w:val="0060328B"/>
    <w:rsid w:val="006045E6"/>
    <w:rsid w:val="006051F2"/>
    <w:rsid w:val="0061386B"/>
    <w:rsid w:val="00613BA6"/>
    <w:rsid w:val="0061623D"/>
    <w:rsid w:val="00617858"/>
    <w:rsid w:val="006179CA"/>
    <w:rsid w:val="00622801"/>
    <w:rsid w:val="00622F8E"/>
    <w:rsid w:val="00624849"/>
    <w:rsid w:val="00625423"/>
    <w:rsid w:val="006258D5"/>
    <w:rsid w:val="0062717B"/>
    <w:rsid w:val="00632FE5"/>
    <w:rsid w:val="00634C49"/>
    <w:rsid w:val="00640733"/>
    <w:rsid w:val="00642728"/>
    <w:rsid w:val="006445AA"/>
    <w:rsid w:val="00644748"/>
    <w:rsid w:val="00646EEE"/>
    <w:rsid w:val="00647542"/>
    <w:rsid w:val="00650899"/>
    <w:rsid w:val="00656E76"/>
    <w:rsid w:val="00661B2E"/>
    <w:rsid w:val="00662E82"/>
    <w:rsid w:val="00663460"/>
    <w:rsid w:val="00663930"/>
    <w:rsid w:val="0067016F"/>
    <w:rsid w:val="00672EAB"/>
    <w:rsid w:val="00673979"/>
    <w:rsid w:val="006759D4"/>
    <w:rsid w:val="00677FE9"/>
    <w:rsid w:val="0068456E"/>
    <w:rsid w:val="00687919"/>
    <w:rsid w:val="00687F5A"/>
    <w:rsid w:val="006901DB"/>
    <w:rsid w:val="00695559"/>
    <w:rsid w:val="0069621F"/>
    <w:rsid w:val="0069680E"/>
    <w:rsid w:val="00697A13"/>
    <w:rsid w:val="006A109F"/>
    <w:rsid w:val="006A152A"/>
    <w:rsid w:val="006A1604"/>
    <w:rsid w:val="006A7F04"/>
    <w:rsid w:val="006B0CF7"/>
    <w:rsid w:val="006B387D"/>
    <w:rsid w:val="006B500F"/>
    <w:rsid w:val="006B6DFC"/>
    <w:rsid w:val="006B6E14"/>
    <w:rsid w:val="006C0877"/>
    <w:rsid w:val="006C17D6"/>
    <w:rsid w:val="006C27FE"/>
    <w:rsid w:val="006C2C6C"/>
    <w:rsid w:val="006C36BF"/>
    <w:rsid w:val="006C6C80"/>
    <w:rsid w:val="006D0A7E"/>
    <w:rsid w:val="006D7B24"/>
    <w:rsid w:val="006E0B65"/>
    <w:rsid w:val="006E2DD4"/>
    <w:rsid w:val="006E3971"/>
    <w:rsid w:val="006E46D7"/>
    <w:rsid w:val="006E5C80"/>
    <w:rsid w:val="006E6ACF"/>
    <w:rsid w:val="006F016B"/>
    <w:rsid w:val="006F1B11"/>
    <w:rsid w:val="006F2E1D"/>
    <w:rsid w:val="006F40B5"/>
    <w:rsid w:val="006F5A21"/>
    <w:rsid w:val="0070016B"/>
    <w:rsid w:val="007009FF"/>
    <w:rsid w:val="00704062"/>
    <w:rsid w:val="00704134"/>
    <w:rsid w:val="0070618C"/>
    <w:rsid w:val="007120B0"/>
    <w:rsid w:val="00712EBD"/>
    <w:rsid w:val="00714321"/>
    <w:rsid w:val="00714D51"/>
    <w:rsid w:val="007168E9"/>
    <w:rsid w:val="00717CEB"/>
    <w:rsid w:val="0072244D"/>
    <w:rsid w:val="00724E78"/>
    <w:rsid w:val="007264E5"/>
    <w:rsid w:val="0073403F"/>
    <w:rsid w:val="00734223"/>
    <w:rsid w:val="007412F8"/>
    <w:rsid w:val="0074176B"/>
    <w:rsid w:val="007426E3"/>
    <w:rsid w:val="0074390D"/>
    <w:rsid w:val="007450BD"/>
    <w:rsid w:val="0075042B"/>
    <w:rsid w:val="007513F4"/>
    <w:rsid w:val="00751B04"/>
    <w:rsid w:val="00753233"/>
    <w:rsid w:val="00755669"/>
    <w:rsid w:val="0076180A"/>
    <w:rsid w:val="00761A07"/>
    <w:rsid w:val="00761DDE"/>
    <w:rsid w:val="007624E9"/>
    <w:rsid w:val="00766A5C"/>
    <w:rsid w:val="00766AA3"/>
    <w:rsid w:val="007679A0"/>
    <w:rsid w:val="007700D6"/>
    <w:rsid w:val="00770D2B"/>
    <w:rsid w:val="00771AE3"/>
    <w:rsid w:val="00771FB8"/>
    <w:rsid w:val="00772332"/>
    <w:rsid w:val="0077375F"/>
    <w:rsid w:val="00773ED5"/>
    <w:rsid w:val="00781AF3"/>
    <w:rsid w:val="00782B6D"/>
    <w:rsid w:val="00783426"/>
    <w:rsid w:val="007840B2"/>
    <w:rsid w:val="00786B50"/>
    <w:rsid w:val="00786BC2"/>
    <w:rsid w:val="00787ECE"/>
    <w:rsid w:val="00790729"/>
    <w:rsid w:val="00790912"/>
    <w:rsid w:val="007909F5"/>
    <w:rsid w:val="00792901"/>
    <w:rsid w:val="00793B6E"/>
    <w:rsid w:val="00794540"/>
    <w:rsid w:val="0079768F"/>
    <w:rsid w:val="007978DF"/>
    <w:rsid w:val="007A0089"/>
    <w:rsid w:val="007A154A"/>
    <w:rsid w:val="007A226C"/>
    <w:rsid w:val="007A232E"/>
    <w:rsid w:val="007A54C5"/>
    <w:rsid w:val="007A68B4"/>
    <w:rsid w:val="007B1356"/>
    <w:rsid w:val="007B209B"/>
    <w:rsid w:val="007B22FF"/>
    <w:rsid w:val="007B2C9C"/>
    <w:rsid w:val="007B6D26"/>
    <w:rsid w:val="007B7BA2"/>
    <w:rsid w:val="007C2DF3"/>
    <w:rsid w:val="007C49AE"/>
    <w:rsid w:val="007C4C2E"/>
    <w:rsid w:val="007C4D2E"/>
    <w:rsid w:val="007C4DA0"/>
    <w:rsid w:val="007C5F02"/>
    <w:rsid w:val="007D1C1D"/>
    <w:rsid w:val="007D2455"/>
    <w:rsid w:val="007D7189"/>
    <w:rsid w:val="007E1680"/>
    <w:rsid w:val="007E4320"/>
    <w:rsid w:val="007E4CA1"/>
    <w:rsid w:val="007F13A8"/>
    <w:rsid w:val="007F160C"/>
    <w:rsid w:val="007F26E8"/>
    <w:rsid w:val="007F74BF"/>
    <w:rsid w:val="00800D5F"/>
    <w:rsid w:val="00802B85"/>
    <w:rsid w:val="00802DF5"/>
    <w:rsid w:val="00805DF4"/>
    <w:rsid w:val="00806EB3"/>
    <w:rsid w:val="00807902"/>
    <w:rsid w:val="0081326E"/>
    <w:rsid w:val="00815F48"/>
    <w:rsid w:val="008227DD"/>
    <w:rsid w:val="00822EA1"/>
    <w:rsid w:val="00826D71"/>
    <w:rsid w:val="00830CB3"/>
    <w:rsid w:val="00834F79"/>
    <w:rsid w:val="00835782"/>
    <w:rsid w:val="00837481"/>
    <w:rsid w:val="008442C0"/>
    <w:rsid w:val="008452E5"/>
    <w:rsid w:val="00845E01"/>
    <w:rsid w:val="00847CA4"/>
    <w:rsid w:val="00851A9B"/>
    <w:rsid w:val="00855056"/>
    <w:rsid w:val="008560F9"/>
    <w:rsid w:val="00856945"/>
    <w:rsid w:val="00856A90"/>
    <w:rsid w:val="008572B0"/>
    <w:rsid w:val="00857BA6"/>
    <w:rsid w:val="00861EE9"/>
    <w:rsid w:val="00864B7A"/>
    <w:rsid w:val="00866590"/>
    <w:rsid w:val="0087207D"/>
    <w:rsid w:val="00872910"/>
    <w:rsid w:val="0087493D"/>
    <w:rsid w:val="00876C37"/>
    <w:rsid w:val="008805F9"/>
    <w:rsid w:val="00880878"/>
    <w:rsid w:val="00881CA2"/>
    <w:rsid w:val="0088258D"/>
    <w:rsid w:val="00883893"/>
    <w:rsid w:val="00883E12"/>
    <w:rsid w:val="00885B4C"/>
    <w:rsid w:val="00886A3F"/>
    <w:rsid w:val="00886CFD"/>
    <w:rsid w:val="00887994"/>
    <w:rsid w:val="0089006E"/>
    <w:rsid w:val="0089148F"/>
    <w:rsid w:val="0089232E"/>
    <w:rsid w:val="008946A8"/>
    <w:rsid w:val="008955BE"/>
    <w:rsid w:val="00897978"/>
    <w:rsid w:val="008A0804"/>
    <w:rsid w:val="008A0B0C"/>
    <w:rsid w:val="008A2564"/>
    <w:rsid w:val="008A2840"/>
    <w:rsid w:val="008A3235"/>
    <w:rsid w:val="008A363C"/>
    <w:rsid w:val="008A4DD6"/>
    <w:rsid w:val="008A581B"/>
    <w:rsid w:val="008B32A0"/>
    <w:rsid w:val="008B6856"/>
    <w:rsid w:val="008B71B1"/>
    <w:rsid w:val="008C1025"/>
    <w:rsid w:val="008C4E97"/>
    <w:rsid w:val="008C4F69"/>
    <w:rsid w:val="008C56EC"/>
    <w:rsid w:val="008C6BA7"/>
    <w:rsid w:val="008C7165"/>
    <w:rsid w:val="008D2415"/>
    <w:rsid w:val="008D4E11"/>
    <w:rsid w:val="008E018D"/>
    <w:rsid w:val="008E0CD1"/>
    <w:rsid w:val="008E3C63"/>
    <w:rsid w:val="008E4968"/>
    <w:rsid w:val="008E71C1"/>
    <w:rsid w:val="008F0AE8"/>
    <w:rsid w:val="008F552E"/>
    <w:rsid w:val="009006FE"/>
    <w:rsid w:val="00901C0D"/>
    <w:rsid w:val="0090291F"/>
    <w:rsid w:val="00903A16"/>
    <w:rsid w:val="00907935"/>
    <w:rsid w:val="00911A90"/>
    <w:rsid w:val="00914081"/>
    <w:rsid w:val="009149C3"/>
    <w:rsid w:val="00914F15"/>
    <w:rsid w:val="00916F3C"/>
    <w:rsid w:val="00917853"/>
    <w:rsid w:val="00917CC7"/>
    <w:rsid w:val="00920BC8"/>
    <w:rsid w:val="00926CE6"/>
    <w:rsid w:val="00927407"/>
    <w:rsid w:val="00927BC5"/>
    <w:rsid w:val="0093195B"/>
    <w:rsid w:val="00934BAA"/>
    <w:rsid w:val="00936F5C"/>
    <w:rsid w:val="00941A2E"/>
    <w:rsid w:val="009437DA"/>
    <w:rsid w:val="009443FB"/>
    <w:rsid w:val="00945961"/>
    <w:rsid w:val="00947AB4"/>
    <w:rsid w:val="00950BDE"/>
    <w:rsid w:val="00950E2F"/>
    <w:rsid w:val="00950ED1"/>
    <w:rsid w:val="00950F73"/>
    <w:rsid w:val="00951095"/>
    <w:rsid w:val="0095588F"/>
    <w:rsid w:val="009612A8"/>
    <w:rsid w:val="009636F3"/>
    <w:rsid w:val="00963E7A"/>
    <w:rsid w:val="00965085"/>
    <w:rsid w:val="0096558F"/>
    <w:rsid w:val="00966A26"/>
    <w:rsid w:val="00974522"/>
    <w:rsid w:val="00974A91"/>
    <w:rsid w:val="0097641D"/>
    <w:rsid w:val="00977727"/>
    <w:rsid w:val="00980571"/>
    <w:rsid w:val="00980835"/>
    <w:rsid w:val="00980AD5"/>
    <w:rsid w:val="009850FE"/>
    <w:rsid w:val="00986267"/>
    <w:rsid w:val="0099577C"/>
    <w:rsid w:val="00995CF6"/>
    <w:rsid w:val="00996685"/>
    <w:rsid w:val="00997B0B"/>
    <w:rsid w:val="009A3512"/>
    <w:rsid w:val="009B0ADC"/>
    <w:rsid w:val="009B39EB"/>
    <w:rsid w:val="009B782E"/>
    <w:rsid w:val="009B786D"/>
    <w:rsid w:val="009C199F"/>
    <w:rsid w:val="009C224C"/>
    <w:rsid w:val="009C5C81"/>
    <w:rsid w:val="009C71D0"/>
    <w:rsid w:val="009D281F"/>
    <w:rsid w:val="009D2978"/>
    <w:rsid w:val="009D4676"/>
    <w:rsid w:val="009D4CB1"/>
    <w:rsid w:val="009D61E5"/>
    <w:rsid w:val="009D67DC"/>
    <w:rsid w:val="009E0E5F"/>
    <w:rsid w:val="009E1117"/>
    <w:rsid w:val="009E6099"/>
    <w:rsid w:val="009E6BF6"/>
    <w:rsid w:val="009E6E31"/>
    <w:rsid w:val="009E6FF5"/>
    <w:rsid w:val="009F0716"/>
    <w:rsid w:val="009F0B2B"/>
    <w:rsid w:val="009F4485"/>
    <w:rsid w:val="009F655B"/>
    <w:rsid w:val="009F6849"/>
    <w:rsid w:val="00A00761"/>
    <w:rsid w:val="00A015E2"/>
    <w:rsid w:val="00A0190E"/>
    <w:rsid w:val="00A049DE"/>
    <w:rsid w:val="00A04D31"/>
    <w:rsid w:val="00A0722A"/>
    <w:rsid w:val="00A11327"/>
    <w:rsid w:val="00A125F0"/>
    <w:rsid w:val="00A16D65"/>
    <w:rsid w:val="00A21603"/>
    <w:rsid w:val="00A21854"/>
    <w:rsid w:val="00A22933"/>
    <w:rsid w:val="00A22BF0"/>
    <w:rsid w:val="00A252AF"/>
    <w:rsid w:val="00A25F4A"/>
    <w:rsid w:val="00A267A1"/>
    <w:rsid w:val="00A301C9"/>
    <w:rsid w:val="00A31724"/>
    <w:rsid w:val="00A333F5"/>
    <w:rsid w:val="00A36EB4"/>
    <w:rsid w:val="00A40670"/>
    <w:rsid w:val="00A412F7"/>
    <w:rsid w:val="00A4187A"/>
    <w:rsid w:val="00A43B5D"/>
    <w:rsid w:val="00A43DBA"/>
    <w:rsid w:val="00A43FFA"/>
    <w:rsid w:val="00A45067"/>
    <w:rsid w:val="00A47427"/>
    <w:rsid w:val="00A50277"/>
    <w:rsid w:val="00A50C4A"/>
    <w:rsid w:val="00A56F9D"/>
    <w:rsid w:val="00A613BF"/>
    <w:rsid w:val="00A63223"/>
    <w:rsid w:val="00A64B37"/>
    <w:rsid w:val="00A653CF"/>
    <w:rsid w:val="00A65AF8"/>
    <w:rsid w:val="00A65B63"/>
    <w:rsid w:val="00A6605F"/>
    <w:rsid w:val="00A668F7"/>
    <w:rsid w:val="00A703BD"/>
    <w:rsid w:val="00A728A5"/>
    <w:rsid w:val="00A75712"/>
    <w:rsid w:val="00A75741"/>
    <w:rsid w:val="00A75BC8"/>
    <w:rsid w:val="00A8359A"/>
    <w:rsid w:val="00A8466B"/>
    <w:rsid w:val="00A85BE4"/>
    <w:rsid w:val="00A90DF5"/>
    <w:rsid w:val="00A92363"/>
    <w:rsid w:val="00A93050"/>
    <w:rsid w:val="00A939AB"/>
    <w:rsid w:val="00A9463A"/>
    <w:rsid w:val="00A95502"/>
    <w:rsid w:val="00A9631B"/>
    <w:rsid w:val="00AA1693"/>
    <w:rsid w:val="00AA17C4"/>
    <w:rsid w:val="00AA1D08"/>
    <w:rsid w:val="00AA2B60"/>
    <w:rsid w:val="00AA627C"/>
    <w:rsid w:val="00AB01F4"/>
    <w:rsid w:val="00AB27DB"/>
    <w:rsid w:val="00AB548F"/>
    <w:rsid w:val="00AB54FE"/>
    <w:rsid w:val="00AB558A"/>
    <w:rsid w:val="00AB6B21"/>
    <w:rsid w:val="00AB7595"/>
    <w:rsid w:val="00AB7C30"/>
    <w:rsid w:val="00AC0620"/>
    <w:rsid w:val="00AC102E"/>
    <w:rsid w:val="00AC18EF"/>
    <w:rsid w:val="00AC6977"/>
    <w:rsid w:val="00AC7D6B"/>
    <w:rsid w:val="00AD0322"/>
    <w:rsid w:val="00AD1BDF"/>
    <w:rsid w:val="00AD4C57"/>
    <w:rsid w:val="00AE24EA"/>
    <w:rsid w:val="00AE4D84"/>
    <w:rsid w:val="00AE61C3"/>
    <w:rsid w:val="00AE784D"/>
    <w:rsid w:val="00AF5513"/>
    <w:rsid w:val="00AF71AB"/>
    <w:rsid w:val="00B02AE1"/>
    <w:rsid w:val="00B034FE"/>
    <w:rsid w:val="00B05320"/>
    <w:rsid w:val="00B0604F"/>
    <w:rsid w:val="00B061D2"/>
    <w:rsid w:val="00B10051"/>
    <w:rsid w:val="00B11445"/>
    <w:rsid w:val="00B1152F"/>
    <w:rsid w:val="00B14192"/>
    <w:rsid w:val="00B176B9"/>
    <w:rsid w:val="00B17D21"/>
    <w:rsid w:val="00B2013F"/>
    <w:rsid w:val="00B201E1"/>
    <w:rsid w:val="00B2064C"/>
    <w:rsid w:val="00B20E2E"/>
    <w:rsid w:val="00B228BA"/>
    <w:rsid w:val="00B22FAF"/>
    <w:rsid w:val="00B23864"/>
    <w:rsid w:val="00B258A9"/>
    <w:rsid w:val="00B26C5F"/>
    <w:rsid w:val="00B30032"/>
    <w:rsid w:val="00B306E8"/>
    <w:rsid w:val="00B315B3"/>
    <w:rsid w:val="00B3168E"/>
    <w:rsid w:val="00B34889"/>
    <w:rsid w:val="00B36929"/>
    <w:rsid w:val="00B37F60"/>
    <w:rsid w:val="00B40990"/>
    <w:rsid w:val="00B43346"/>
    <w:rsid w:val="00B43BF7"/>
    <w:rsid w:val="00B43CD1"/>
    <w:rsid w:val="00B43E2D"/>
    <w:rsid w:val="00B43F9B"/>
    <w:rsid w:val="00B4673E"/>
    <w:rsid w:val="00B471A5"/>
    <w:rsid w:val="00B47B52"/>
    <w:rsid w:val="00B53AB2"/>
    <w:rsid w:val="00B574F1"/>
    <w:rsid w:val="00B57C12"/>
    <w:rsid w:val="00B6449C"/>
    <w:rsid w:val="00B65FF2"/>
    <w:rsid w:val="00B66FDF"/>
    <w:rsid w:val="00B6731D"/>
    <w:rsid w:val="00B7077C"/>
    <w:rsid w:val="00B70DC2"/>
    <w:rsid w:val="00B731CB"/>
    <w:rsid w:val="00B758E2"/>
    <w:rsid w:val="00B75F12"/>
    <w:rsid w:val="00B7642D"/>
    <w:rsid w:val="00B76531"/>
    <w:rsid w:val="00B76970"/>
    <w:rsid w:val="00B76ED6"/>
    <w:rsid w:val="00B76FE6"/>
    <w:rsid w:val="00B772FE"/>
    <w:rsid w:val="00B83007"/>
    <w:rsid w:val="00B857EF"/>
    <w:rsid w:val="00B86765"/>
    <w:rsid w:val="00B871C6"/>
    <w:rsid w:val="00B9089C"/>
    <w:rsid w:val="00B92746"/>
    <w:rsid w:val="00B9426D"/>
    <w:rsid w:val="00B9563A"/>
    <w:rsid w:val="00B95674"/>
    <w:rsid w:val="00BA106F"/>
    <w:rsid w:val="00BA1916"/>
    <w:rsid w:val="00BA1E8F"/>
    <w:rsid w:val="00BA2404"/>
    <w:rsid w:val="00BA561D"/>
    <w:rsid w:val="00BA6712"/>
    <w:rsid w:val="00BB08E3"/>
    <w:rsid w:val="00BB1093"/>
    <w:rsid w:val="00BB1395"/>
    <w:rsid w:val="00BB221C"/>
    <w:rsid w:val="00BB3404"/>
    <w:rsid w:val="00BB434A"/>
    <w:rsid w:val="00BB77D0"/>
    <w:rsid w:val="00BC472F"/>
    <w:rsid w:val="00BC49FB"/>
    <w:rsid w:val="00BC5246"/>
    <w:rsid w:val="00BC6B28"/>
    <w:rsid w:val="00BC7877"/>
    <w:rsid w:val="00BD00BC"/>
    <w:rsid w:val="00BD1D7F"/>
    <w:rsid w:val="00BD2C93"/>
    <w:rsid w:val="00BD3489"/>
    <w:rsid w:val="00BD3768"/>
    <w:rsid w:val="00BD40A9"/>
    <w:rsid w:val="00BD5013"/>
    <w:rsid w:val="00BD525D"/>
    <w:rsid w:val="00BE1056"/>
    <w:rsid w:val="00BE17E3"/>
    <w:rsid w:val="00BE2371"/>
    <w:rsid w:val="00BE2455"/>
    <w:rsid w:val="00BE55D5"/>
    <w:rsid w:val="00BE6B1F"/>
    <w:rsid w:val="00BE6BE2"/>
    <w:rsid w:val="00BF028E"/>
    <w:rsid w:val="00BF0FE9"/>
    <w:rsid w:val="00BF1A8A"/>
    <w:rsid w:val="00BF2784"/>
    <w:rsid w:val="00BF2877"/>
    <w:rsid w:val="00BF2EFA"/>
    <w:rsid w:val="00BF31DD"/>
    <w:rsid w:val="00BF3C69"/>
    <w:rsid w:val="00BF49A4"/>
    <w:rsid w:val="00BF5E10"/>
    <w:rsid w:val="00BF614C"/>
    <w:rsid w:val="00BF7EB0"/>
    <w:rsid w:val="00C002E4"/>
    <w:rsid w:val="00C025F3"/>
    <w:rsid w:val="00C043C1"/>
    <w:rsid w:val="00C046D7"/>
    <w:rsid w:val="00C0554E"/>
    <w:rsid w:val="00C062D6"/>
    <w:rsid w:val="00C07FA7"/>
    <w:rsid w:val="00C1015F"/>
    <w:rsid w:val="00C1161D"/>
    <w:rsid w:val="00C1281C"/>
    <w:rsid w:val="00C13911"/>
    <w:rsid w:val="00C15C6F"/>
    <w:rsid w:val="00C26BF0"/>
    <w:rsid w:val="00C32FDD"/>
    <w:rsid w:val="00C3315D"/>
    <w:rsid w:val="00C353AA"/>
    <w:rsid w:val="00C36E2A"/>
    <w:rsid w:val="00C37480"/>
    <w:rsid w:val="00C4143F"/>
    <w:rsid w:val="00C448CF"/>
    <w:rsid w:val="00C448DF"/>
    <w:rsid w:val="00C45416"/>
    <w:rsid w:val="00C455FA"/>
    <w:rsid w:val="00C46532"/>
    <w:rsid w:val="00C52357"/>
    <w:rsid w:val="00C53577"/>
    <w:rsid w:val="00C53C01"/>
    <w:rsid w:val="00C55B09"/>
    <w:rsid w:val="00C62565"/>
    <w:rsid w:val="00C659CB"/>
    <w:rsid w:val="00C66EBC"/>
    <w:rsid w:val="00C676F4"/>
    <w:rsid w:val="00C7209C"/>
    <w:rsid w:val="00C769A1"/>
    <w:rsid w:val="00C76DBC"/>
    <w:rsid w:val="00C7755D"/>
    <w:rsid w:val="00C810D2"/>
    <w:rsid w:val="00C81161"/>
    <w:rsid w:val="00C82569"/>
    <w:rsid w:val="00C911DA"/>
    <w:rsid w:val="00C91EFA"/>
    <w:rsid w:val="00C930A0"/>
    <w:rsid w:val="00C94226"/>
    <w:rsid w:val="00C944AC"/>
    <w:rsid w:val="00C96D84"/>
    <w:rsid w:val="00CA03AC"/>
    <w:rsid w:val="00CA0A69"/>
    <w:rsid w:val="00CA20D3"/>
    <w:rsid w:val="00CA2F55"/>
    <w:rsid w:val="00CB3676"/>
    <w:rsid w:val="00CB3ED7"/>
    <w:rsid w:val="00CB42D7"/>
    <w:rsid w:val="00CB4F5A"/>
    <w:rsid w:val="00CB7FD4"/>
    <w:rsid w:val="00CC1B6A"/>
    <w:rsid w:val="00CC483F"/>
    <w:rsid w:val="00CC671F"/>
    <w:rsid w:val="00CC71FC"/>
    <w:rsid w:val="00CC7D4C"/>
    <w:rsid w:val="00CD2C0F"/>
    <w:rsid w:val="00CD4F7F"/>
    <w:rsid w:val="00CD5855"/>
    <w:rsid w:val="00CD6046"/>
    <w:rsid w:val="00CD7FBE"/>
    <w:rsid w:val="00CE0230"/>
    <w:rsid w:val="00CE38C0"/>
    <w:rsid w:val="00CE3E82"/>
    <w:rsid w:val="00CE549D"/>
    <w:rsid w:val="00CE763D"/>
    <w:rsid w:val="00CE7F2E"/>
    <w:rsid w:val="00CF3714"/>
    <w:rsid w:val="00CF3C30"/>
    <w:rsid w:val="00CF7052"/>
    <w:rsid w:val="00CF708E"/>
    <w:rsid w:val="00D04AFE"/>
    <w:rsid w:val="00D06800"/>
    <w:rsid w:val="00D12585"/>
    <w:rsid w:val="00D12A5E"/>
    <w:rsid w:val="00D130E0"/>
    <w:rsid w:val="00D13B3D"/>
    <w:rsid w:val="00D14966"/>
    <w:rsid w:val="00D2069E"/>
    <w:rsid w:val="00D24642"/>
    <w:rsid w:val="00D25584"/>
    <w:rsid w:val="00D30E0C"/>
    <w:rsid w:val="00D31229"/>
    <w:rsid w:val="00D31CDD"/>
    <w:rsid w:val="00D43361"/>
    <w:rsid w:val="00D43A71"/>
    <w:rsid w:val="00D44372"/>
    <w:rsid w:val="00D53CFE"/>
    <w:rsid w:val="00D53F8A"/>
    <w:rsid w:val="00D55A97"/>
    <w:rsid w:val="00D5619B"/>
    <w:rsid w:val="00D637E9"/>
    <w:rsid w:val="00D63AF4"/>
    <w:rsid w:val="00D63D69"/>
    <w:rsid w:val="00D63FC6"/>
    <w:rsid w:val="00D65C58"/>
    <w:rsid w:val="00D705BC"/>
    <w:rsid w:val="00D70C30"/>
    <w:rsid w:val="00D72005"/>
    <w:rsid w:val="00D72278"/>
    <w:rsid w:val="00D72937"/>
    <w:rsid w:val="00D80023"/>
    <w:rsid w:val="00D83CDC"/>
    <w:rsid w:val="00D848FB"/>
    <w:rsid w:val="00D85709"/>
    <w:rsid w:val="00D86625"/>
    <w:rsid w:val="00D86C96"/>
    <w:rsid w:val="00D8752D"/>
    <w:rsid w:val="00D9475B"/>
    <w:rsid w:val="00D95577"/>
    <w:rsid w:val="00DA073A"/>
    <w:rsid w:val="00DA13FC"/>
    <w:rsid w:val="00DA1A1A"/>
    <w:rsid w:val="00DA481D"/>
    <w:rsid w:val="00DB062D"/>
    <w:rsid w:val="00DB58ED"/>
    <w:rsid w:val="00DB61B9"/>
    <w:rsid w:val="00DB6919"/>
    <w:rsid w:val="00DB720E"/>
    <w:rsid w:val="00DB756D"/>
    <w:rsid w:val="00DC051F"/>
    <w:rsid w:val="00DC0835"/>
    <w:rsid w:val="00DC3760"/>
    <w:rsid w:val="00DD2371"/>
    <w:rsid w:val="00DD4AE5"/>
    <w:rsid w:val="00DD4DF6"/>
    <w:rsid w:val="00DD4F3A"/>
    <w:rsid w:val="00DD4FDC"/>
    <w:rsid w:val="00DD589C"/>
    <w:rsid w:val="00DE521B"/>
    <w:rsid w:val="00DE56A5"/>
    <w:rsid w:val="00DE5F85"/>
    <w:rsid w:val="00DF240F"/>
    <w:rsid w:val="00DF37C6"/>
    <w:rsid w:val="00DF548A"/>
    <w:rsid w:val="00E00156"/>
    <w:rsid w:val="00E0064B"/>
    <w:rsid w:val="00E04C81"/>
    <w:rsid w:val="00E06F5B"/>
    <w:rsid w:val="00E07034"/>
    <w:rsid w:val="00E1639F"/>
    <w:rsid w:val="00E164CC"/>
    <w:rsid w:val="00E16FEA"/>
    <w:rsid w:val="00E17142"/>
    <w:rsid w:val="00E21346"/>
    <w:rsid w:val="00E21E44"/>
    <w:rsid w:val="00E22408"/>
    <w:rsid w:val="00E2258A"/>
    <w:rsid w:val="00E269B1"/>
    <w:rsid w:val="00E3124A"/>
    <w:rsid w:val="00E3151E"/>
    <w:rsid w:val="00E31E9E"/>
    <w:rsid w:val="00E3549A"/>
    <w:rsid w:val="00E355D6"/>
    <w:rsid w:val="00E3620C"/>
    <w:rsid w:val="00E3741E"/>
    <w:rsid w:val="00E37C46"/>
    <w:rsid w:val="00E40642"/>
    <w:rsid w:val="00E4230D"/>
    <w:rsid w:val="00E44475"/>
    <w:rsid w:val="00E445D9"/>
    <w:rsid w:val="00E4708D"/>
    <w:rsid w:val="00E4730C"/>
    <w:rsid w:val="00E5009C"/>
    <w:rsid w:val="00E508B1"/>
    <w:rsid w:val="00E60073"/>
    <w:rsid w:val="00E6099B"/>
    <w:rsid w:val="00E60DBC"/>
    <w:rsid w:val="00E63BDD"/>
    <w:rsid w:val="00E64093"/>
    <w:rsid w:val="00E64ACD"/>
    <w:rsid w:val="00E6652D"/>
    <w:rsid w:val="00E66E49"/>
    <w:rsid w:val="00E72C66"/>
    <w:rsid w:val="00E731F1"/>
    <w:rsid w:val="00E758A7"/>
    <w:rsid w:val="00E765C1"/>
    <w:rsid w:val="00E81113"/>
    <w:rsid w:val="00E8178F"/>
    <w:rsid w:val="00E82C58"/>
    <w:rsid w:val="00E85824"/>
    <w:rsid w:val="00E90DCA"/>
    <w:rsid w:val="00E97508"/>
    <w:rsid w:val="00E979A2"/>
    <w:rsid w:val="00EA0310"/>
    <w:rsid w:val="00EA3F95"/>
    <w:rsid w:val="00EA4202"/>
    <w:rsid w:val="00EA6081"/>
    <w:rsid w:val="00EA7943"/>
    <w:rsid w:val="00EA796E"/>
    <w:rsid w:val="00EB03E8"/>
    <w:rsid w:val="00EB34CD"/>
    <w:rsid w:val="00EB361D"/>
    <w:rsid w:val="00EB362E"/>
    <w:rsid w:val="00EB78D5"/>
    <w:rsid w:val="00EC1107"/>
    <w:rsid w:val="00EC2546"/>
    <w:rsid w:val="00EC26B4"/>
    <w:rsid w:val="00EC318A"/>
    <w:rsid w:val="00EC36B9"/>
    <w:rsid w:val="00ED1B64"/>
    <w:rsid w:val="00ED314A"/>
    <w:rsid w:val="00ED3197"/>
    <w:rsid w:val="00ED4052"/>
    <w:rsid w:val="00ED5E2C"/>
    <w:rsid w:val="00ED71BE"/>
    <w:rsid w:val="00EE2920"/>
    <w:rsid w:val="00EE3C7D"/>
    <w:rsid w:val="00EE3D1D"/>
    <w:rsid w:val="00EE416A"/>
    <w:rsid w:val="00EF0467"/>
    <w:rsid w:val="00EF271F"/>
    <w:rsid w:val="00EF4701"/>
    <w:rsid w:val="00EF79D4"/>
    <w:rsid w:val="00F006B0"/>
    <w:rsid w:val="00F00B3E"/>
    <w:rsid w:val="00F00D0A"/>
    <w:rsid w:val="00F010BE"/>
    <w:rsid w:val="00F015EC"/>
    <w:rsid w:val="00F01AE0"/>
    <w:rsid w:val="00F02807"/>
    <w:rsid w:val="00F07B77"/>
    <w:rsid w:val="00F10C30"/>
    <w:rsid w:val="00F1527D"/>
    <w:rsid w:val="00F17261"/>
    <w:rsid w:val="00F1795C"/>
    <w:rsid w:val="00F2230B"/>
    <w:rsid w:val="00F23F93"/>
    <w:rsid w:val="00F26A9E"/>
    <w:rsid w:val="00F30FB5"/>
    <w:rsid w:val="00F318B9"/>
    <w:rsid w:val="00F31FB7"/>
    <w:rsid w:val="00F36B3B"/>
    <w:rsid w:val="00F416C0"/>
    <w:rsid w:val="00F432BA"/>
    <w:rsid w:val="00F47F40"/>
    <w:rsid w:val="00F5391C"/>
    <w:rsid w:val="00F56476"/>
    <w:rsid w:val="00F62EAE"/>
    <w:rsid w:val="00F62F41"/>
    <w:rsid w:val="00F6714B"/>
    <w:rsid w:val="00F7017A"/>
    <w:rsid w:val="00F81698"/>
    <w:rsid w:val="00F85D53"/>
    <w:rsid w:val="00F920B5"/>
    <w:rsid w:val="00F92AFF"/>
    <w:rsid w:val="00F93202"/>
    <w:rsid w:val="00F93515"/>
    <w:rsid w:val="00F95657"/>
    <w:rsid w:val="00FA2345"/>
    <w:rsid w:val="00FA371A"/>
    <w:rsid w:val="00FA5E96"/>
    <w:rsid w:val="00FA6486"/>
    <w:rsid w:val="00FA74F2"/>
    <w:rsid w:val="00FB1EBD"/>
    <w:rsid w:val="00FB71EE"/>
    <w:rsid w:val="00FB7D74"/>
    <w:rsid w:val="00FC2713"/>
    <w:rsid w:val="00FC3660"/>
    <w:rsid w:val="00FC611B"/>
    <w:rsid w:val="00FC6906"/>
    <w:rsid w:val="00FC7622"/>
    <w:rsid w:val="00FC7731"/>
    <w:rsid w:val="00FD19DE"/>
    <w:rsid w:val="00FD24E8"/>
    <w:rsid w:val="00FD261B"/>
    <w:rsid w:val="00FD7197"/>
    <w:rsid w:val="00FE36EC"/>
    <w:rsid w:val="00FE4678"/>
    <w:rsid w:val="00FE57E9"/>
    <w:rsid w:val="00FE704A"/>
    <w:rsid w:val="00FF31DB"/>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DBB723C7-2293-4D0C-B062-3741FB8AF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 w:type="paragraph" w:styleId="af2">
    <w:name w:val="List Paragraph"/>
    <w:basedOn w:val="a"/>
    <w:uiPriority w:val="34"/>
    <w:qFormat/>
    <w:rsid w:val="007624E9"/>
    <w:pPr>
      <w:ind w:firstLineChars="200" w:firstLine="420"/>
    </w:pPr>
  </w:style>
  <w:style w:type="character" w:customStyle="1" w:styleId="OSABodyChar">
    <w:name w:val="OSA Body Char"/>
    <w:link w:val="OSABody"/>
    <w:rsid w:val="00D65C58"/>
    <w:rPr>
      <w:rFonts w:ascii="Cambria" w:hAnsi="Cambria"/>
      <w:szCs w:val="16"/>
    </w:rPr>
  </w:style>
  <w:style w:type="paragraph" w:customStyle="1" w:styleId="OSABody">
    <w:name w:val="OSA Body"/>
    <w:basedOn w:val="a"/>
    <w:next w:val="a"/>
    <w:link w:val="OSABodyChar"/>
    <w:qFormat/>
    <w:rsid w:val="00D65C58"/>
    <w:pPr>
      <w:jc w:val="both"/>
    </w:pPr>
    <w:rPr>
      <w:rFonts w:ascii="Cambria" w:eastAsia="宋体" w:hAnsi="Cambria" w:cstheme="minorBidi"/>
      <w:spacing w:val="0"/>
      <w:kern w:val="2"/>
      <w:sz w:val="21"/>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2.tif"/><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ti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tif"/><Relationship Id="rId10" Type="http://schemas.microsoft.com/office/2011/relationships/commentsExtended" Target="commentsExtended.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t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747</TotalTime>
  <Pages>11</Pages>
  <Words>4524</Words>
  <Characters>28730</Characters>
  <Application>Microsoft Office Word</Application>
  <DocSecurity>0</DocSecurity>
  <Lines>422</Lines>
  <Paragraphs>114</Paragraphs>
  <ScaleCrop>false</ScaleCrop>
  <Company/>
  <LinksUpToDate>false</LinksUpToDate>
  <CharactersWithSpaces>33140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18</cp:revision>
  <cp:lastPrinted>2025-11-13T03:02:00Z</cp:lastPrinted>
  <dcterms:created xsi:type="dcterms:W3CDTF">2026-04-01T13:22:00Z</dcterms:created>
  <dcterms:modified xsi:type="dcterms:W3CDTF">2026-04-03T01:08:00Z</dcterms:modified>
</cp:coreProperties>
</file>